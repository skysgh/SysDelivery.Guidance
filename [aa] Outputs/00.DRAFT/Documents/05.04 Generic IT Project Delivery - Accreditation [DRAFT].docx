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324B1" w:rsidP="006D6BBE" w:rsidRDefault="00E324B1" w14:paraId="713F1592" w14:textId="77777777">
      <w:pPr>
        <w:pStyle w:val="TOCHeading"/>
        <w:numPr>
          <w:ilvl w:val="0"/>
          <w:numId w:val="0"/>
        </w:numPr>
        <w:ind w:left="432" w:hanging="432"/>
      </w:pPr>
    </w:p>
    <w:p w:rsidR="00E324B1" w:rsidP="006D6BBE" w:rsidRDefault="00E324B1" w14:paraId="4D07ECA5" w14:textId="77777777">
      <w:pPr>
        <w:pStyle w:val="TOCHeading"/>
        <w:numPr>
          <w:ilvl w:val="0"/>
          <w:numId w:val="0"/>
        </w:numPr>
        <w:ind w:left="432" w:hanging="432"/>
      </w:pPr>
    </w:p>
    <w:p w:rsidR="00E324B1" w:rsidP="006D6BBE" w:rsidRDefault="00E324B1" w14:paraId="75C989CC" w14:textId="77777777">
      <w:pPr>
        <w:pStyle w:val="TOCHeading"/>
        <w:numPr>
          <w:ilvl w:val="0"/>
          <w:numId w:val="0"/>
        </w:numPr>
        <w:ind w:left="432" w:hanging="432"/>
      </w:pPr>
    </w:p>
    <w:p w:rsidR="00E324B1" w:rsidP="006D6BBE" w:rsidRDefault="00E324B1" w14:paraId="6CA4591F" w14:textId="77777777">
      <w:pPr>
        <w:pStyle w:val="TOCHeading"/>
        <w:numPr>
          <w:ilvl w:val="0"/>
          <w:numId w:val="0"/>
        </w:numPr>
        <w:ind w:left="432" w:hanging="432"/>
      </w:pPr>
    </w:p>
    <w:p w:rsidR="006D6BBE" w:rsidP="00FA2D53" w:rsidRDefault="006D6BBE" w14:paraId="1BC4BB1E" w14:textId="4FB84E65">
      <w:pPr>
        <w:pStyle w:val="Title"/>
      </w:pPr>
      <w:r>
        <w:t>Project Delivery</w:t>
      </w:r>
    </w:p>
    <w:p w:rsidRPr="006D6BBE" w:rsidR="006D6BBE" w:rsidP="001D48E3" w:rsidRDefault="006D6BBE" w14:paraId="12FEAE4B" w14:textId="50929A0A">
      <w:pPr>
        <w:pStyle w:val="Subtitle"/>
      </w:pPr>
      <w:r>
        <w:t>Accreditation</w:t>
      </w:r>
      <w:r w:rsidR="001D48E3">
        <w:br/>
      </w:r>
    </w:p>
    <w:p w:rsidR="009A5821" w:rsidP="00660F0B" w:rsidRDefault="009A5821" w14:paraId="7EF748EF" w14:textId="77777777">
      <w:pPr>
        <w:pStyle w:val="BodyText"/>
      </w:pPr>
    </w:p>
    <w:p w:rsidR="006D6BBE" w:rsidP="009A5821" w:rsidRDefault="00660F0B" w14:paraId="7AB70D44" w14:textId="486F0875">
      <w:pPr>
        <w:pStyle w:val="HiddenHeader1"/>
      </w:pPr>
      <w:bookmarkStart w:name="_Toc78722290" w:id="0"/>
      <w:r>
        <w:t>Document</w:t>
      </w:r>
      <w:bookmarkEnd w:id="0"/>
    </w:p>
    <w:p w:rsidR="0031183D" w:rsidP="0031183D" w:rsidRDefault="0031183D" w14:paraId="4A7104DC" w14:textId="77777777">
      <w:pPr>
        <w:pStyle w:val="Heading2"/>
      </w:pPr>
      <w:bookmarkStart w:name="_Toc78722291" w:id="1"/>
      <w:r>
        <w:t>Synopsis</w:t>
      </w:r>
      <w:bookmarkEnd w:id="1"/>
    </w:p>
    <w:p w:rsidR="0031183D" w:rsidP="0031183D" w:rsidRDefault="0031183D" w14:paraId="6CD455F1" w14:textId="079A15C5">
      <w:pPr>
        <w:pStyle w:val="BodyText"/>
      </w:pPr>
      <w:r>
        <w:t>All Organisations are constrained by obligations defined by law</w:t>
      </w:r>
      <w:r w:rsidR="00082271">
        <w:t xml:space="preserve">, </w:t>
      </w:r>
      <w:r>
        <w:t>regulation</w:t>
      </w:r>
      <w:r w:rsidR="00082271">
        <w:t>, agreements and internal policy</w:t>
      </w:r>
      <w:r>
        <w:t xml:space="preserve">. </w:t>
      </w:r>
    </w:p>
    <w:p w:rsidR="0031183D" w:rsidP="0031183D" w:rsidRDefault="0031183D" w14:paraId="28F1FF94" w14:textId="4BC963DB">
      <w:pPr>
        <w:pStyle w:val="BodyText"/>
      </w:pPr>
      <w:r>
        <w:t>Government agencies are further constrained by additional mandated All of Government (</w:t>
      </w:r>
      <w:proofErr w:type="spellStart"/>
      <w:r>
        <w:t>AoG</w:t>
      </w:r>
      <w:proofErr w:type="spellEnd"/>
      <w:r>
        <w:t>) obligations.</w:t>
      </w:r>
    </w:p>
    <w:p w:rsidR="0031183D" w:rsidP="0031183D" w:rsidRDefault="006E4D2C" w14:paraId="66E6A283" w14:textId="04437234">
      <w:pPr>
        <w:pStyle w:val="BodyText"/>
      </w:pPr>
      <w:r>
        <w:t xml:space="preserve">A </w:t>
      </w:r>
      <w:r w:rsidR="0031183D">
        <w:t xml:space="preserve">Service can </w:t>
      </w:r>
      <w:r>
        <w:t xml:space="preserve">only be </w:t>
      </w:r>
      <w:r w:rsidR="0031183D">
        <w:t xml:space="preserve">made available to the public </w:t>
      </w:r>
      <w:r w:rsidR="00BA09EA">
        <w:t>(</w:t>
      </w:r>
      <w:r w:rsidR="00D54E8B">
        <w:t>i.e.</w:t>
      </w:r>
      <w:r w:rsidR="00BA09EA">
        <w:t xml:space="preserve">, Go Live) </w:t>
      </w:r>
      <w:r>
        <w:t xml:space="preserve">by a </w:t>
      </w:r>
      <w:r w:rsidR="00700C3B">
        <w:t>delivery m</w:t>
      </w:r>
      <w:r>
        <w:t>anager raising a Request for Change (RFC)</w:t>
      </w:r>
      <w:r w:rsidR="00255210">
        <w:t xml:space="preserve"> for deployment to a </w:t>
      </w:r>
      <w:r w:rsidR="003F7233">
        <w:t>production data (</w:t>
      </w:r>
      <w:r w:rsidR="00255210">
        <w:t>PROD-DATA</w:t>
      </w:r>
      <w:r w:rsidR="003F7233">
        <w:t>)</w:t>
      </w:r>
      <w:r w:rsidR="00255210">
        <w:t xml:space="preserve"> environment. </w:t>
      </w:r>
      <w:commentRangeStart w:id="2"/>
      <w:commentRangeStart w:id="3"/>
      <w:r w:rsidR="00255210">
        <w:t xml:space="preserve">The RFC will only </w:t>
      </w:r>
      <w:r w:rsidR="00876BD0">
        <w:t xml:space="preserve">be </w:t>
      </w:r>
      <w:r w:rsidR="005A30AB">
        <w:t xml:space="preserve">processed once the service has been </w:t>
      </w:r>
      <w:r w:rsidR="0031183D">
        <w:t>granted a</w:t>
      </w:r>
      <w:r w:rsidR="00BA09EA">
        <w:t>n</w:t>
      </w:r>
      <w:r w:rsidR="0031183D">
        <w:t xml:space="preserve"> </w:t>
      </w:r>
      <w:r w:rsidR="003E00DE">
        <w:t xml:space="preserve">Authority to </w:t>
      </w:r>
      <w:r w:rsidR="0031183D">
        <w:t>Operation</w:t>
      </w:r>
      <w:r w:rsidR="00BA09EA">
        <w:t xml:space="preserve"> </w:t>
      </w:r>
      <w:r w:rsidR="00046D22">
        <w:t xml:space="preserve">(ATO) </w:t>
      </w:r>
      <w:r w:rsidR="00BA09EA">
        <w:t>by the Chief Digital Officer (CDO)</w:t>
      </w:r>
      <w:r w:rsidR="00876BD0">
        <w:t xml:space="preserve">, whom </w:t>
      </w:r>
      <w:r w:rsidR="00255210">
        <w:t xml:space="preserve">will only issue the ATO </w:t>
      </w:r>
      <w:r w:rsidR="00BA09EA">
        <w:t>upon recommendation of the Change Advisory Board (CAB)</w:t>
      </w:r>
      <w:r w:rsidR="00255210">
        <w:t>. The CAB will only issue this recommendation</w:t>
      </w:r>
      <w:r w:rsidR="00046D22">
        <w:t xml:space="preserve"> upon </w:t>
      </w:r>
      <w:r w:rsidR="00255210">
        <w:t xml:space="preserve">confirming </w:t>
      </w:r>
      <w:r w:rsidR="00700C3B">
        <w:t xml:space="preserve">from its board members that they </w:t>
      </w:r>
      <w:r w:rsidR="006B5600">
        <w:t xml:space="preserve">the </w:t>
      </w:r>
      <w:r w:rsidR="0067693E">
        <w:t xml:space="preserve">project is meeting its </w:t>
      </w:r>
      <w:r w:rsidR="002472BC">
        <w:t xml:space="preserve">legal, regulatory, and policy </w:t>
      </w:r>
      <w:r w:rsidR="0067693E">
        <w:t>obligations.</w:t>
      </w:r>
      <w:r w:rsidR="002472BC">
        <w:t xml:space="preserve">  </w:t>
      </w:r>
      <w:commentRangeEnd w:id="2"/>
      <w:r w:rsidR="00591FD2">
        <w:rPr>
          <w:rStyle w:val="CommentReference"/>
        </w:rPr>
        <w:commentReference w:id="2"/>
      </w:r>
      <w:commentRangeEnd w:id="3"/>
      <w:r>
        <w:rPr>
          <w:rStyle w:val="CommentReference"/>
        </w:rPr>
        <w:commentReference w:id="3"/>
      </w:r>
      <w:r w:rsidR="002472BC">
        <w:t xml:space="preserve">The meeting of these obligations is </w:t>
      </w:r>
      <w:r w:rsidR="00435AFA">
        <w:t xml:space="preserve">evidenced by the </w:t>
      </w:r>
      <w:r w:rsidR="006B5600">
        <w:t xml:space="preserve">service </w:t>
      </w:r>
      <w:r w:rsidR="00435AFA">
        <w:t xml:space="preserve">having </w:t>
      </w:r>
      <w:r w:rsidR="006B5600">
        <w:t xml:space="preserve">completed a </w:t>
      </w:r>
      <w:r w:rsidR="00B47C67">
        <w:t>Certification and Acceptance (</w:t>
      </w:r>
      <w:r w:rsidR="006B5600">
        <w:t>C&amp;A</w:t>
      </w:r>
      <w:r w:rsidR="00B47C67">
        <w:t>)</w:t>
      </w:r>
      <w:r w:rsidR="006B5600">
        <w:t xml:space="preserve"> process</w:t>
      </w:r>
      <w:r w:rsidR="00B47C67">
        <w:t xml:space="preserve">, a Quality Assurance (QA) process, </w:t>
      </w:r>
      <w:r w:rsidR="00E87259">
        <w:t xml:space="preserve">and applicable </w:t>
      </w:r>
      <w:del w:author="Sean Torley" w:date="2021-07-29T08:51:00Z" w:id="4">
        <w:r w:rsidDel="00ED57F1" w:rsidR="00E87259">
          <w:delText>board members</w:delText>
        </w:r>
      </w:del>
      <w:ins w:author="Sean Torley" w:date="2021-07-29T08:51:00Z" w:id="5">
        <w:r w:rsidR="00ED57F1">
          <w:t>parties</w:t>
        </w:r>
      </w:ins>
      <w:r w:rsidR="00E87259">
        <w:t xml:space="preserve"> </w:t>
      </w:r>
      <w:r w:rsidR="00255210">
        <w:t xml:space="preserve">have received the deliverables </w:t>
      </w:r>
      <w:r w:rsidR="00E87259">
        <w:t xml:space="preserve">they </w:t>
      </w:r>
      <w:r w:rsidR="00255210">
        <w:t xml:space="preserve">require to deploy, </w:t>
      </w:r>
      <w:r w:rsidR="00351BB0">
        <w:t xml:space="preserve">monitor, maintain, operate, </w:t>
      </w:r>
      <w:r w:rsidR="00876BD0">
        <w:t xml:space="preserve">and </w:t>
      </w:r>
      <w:r w:rsidR="00351BB0">
        <w:t>support the service over the whole service lifecycle, without requiring assistance or further information from the original development team.</w:t>
      </w:r>
    </w:p>
    <w:p w:rsidR="0031183D" w:rsidP="009A5821" w:rsidRDefault="0031183D" w14:paraId="66A45C2C" w14:textId="11290E02">
      <w:pPr>
        <w:pStyle w:val="BodyText"/>
      </w:pPr>
      <w:r>
        <w:t>This document describes the dependencies, deliverables</w:t>
      </w:r>
      <w:r w:rsidR="00BA09EA">
        <w:t xml:space="preserve">, </w:t>
      </w:r>
      <w:r>
        <w:t xml:space="preserve">processes </w:t>
      </w:r>
      <w:r w:rsidR="00BA09EA">
        <w:t xml:space="preserve">and advised sequencing </w:t>
      </w:r>
      <w:r>
        <w:t xml:space="preserve">to follow </w:t>
      </w:r>
      <w:r w:rsidR="00BA09EA">
        <w:t xml:space="preserve">to obtain the above in a manner that </w:t>
      </w:r>
      <w:r w:rsidR="001A5186">
        <w:t xml:space="preserve">meets </w:t>
      </w:r>
      <w:r w:rsidR="00E96615">
        <w:t xml:space="preserve">project </w:t>
      </w:r>
      <w:r w:rsidR="00BA09EA">
        <w:t>expected schedul</w:t>
      </w:r>
      <w:r w:rsidR="001A5186">
        <w:t>ing</w:t>
      </w:r>
      <w:r>
        <w:t>.</w:t>
      </w:r>
    </w:p>
    <w:p w:rsidR="001912C3" w:rsidP="001912C3" w:rsidRDefault="001912C3" w14:paraId="7AD472DD" w14:textId="70E02FE2">
      <w:pPr>
        <w:pStyle w:val="Heading2"/>
      </w:pPr>
      <w:bookmarkStart w:name="_Toc78722292" w:id="6"/>
      <w:r>
        <w:t>Author &amp; Version</w:t>
      </w:r>
      <w:bookmarkEnd w:id="6"/>
    </w:p>
    <w:p w:rsidR="009A5821" w:rsidP="002810B3" w:rsidRDefault="002810B3" w14:paraId="115BB879" w14:textId="3B5DDFE5">
      <w:pPr>
        <w:pStyle w:val="BodyText"/>
      </w:pPr>
      <w:r>
        <w:t>Author: Sky Sigal, Solution Architect</w:t>
      </w:r>
      <w:r>
        <w:br/>
      </w:r>
      <w:r>
        <w:t>V0.1 Date: 18/05/2021</w:t>
      </w:r>
    </w:p>
    <w:p w:rsidR="00A62AF1" w:rsidRDefault="00A62AF1" w14:paraId="643DA392" w14:textId="77777777">
      <w:r>
        <w:br w:type="page"/>
      </w:r>
    </w:p>
    <w:p w:rsidR="001912C3" w:rsidP="001912C3" w:rsidRDefault="001912C3" w14:paraId="25ABD1D1" w14:textId="2EB2301F">
      <w:pPr>
        <w:pStyle w:val="Heading2"/>
      </w:pPr>
      <w:bookmarkStart w:name="_Toc78722293" w:id="7"/>
      <w:r>
        <w:t>Distr</w:t>
      </w:r>
      <w:r w:rsidR="009A5821">
        <w:t>i</w:t>
      </w:r>
      <w:r>
        <w:t>bution</w:t>
      </w:r>
      <w:r w:rsidR="00012184">
        <w:t xml:space="preserve"> &amp; </w:t>
      </w:r>
      <w:r>
        <w:t>Review List</w:t>
      </w:r>
      <w:bookmarkEnd w:id="7"/>
    </w:p>
    <w:p w:rsidR="009A7F40" w:rsidP="00E01E1A" w:rsidRDefault="009A7F40" w14:paraId="77C15A55" w14:textId="77777777">
      <w:pPr>
        <w:pStyle w:val="ListParagraph"/>
        <w:numPr>
          <w:ilvl w:val="0"/>
          <w:numId w:val="4"/>
        </w:numPr>
      </w:pPr>
      <w:r>
        <w:t>Amy Orr, Data Architect</w:t>
      </w:r>
    </w:p>
    <w:p w:rsidR="00012184" w:rsidP="00E01E1A" w:rsidRDefault="00012184" w14:paraId="72865D64" w14:textId="77777777">
      <w:pPr>
        <w:pStyle w:val="ListParagraph"/>
        <w:numPr>
          <w:ilvl w:val="0"/>
          <w:numId w:val="4"/>
        </w:numPr>
      </w:pPr>
      <w:r>
        <w:t>Brad Atte Le Crouche, Solution Architect</w:t>
      </w:r>
    </w:p>
    <w:p w:rsidR="009A7F40" w:rsidP="00E01E1A" w:rsidRDefault="009A7F40" w14:paraId="4FB36843" w14:textId="77777777">
      <w:pPr>
        <w:pStyle w:val="ListParagraph"/>
        <w:numPr>
          <w:ilvl w:val="0"/>
          <w:numId w:val="4"/>
        </w:numPr>
      </w:pPr>
      <w:r>
        <w:t>Diane Simpson, Infrastructure Architect</w:t>
      </w:r>
    </w:p>
    <w:p w:rsidR="00012184" w:rsidP="00E01E1A" w:rsidRDefault="00012184" w14:paraId="7F0C5998" w14:textId="77777777">
      <w:pPr>
        <w:pStyle w:val="ListParagraph"/>
        <w:numPr>
          <w:ilvl w:val="0"/>
          <w:numId w:val="4"/>
        </w:numPr>
      </w:pPr>
      <w:r>
        <w:t>Dries Venter, Cloud Infrastructure Specialist</w:t>
      </w:r>
    </w:p>
    <w:p w:rsidRPr="009A7F40" w:rsidR="000258F8" w:rsidP="00E01E1A" w:rsidRDefault="000258F8" w14:paraId="7309EB03" w14:textId="77777777">
      <w:pPr>
        <w:pStyle w:val="ListParagraph"/>
        <w:numPr>
          <w:ilvl w:val="0"/>
          <w:numId w:val="4"/>
        </w:numPr>
      </w:pPr>
      <w:r>
        <w:t xml:space="preserve">Grayson Mitchell, Manager, </w:t>
      </w:r>
      <w:r w:rsidRPr="009B3A96">
        <w:t>BE&amp;S ICT Strategy Planning &amp; Architecture</w:t>
      </w:r>
    </w:p>
    <w:p w:rsidR="000258F8" w:rsidP="00E01E1A" w:rsidRDefault="000258F8" w14:paraId="43FE9900" w14:textId="64C80810">
      <w:pPr>
        <w:pStyle w:val="ListParagraph"/>
        <w:numPr>
          <w:ilvl w:val="0"/>
          <w:numId w:val="4"/>
        </w:numPr>
      </w:pPr>
      <w:r>
        <w:t>Jeff Grove, Security Specialist, Contractor</w:t>
      </w:r>
    </w:p>
    <w:p w:rsidR="00662703" w:rsidP="00E01E1A" w:rsidRDefault="00662703" w14:paraId="68EA3D27" w14:textId="5A2491AE">
      <w:pPr>
        <w:pStyle w:val="ListParagraph"/>
        <w:numPr>
          <w:ilvl w:val="0"/>
          <w:numId w:val="4"/>
        </w:numPr>
      </w:pPr>
      <w:r>
        <w:t>Jogeshni Prasad, ITC</w:t>
      </w:r>
      <w:r w:rsidR="00822514">
        <w:t xml:space="preserve"> C&amp;A Specialist, Contractor</w:t>
      </w:r>
    </w:p>
    <w:p w:rsidR="000258F8" w:rsidP="00E01E1A" w:rsidRDefault="000258F8" w14:paraId="2B6D6737" w14:textId="77777777">
      <w:pPr>
        <w:pStyle w:val="ListParagraph"/>
        <w:numPr>
          <w:ilvl w:val="0"/>
          <w:numId w:val="4"/>
        </w:numPr>
        <w:rPr>
          <w:ins w:author="Sky Sigal" w:date="2021-08-01T21:56:00Z" w:id="8"/>
        </w:rPr>
      </w:pPr>
      <w:r>
        <w:t>Sally Murrey, ICT Change Advisor</w:t>
      </w:r>
    </w:p>
    <w:p w:rsidR="48172B48" w:rsidP="2C71F918" w:rsidRDefault="48172B48" w14:paraId="1E5C36CA" w14:textId="348D1B97">
      <w:pPr>
        <w:pStyle w:val="ListParagraph"/>
        <w:numPr>
          <w:ilvl w:val="0"/>
          <w:numId w:val="4"/>
        </w:numPr>
      </w:pPr>
      <w:ins w:author="Sky Sigal" w:date="2021-08-01T21:56:00Z" w:id="9">
        <w:r w:rsidRPr="0C7E2861">
          <w:rPr>
            <w:rFonts w:ascii="Calibri" w:hAnsi="Calibri" w:eastAsia="Calibri" w:cs="Arial"/>
          </w:rPr>
          <w:t>Sandy Bri</w:t>
        </w:r>
      </w:ins>
      <w:ins w:author="Sky Sigal" w:date="2021-08-01T21:57:00Z" w:id="10">
        <w:r w:rsidRPr="0C7E2861">
          <w:rPr>
            <w:rFonts w:ascii="Calibri" w:hAnsi="Calibri" w:eastAsia="Calibri" w:cs="Arial"/>
          </w:rPr>
          <w:t xml:space="preserve">tain, </w:t>
        </w:r>
        <w:r w:rsidRPr="42CE8EC9">
          <w:rPr>
            <w:rFonts w:ascii="Calibri" w:hAnsi="Calibri" w:eastAsia="Calibri" w:cs="Arial"/>
          </w:rPr>
          <w:t>ITC SPA</w:t>
        </w:r>
        <w:r w:rsidRPr="032BE44A">
          <w:rPr>
            <w:rFonts w:ascii="Calibri" w:hAnsi="Calibri" w:eastAsia="Calibri" w:cs="Arial"/>
          </w:rPr>
          <w:t xml:space="preserve"> </w:t>
        </w:r>
        <w:r w:rsidRPr="0C7E2861">
          <w:rPr>
            <w:rFonts w:ascii="Calibri" w:hAnsi="Calibri" w:eastAsia="Calibri" w:cs="Arial"/>
          </w:rPr>
          <w:t>Enterprise Architect</w:t>
        </w:r>
      </w:ins>
    </w:p>
    <w:p w:rsidR="000258F8" w:rsidP="00E01E1A" w:rsidRDefault="000258F8" w14:paraId="0C961DBF" w14:textId="77777777">
      <w:pPr>
        <w:pStyle w:val="ListParagraph"/>
        <w:numPr>
          <w:ilvl w:val="0"/>
          <w:numId w:val="4"/>
        </w:numPr>
      </w:pPr>
      <w:r>
        <w:t>Sean Torley, ICT Change &amp; Transition</w:t>
      </w:r>
    </w:p>
    <w:p w:rsidR="009A7F40" w:rsidP="00E01E1A" w:rsidRDefault="009A7F40" w14:paraId="795CA14F" w14:textId="77777777">
      <w:pPr>
        <w:pStyle w:val="ListParagraph"/>
        <w:numPr>
          <w:ilvl w:val="0"/>
          <w:numId w:val="4"/>
        </w:numPr>
      </w:pPr>
      <w:r>
        <w:t xml:space="preserve">Stuart </w:t>
      </w:r>
      <w:proofErr w:type="spellStart"/>
      <w:r>
        <w:t>McGrigor</w:t>
      </w:r>
      <w:proofErr w:type="spellEnd"/>
      <w:r>
        <w:t>, Solution Architect</w:t>
      </w:r>
    </w:p>
    <w:p w:rsidR="009A7F40" w:rsidP="00E01E1A" w:rsidRDefault="009A7F40" w14:paraId="6D76E356" w14:textId="77777777">
      <w:pPr>
        <w:pStyle w:val="ListParagraph"/>
        <w:numPr>
          <w:ilvl w:val="0"/>
          <w:numId w:val="4"/>
        </w:numPr>
      </w:pPr>
      <w:r>
        <w:t xml:space="preserve">Werner Van der Merwe, Automation Lead </w:t>
      </w:r>
    </w:p>
    <w:p w:rsidR="009A7F40" w:rsidP="00E01E1A" w:rsidRDefault="009A7F40" w14:paraId="04FC4EE9" w14:textId="77777777">
      <w:pPr>
        <w:pStyle w:val="ListParagraph"/>
        <w:numPr>
          <w:ilvl w:val="0"/>
          <w:numId w:val="4"/>
        </w:numPr>
      </w:pPr>
      <w:r>
        <w:t>Yujia Huang, Security Specialist, Contractor</w:t>
      </w:r>
    </w:p>
    <w:bookmarkStart w:name="_Toc78722294" w:displacedByCustomXml="next" w:id="11"/>
    <w:sdt>
      <w:sdtPr>
        <w:rPr>
          <w:b w:val="0"/>
          <w:color w:val="76923C" w:themeColor="accent3" w:themeShade="BF"/>
          <w:sz w:val="20"/>
          <w:szCs w:val="20"/>
        </w:rPr>
        <w:id w:val="301814026"/>
        <w:docPartObj>
          <w:docPartGallery w:val="Table of Contents"/>
          <w:docPartUnique/>
        </w:docPartObj>
      </w:sdtPr>
      <w:sdtEndPr>
        <w:rPr>
          <w:bCs/>
          <w:noProof/>
          <w:color w:val="808080" w:themeColor="background1" w:themeShade="80"/>
        </w:rPr>
      </w:sdtEndPr>
      <w:sdtContent>
        <w:p w:rsidR="00A16ABE" w:rsidP="001912C3" w:rsidRDefault="00A16ABE" w14:paraId="1AA3400F" w14:textId="03B4C19D">
          <w:pPr>
            <w:pStyle w:val="Heading2"/>
          </w:pPr>
          <w:r>
            <w:t>Contents</w:t>
          </w:r>
          <w:bookmarkEnd w:id="11"/>
        </w:p>
        <w:p w:rsidR="007F4EE9" w:rsidP="23E5B029" w:rsidRDefault="00A16ABE" w14:paraId="32010A3F" w14:textId="3A5E11EB">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r>
            <w:fldChar w:fldCharType="begin"/>
          </w:r>
          <w:r>
            <w:instrText xml:space="preserve"> TOC \o "1-3" \h \z \u </w:instrText>
          </w:r>
          <w:r>
            <w:fldChar w:fldCharType="separate"/>
          </w:r>
          <w:ins w:author="Unknown" w:date="2021-08-01T14:57:00Z" w:id="12">
            <w:r w:rsidRPr="23E5B029">
              <w:rPr>
                <w:rStyle w:val="Hyperlink"/>
                <w:noProof/>
              </w:rPr>
              <w:fldChar w:fldCharType="begin"/>
            </w:r>
            <w:r w:rsidRPr="23E5B029">
              <w:rPr>
                <w:rStyle w:val="Hyperlink"/>
                <w:noProof/>
              </w:rPr>
              <w:instrText xml:space="preserve"> </w:instrText>
            </w:r>
            <w:r w:rsidRPr="23E5B029">
              <w:rPr>
                <w:noProof/>
              </w:rPr>
              <w:instrText>HYPERLINK \l "_Toc78722290"</w:instrText>
            </w:r>
            <w:r w:rsidRPr="23E5B029">
              <w:rPr>
                <w:rStyle w:val="Hyperlink"/>
                <w:noProof/>
              </w:rPr>
              <w:instrText xml:space="preserve"> </w:instrText>
            </w:r>
            <w:r w:rsidRPr="23E5B029">
              <w:rPr>
                <w:rStyle w:val="Hyperlink"/>
                <w:noProof/>
              </w:rPr>
              <w:fldChar w:fldCharType="separate"/>
            </w:r>
          </w:ins>
          <w:r w:rsidRPr="00EB505A" w:rsidR="007F4EE9">
            <w:rPr>
              <w:rStyle w:val="Hyperlink"/>
              <w:rFonts w:ascii="Consolas" w:hAnsi="Consolas"/>
              <w:noProof/>
            </w:rPr>
            <w:t>1</w:t>
          </w:r>
          <w:ins w:author="Unknown" w:date="2021-08-01T14:57:00Z" w:id="13">
            <w:r>
              <w:tab/>
            </w:r>
          </w:ins>
          <w:r w:rsidRPr="00EB505A" w:rsidR="007F4EE9">
            <w:rPr>
              <w:rStyle w:val="Hyperlink"/>
              <w:noProof/>
            </w:rPr>
            <w:t>Document</w:t>
          </w:r>
          <w:ins w:author="Unknown" w:date="2021-08-01T14:57:00Z" w:id="14">
            <w:r>
              <w:tab/>
            </w:r>
            <w:r w:rsidRPr="23E5B029">
              <w:rPr>
                <w:noProof/>
              </w:rPr>
              <w:fldChar w:fldCharType="begin"/>
            </w:r>
            <w:r w:rsidRPr="23E5B029">
              <w:rPr>
                <w:noProof/>
              </w:rPr>
              <w:instrText xml:space="preserve"> PAGEREF _Toc78722290 \h </w:instrText>
            </w:r>
          </w:ins>
          <w:r w:rsidRPr="23E5B029">
            <w:rPr>
              <w:noProof/>
            </w:rPr>
          </w:r>
          <w:r w:rsidRPr="23E5B029">
            <w:rPr>
              <w:noProof/>
            </w:rPr>
            <w:fldChar w:fldCharType="separate"/>
          </w:r>
          <w:r w:rsidR="007F4EE9">
            <w:rPr>
              <w:noProof/>
              <w:webHidden/>
            </w:rPr>
            <w:t>1</w:t>
          </w:r>
          <w:ins w:author="Unknown" w:date="2021-08-01T14:57:00Z" w:id="15">
            <w:r w:rsidRPr="23E5B029">
              <w:rPr>
                <w:noProof/>
              </w:rPr>
              <w:fldChar w:fldCharType="end"/>
            </w:r>
            <w:r w:rsidRPr="23E5B029">
              <w:rPr>
                <w:rStyle w:val="Hyperlink"/>
                <w:noProof/>
              </w:rPr>
              <w:fldChar w:fldCharType="end"/>
            </w:r>
          </w:ins>
        </w:p>
        <w:p w:rsidR="007F4EE9" w:rsidP="23E5B029" w:rsidRDefault="007F4EE9" w14:paraId="6CF2DF89" w14:textId="45036CD6">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6">
            <w:r w:rsidRPr="23E5B029">
              <w:rPr>
                <w:rStyle w:val="Hyperlink"/>
                <w:noProof/>
              </w:rPr>
              <w:fldChar w:fldCharType="begin"/>
            </w:r>
            <w:r w:rsidRPr="23E5B029">
              <w:rPr>
                <w:rStyle w:val="Hyperlink"/>
                <w:noProof/>
              </w:rPr>
              <w:instrText xml:space="preserve"> </w:instrText>
            </w:r>
            <w:r w:rsidRPr="23E5B029">
              <w:rPr>
                <w:noProof/>
              </w:rPr>
              <w:instrText>HYPERLINK \l "_Toc78722291"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1.1</w:t>
          </w:r>
          <w:ins w:author="Unknown" w:date="2021-08-01T14:57:00Z" w:id="17">
            <w:r>
              <w:tab/>
            </w:r>
          </w:ins>
          <w:r w:rsidRPr="00EB505A">
            <w:rPr>
              <w:rStyle w:val="Hyperlink"/>
              <w:noProof/>
            </w:rPr>
            <w:t>Synopsis</w:t>
          </w:r>
          <w:ins w:author="Unknown" w:date="2021-08-01T14:57:00Z" w:id="18">
            <w:r>
              <w:tab/>
            </w:r>
            <w:r w:rsidRPr="23E5B029">
              <w:rPr>
                <w:noProof/>
              </w:rPr>
              <w:fldChar w:fldCharType="begin"/>
            </w:r>
            <w:r w:rsidRPr="23E5B029">
              <w:rPr>
                <w:noProof/>
              </w:rPr>
              <w:instrText xml:space="preserve"> PAGEREF _Toc78722291 \h </w:instrText>
            </w:r>
          </w:ins>
          <w:r w:rsidRPr="23E5B029">
            <w:rPr>
              <w:noProof/>
            </w:rPr>
          </w:r>
          <w:r w:rsidRPr="23E5B029">
            <w:rPr>
              <w:noProof/>
            </w:rPr>
            <w:fldChar w:fldCharType="separate"/>
          </w:r>
          <w:r>
            <w:rPr>
              <w:noProof/>
              <w:webHidden/>
            </w:rPr>
            <w:t>1</w:t>
          </w:r>
          <w:ins w:author="Unknown" w:date="2021-08-01T14:57:00Z" w:id="19">
            <w:r w:rsidRPr="23E5B029">
              <w:rPr>
                <w:noProof/>
              </w:rPr>
              <w:fldChar w:fldCharType="end"/>
            </w:r>
            <w:r w:rsidRPr="23E5B029">
              <w:rPr>
                <w:rStyle w:val="Hyperlink"/>
                <w:noProof/>
              </w:rPr>
              <w:fldChar w:fldCharType="end"/>
            </w:r>
          </w:ins>
        </w:p>
        <w:p w:rsidR="007F4EE9" w:rsidP="23E5B029" w:rsidRDefault="007F4EE9" w14:paraId="3C768401" w14:textId="1A5B494F">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0">
            <w:r w:rsidRPr="23E5B029">
              <w:rPr>
                <w:rStyle w:val="Hyperlink"/>
                <w:noProof/>
              </w:rPr>
              <w:fldChar w:fldCharType="begin"/>
            </w:r>
            <w:r w:rsidRPr="23E5B029">
              <w:rPr>
                <w:rStyle w:val="Hyperlink"/>
                <w:noProof/>
              </w:rPr>
              <w:instrText xml:space="preserve"> </w:instrText>
            </w:r>
            <w:r w:rsidRPr="23E5B029">
              <w:rPr>
                <w:noProof/>
              </w:rPr>
              <w:instrText>HYPERLINK \l "_Toc78722292"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1.2</w:t>
          </w:r>
          <w:ins w:author="Unknown" w:date="2021-08-01T14:57:00Z" w:id="21">
            <w:r>
              <w:tab/>
            </w:r>
          </w:ins>
          <w:r w:rsidRPr="00EB505A">
            <w:rPr>
              <w:rStyle w:val="Hyperlink"/>
              <w:noProof/>
            </w:rPr>
            <w:t>Author &amp; Version</w:t>
          </w:r>
          <w:ins w:author="Unknown" w:date="2021-08-01T14:57:00Z" w:id="22">
            <w:r>
              <w:tab/>
            </w:r>
            <w:r w:rsidRPr="23E5B029">
              <w:rPr>
                <w:noProof/>
              </w:rPr>
              <w:fldChar w:fldCharType="begin"/>
            </w:r>
            <w:r w:rsidRPr="23E5B029">
              <w:rPr>
                <w:noProof/>
              </w:rPr>
              <w:instrText xml:space="preserve"> PAGEREF _Toc78722292 \h </w:instrText>
            </w:r>
          </w:ins>
          <w:r w:rsidRPr="23E5B029">
            <w:rPr>
              <w:noProof/>
            </w:rPr>
          </w:r>
          <w:r w:rsidRPr="23E5B029">
            <w:rPr>
              <w:noProof/>
            </w:rPr>
            <w:fldChar w:fldCharType="separate"/>
          </w:r>
          <w:r>
            <w:rPr>
              <w:noProof/>
              <w:webHidden/>
            </w:rPr>
            <w:t>1</w:t>
          </w:r>
          <w:ins w:author="Unknown" w:date="2021-08-01T14:57:00Z" w:id="23">
            <w:r w:rsidRPr="23E5B029">
              <w:rPr>
                <w:noProof/>
              </w:rPr>
              <w:fldChar w:fldCharType="end"/>
            </w:r>
            <w:r w:rsidRPr="23E5B029">
              <w:rPr>
                <w:rStyle w:val="Hyperlink"/>
                <w:noProof/>
              </w:rPr>
              <w:fldChar w:fldCharType="end"/>
            </w:r>
          </w:ins>
        </w:p>
        <w:p w:rsidR="007F4EE9" w:rsidP="23E5B029" w:rsidRDefault="007F4EE9" w14:paraId="29B2F04F" w14:textId="112EB145">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4">
            <w:r w:rsidRPr="23E5B029">
              <w:rPr>
                <w:rStyle w:val="Hyperlink"/>
                <w:noProof/>
              </w:rPr>
              <w:fldChar w:fldCharType="begin"/>
            </w:r>
            <w:r w:rsidRPr="23E5B029">
              <w:rPr>
                <w:rStyle w:val="Hyperlink"/>
                <w:noProof/>
              </w:rPr>
              <w:instrText xml:space="preserve"> </w:instrText>
            </w:r>
            <w:r w:rsidRPr="23E5B029">
              <w:rPr>
                <w:noProof/>
              </w:rPr>
              <w:instrText>HYPERLINK \l "_Toc78722293"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1.3</w:t>
          </w:r>
          <w:ins w:author="Unknown" w:date="2021-08-01T14:57:00Z" w:id="25">
            <w:r>
              <w:tab/>
            </w:r>
          </w:ins>
          <w:r w:rsidRPr="00EB505A">
            <w:rPr>
              <w:rStyle w:val="Hyperlink"/>
              <w:noProof/>
            </w:rPr>
            <w:t>Distribution &amp; Review List</w:t>
          </w:r>
          <w:ins w:author="Unknown" w:date="2021-08-01T14:57:00Z" w:id="26">
            <w:r>
              <w:tab/>
            </w:r>
            <w:r w:rsidRPr="23E5B029">
              <w:rPr>
                <w:noProof/>
              </w:rPr>
              <w:fldChar w:fldCharType="begin"/>
            </w:r>
            <w:r w:rsidRPr="23E5B029">
              <w:rPr>
                <w:noProof/>
              </w:rPr>
              <w:instrText xml:space="preserve"> PAGEREF _Toc78722293 \h </w:instrText>
            </w:r>
          </w:ins>
          <w:r w:rsidRPr="23E5B029">
            <w:rPr>
              <w:noProof/>
            </w:rPr>
          </w:r>
          <w:r w:rsidRPr="23E5B029">
            <w:rPr>
              <w:noProof/>
            </w:rPr>
            <w:fldChar w:fldCharType="separate"/>
          </w:r>
          <w:r>
            <w:rPr>
              <w:noProof/>
              <w:webHidden/>
            </w:rPr>
            <w:t>2</w:t>
          </w:r>
          <w:ins w:author="Unknown" w:date="2021-08-01T14:57:00Z" w:id="27">
            <w:r w:rsidRPr="23E5B029">
              <w:rPr>
                <w:noProof/>
              </w:rPr>
              <w:fldChar w:fldCharType="end"/>
            </w:r>
            <w:r w:rsidRPr="23E5B029">
              <w:rPr>
                <w:rStyle w:val="Hyperlink"/>
                <w:noProof/>
              </w:rPr>
              <w:fldChar w:fldCharType="end"/>
            </w:r>
          </w:ins>
        </w:p>
        <w:p w:rsidR="007F4EE9" w:rsidP="23E5B029" w:rsidRDefault="007F4EE9" w14:paraId="50B9C749" w14:textId="2DA95F0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8">
            <w:r w:rsidRPr="23E5B029">
              <w:rPr>
                <w:rStyle w:val="Hyperlink"/>
                <w:noProof/>
              </w:rPr>
              <w:fldChar w:fldCharType="begin"/>
            </w:r>
            <w:r w:rsidRPr="23E5B029">
              <w:rPr>
                <w:rStyle w:val="Hyperlink"/>
                <w:noProof/>
              </w:rPr>
              <w:instrText xml:space="preserve"> </w:instrText>
            </w:r>
            <w:r w:rsidRPr="23E5B029">
              <w:rPr>
                <w:noProof/>
              </w:rPr>
              <w:instrText>HYPERLINK \l "_Toc78722294"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1.4</w:t>
          </w:r>
          <w:ins w:author="Unknown" w:date="2021-08-01T14:57:00Z" w:id="29">
            <w:r>
              <w:tab/>
            </w:r>
          </w:ins>
          <w:r w:rsidRPr="00EB505A">
            <w:rPr>
              <w:rStyle w:val="Hyperlink"/>
              <w:noProof/>
            </w:rPr>
            <w:t>Contents</w:t>
          </w:r>
          <w:ins w:author="Unknown" w:date="2021-08-01T14:57:00Z" w:id="30">
            <w:r>
              <w:tab/>
            </w:r>
            <w:r w:rsidRPr="23E5B029">
              <w:rPr>
                <w:noProof/>
              </w:rPr>
              <w:fldChar w:fldCharType="begin"/>
            </w:r>
            <w:r w:rsidRPr="23E5B029">
              <w:rPr>
                <w:noProof/>
              </w:rPr>
              <w:instrText xml:space="preserve"> PAGEREF _Toc78722294 \h </w:instrText>
            </w:r>
          </w:ins>
          <w:r w:rsidRPr="23E5B029">
            <w:rPr>
              <w:noProof/>
            </w:rPr>
          </w:r>
          <w:r w:rsidRPr="23E5B029">
            <w:rPr>
              <w:noProof/>
            </w:rPr>
            <w:fldChar w:fldCharType="separate"/>
          </w:r>
          <w:r>
            <w:rPr>
              <w:noProof/>
              <w:webHidden/>
            </w:rPr>
            <w:t>2</w:t>
          </w:r>
          <w:ins w:author="Unknown" w:date="2021-08-01T14:57:00Z" w:id="31">
            <w:r w:rsidRPr="23E5B029">
              <w:rPr>
                <w:noProof/>
              </w:rPr>
              <w:fldChar w:fldCharType="end"/>
            </w:r>
            <w:r w:rsidRPr="23E5B029">
              <w:rPr>
                <w:rStyle w:val="Hyperlink"/>
                <w:noProof/>
              </w:rPr>
              <w:fldChar w:fldCharType="end"/>
            </w:r>
          </w:ins>
        </w:p>
        <w:p w:rsidR="007F4EE9" w:rsidP="23E5B029" w:rsidRDefault="007F4EE9" w14:paraId="021F2B64" w14:textId="1571A471">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2">
            <w:r w:rsidRPr="23E5B029">
              <w:rPr>
                <w:rStyle w:val="Hyperlink"/>
                <w:noProof/>
              </w:rPr>
              <w:fldChar w:fldCharType="begin"/>
            </w:r>
            <w:r w:rsidRPr="23E5B029">
              <w:rPr>
                <w:rStyle w:val="Hyperlink"/>
                <w:noProof/>
              </w:rPr>
              <w:instrText xml:space="preserve"> </w:instrText>
            </w:r>
            <w:r w:rsidRPr="23E5B029">
              <w:rPr>
                <w:noProof/>
              </w:rPr>
              <w:instrText>HYPERLINK \l "_Toc78722295"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2</w:t>
          </w:r>
          <w:ins w:author="Unknown" w:date="2021-08-01T14:57:00Z" w:id="33">
            <w:r>
              <w:tab/>
            </w:r>
          </w:ins>
          <w:r w:rsidRPr="00EB505A">
            <w:rPr>
              <w:rStyle w:val="Hyperlink"/>
              <w:noProof/>
            </w:rPr>
            <w:t>Context</w:t>
          </w:r>
          <w:ins w:author="Unknown" w:date="2021-08-01T14:57:00Z" w:id="34">
            <w:r>
              <w:tab/>
            </w:r>
            <w:r w:rsidRPr="23E5B029">
              <w:rPr>
                <w:noProof/>
              </w:rPr>
              <w:fldChar w:fldCharType="begin"/>
            </w:r>
            <w:r w:rsidRPr="23E5B029">
              <w:rPr>
                <w:noProof/>
              </w:rPr>
              <w:instrText xml:space="preserve"> PAGEREF _Toc78722295 \h </w:instrText>
            </w:r>
          </w:ins>
          <w:r w:rsidRPr="23E5B029">
            <w:rPr>
              <w:noProof/>
            </w:rPr>
          </w:r>
          <w:r w:rsidRPr="23E5B029">
            <w:rPr>
              <w:noProof/>
            </w:rPr>
            <w:fldChar w:fldCharType="separate"/>
          </w:r>
          <w:r>
            <w:rPr>
              <w:noProof/>
              <w:webHidden/>
            </w:rPr>
            <w:t>5</w:t>
          </w:r>
          <w:ins w:author="Unknown" w:date="2021-08-01T14:57:00Z" w:id="35">
            <w:r w:rsidRPr="23E5B029">
              <w:rPr>
                <w:noProof/>
              </w:rPr>
              <w:fldChar w:fldCharType="end"/>
            </w:r>
            <w:r w:rsidRPr="23E5B029">
              <w:rPr>
                <w:rStyle w:val="Hyperlink"/>
                <w:noProof/>
              </w:rPr>
              <w:fldChar w:fldCharType="end"/>
            </w:r>
          </w:ins>
        </w:p>
        <w:p w:rsidR="007F4EE9" w:rsidP="23E5B029" w:rsidRDefault="007F4EE9" w14:paraId="00D05613" w14:textId="55B57137">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6">
            <w:r w:rsidRPr="23E5B029">
              <w:rPr>
                <w:rStyle w:val="Hyperlink"/>
                <w:noProof/>
              </w:rPr>
              <w:fldChar w:fldCharType="begin"/>
            </w:r>
            <w:r w:rsidRPr="23E5B029">
              <w:rPr>
                <w:rStyle w:val="Hyperlink"/>
                <w:noProof/>
              </w:rPr>
              <w:instrText xml:space="preserve"> </w:instrText>
            </w:r>
            <w:r w:rsidRPr="23E5B029">
              <w:rPr>
                <w:noProof/>
              </w:rPr>
              <w:instrText>HYPERLINK \l "_Toc78722296"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2.1</w:t>
          </w:r>
          <w:ins w:author="Unknown" w:date="2021-08-01T14:57:00Z" w:id="37">
            <w:r>
              <w:tab/>
            </w:r>
          </w:ins>
          <w:r w:rsidRPr="00EB505A">
            <w:rPr>
              <w:rStyle w:val="Hyperlink"/>
              <w:noProof/>
            </w:rPr>
            <w:t>Dependencies</w:t>
          </w:r>
          <w:ins w:author="Unknown" w:date="2021-08-01T14:57:00Z" w:id="38">
            <w:r>
              <w:tab/>
            </w:r>
            <w:r w:rsidRPr="23E5B029">
              <w:rPr>
                <w:noProof/>
              </w:rPr>
              <w:fldChar w:fldCharType="begin"/>
            </w:r>
            <w:r w:rsidRPr="23E5B029">
              <w:rPr>
                <w:noProof/>
              </w:rPr>
              <w:instrText xml:space="preserve"> PAGEREF _Toc78722296 \h </w:instrText>
            </w:r>
          </w:ins>
          <w:r w:rsidRPr="23E5B029">
            <w:rPr>
              <w:noProof/>
            </w:rPr>
          </w:r>
          <w:r w:rsidRPr="23E5B029">
            <w:rPr>
              <w:noProof/>
            </w:rPr>
            <w:fldChar w:fldCharType="separate"/>
          </w:r>
          <w:r>
            <w:rPr>
              <w:noProof/>
              <w:webHidden/>
            </w:rPr>
            <w:t>5</w:t>
          </w:r>
          <w:ins w:author="Unknown" w:date="2021-08-01T14:57:00Z" w:id="39">
            <w:r w:rsidRPr="23E5B029">
              <w:rPr>
                <w:noProof/>
              </w:rPr>
              <w:fldChar w:fldCharType="end"/>
            </w:r>
            <w:r w:rsidRPr="23E5B029">
              <w:rPr>
                <w:rStyle w:val="Hyperlink"/>
                <w:noProof/>
              </w:rPr>
              <w:fldChar w:fldCharType="end"/>
            </w:r>
          </w:ins>
        </w:p>
        <w:p w:rsidR="007F4EE9" w:rsidP="23E5B029" w:rsidRDefault="007F4EE9" w14:paraId="5382D9F7" w14:textId="63AF5A84">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40">
            <w:r w:rsidRPr="23E5B029">
              <w:rPr>
                <w:rStyle w:val="Hyperlink"/>
                <w:noProof/>
              </w:rPr>
              <w:fldChar w:fldCharType="begin"/>
            </w:r>
            <w:r w:rsidRPr="23E5B029">
              <w:rPr>
                <w:rStyle w:val="Hyperlink"/>
                <w:noProof/>
              </w:rPr>
              <w:instrText xml:space="preserve"> </w:instrText>
            </w:r>
            <w:r w:rsidRPr="23E5B029">
              <w:rPr>
                <w:noProof/>
              </w:rPr>
              <w:instrText>HYPERLINK \l "_Toc78722297"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2.2</w:t>
          </w:r>
          <w:ins w:author="Unknown" w:date="2021-08-01T14:57:00Z" w:id="41">
            <w:r>
              <w:tab/>
            </w:r>
          </w:ins>
          <w:r w:rsidRPr="00EB505A">
            <w:rPr>
              <w:rStyle w:val="Hyperlink"/>
              <w:noProof/>
            </w:rPr>
            <w:t>Background</w:t>
          </w:r>
          <w:ins w:author="Unknown" w:date="2021-08-01T14:57:00Z" w:id="42">
            <w:r>
              <w:tab/>
            </w:r>
            <w:r w:rsidRPr="23E5B029">
              <w:rPr>
                <w:noProof/>
              </w:rPr>
              <w:fldChar w:fldCharType="begin"/>
            </w:r>
            <w:r w:rsidRPr="23E5B029">
              <w:rPr>
                <w:noProof/>
              </w:rPr>
              <w:instrText xml:space="preserve"> PAGEREF _Toc78722297 \h </w:instrText>
            </w:r>
          </w:ins>
          <w:r w:rsidRPr="23E5B029">
            <w:rPr>
              <w:noProof/>
            </w:rPr>
          </w:r>
          <w:r w:rsidRPr="23E5B029">
            <w:rPr>
              <w:noProof/>
            </w:rPr>
            <w:fldChar w:fldCharType="separate"/>
          </w:r>
          <w:r>
            <w:rPr>
              <w:noProof/>
              <w:webHidden/>
            </w:rPr>
            <w:t>5</w:t>
          </w:r>
          <w:ins w:author="Unknown" w:date="2021-08-01T14:57:00Z" w:id="43">
            <w:r w:rsidRPr="23E5B029">
              <w:rPr>
                <w:noProof/>
              </w:rPr>
              <w:fldChar w:fldCharType="end"/>
            </w:r>
            <w:r w:rsidRPr="23E5B029">
              <w:rPr>
                <w:rStyle w:val="Hyperlink"/>
                <w:noProof/>
              </w:rPr>
              <w:fldChar w:fldCharType="end"/>
            </w:r>
          </w:ins>
        </w:p>
        <w:p w:rsidR="007F4EE9" w:rsidP="23E5B029" w:rsidRDefault="007F4EE9" w14:paraId="5DF0B902" w14:textId="1E0F10A9">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44">
            <w:r w:rsidRPr="23E5B029">
              <w:rPr>
                <w:rStyle w:val="Hyperlink"/>
                <w:noProof/>
              </w:rPr>
              <w:fldChar w:fldCharType="begin"/>
            </w:r>
            <w:r w:rsidRPr="23E5B029">
              <w:rPr>
                <w:rStyle w:val="Hyperlink"/>
                <w:noProof/>
              </w:rPr>
              <w:instrText xml:space="preserve"> </w:instrText>
            </w:r>
            <w:r w:rsidRPr="23E5B029">
              <w:rPr>
                <w:noProof/>
              </w:rPr>
              <w:instrText>HYPERLINK \l "_Toc78722298"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2.3</w:t>
          </w:r>
          <w:ins w:author="Unknown" w:date="2021-08-01T14:57:00Z" w:id="45">
            <w:r>
              <w:tab/>
            </w:r>
          </w:ins>
          <w:r w:rsidRPr="00EB505A">
            <w:rPr>
              <w:rStyle w:val="Hyperlink"/>
              <w:noProof/>
            </w:rPr>
            <w:t>Objective</w:t>
          </w:r>
          <w:ins w:author="Unknown" w:date="2021-08-01T14:57:00Z" w:id="46">
            <w:r>
              <w:tab/>
            </w:r>
            <w:r w:rsidRPr="23E5B029">
              <w:rPr>
                <w:noProof/>
              </w:rPr>
              <w:fldChar w:fldCharType="begin"/>
            </w:r>
            <w:r w:rsidRPr="23E5B029">
              <w:rPr>
                <w:noProof/>
              </w:rPr>
              <w:instrText xml:space="preserve"> PAGEREF _Toc78722298 \h </w:instrText>
            </w:r>
          </w:ins>
          <w:r w:rsidRPr="23E5B029">
            <w:rPr>
              <w:noProof/>
            </w:rPr>
          </w:r>
          <w:r w:rsidRPr="23E5B029">
            <w:rPr>
              <w:noProof/>
            </w:rPr>
            <w:fldChar w:fldCharType="separate"/>
          </w:r>
          <w:r>
            <w:rPr>
              <w:noProof/>
              <w:webHidden/>
            </w:rPr>
            <w:t>5</w:t>
          </w:r>
          <w:ins w:author="Unknown" w:date="2021-08-01T14:57:00Z" w:id="47">
            <w:r w:rsidRPr="23E5B029">
              <w:rPr>
                <w:noProof/>
              </w:rPr>
              <w:fldChar w:fldCharType="end"/>
            </w:r>
            <w:r w:rsidRPr="23E5B029">
              <w:rPr>
                <w:rStyle w:val="Hyperlink"/>
                <w:noProof/>
              </w:rPr>
              <w:fldChar w:fldCharType="end"/>
            </w:r>
          </w:ins>
        </w:p>
        <w:p w:rsidR="007F4EE9" w:rsidP="23E5B029" w:rsidRDefault="007F4EE9" w14:paraId="76F6581E" w14:textId="750478A2">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ins w:author="Unknown" w:date="2021-08-01T14:57:00Z" w:id="48">
            <w:r w:rsidRPr="23E5B029">
              <w:rPr>
                <w:rStyle w:val="Hyperlink"/>
                <w:noProof/>
              </w:rPr>
              <w:fldChar w:fldCharType="begin"/>
            </w:r>
            <w:r w:rsidRPr="23E5B029">
              <w:rPr>
                <w:rStyle w:val="Hyperlink"/>
                <w:noProof/>
              </w:rPr>
              <w:instrText xml:space="preserve"> </w:instrText>
            </w:r>
            <w:r w:rsidRPr="23E5B029">
              <w:rPr>
                <w:noProof/>
              </w:rPr>
              <w:instrText>HYPERLINK \l "_Toc78722299"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w:t>
          </w:r>
          <w:ins w:author="Unknown" w:date="2021-08-01T14:57:00Z" w:id="49">
            <w:r>
              <w:tab/>
            </w:r>
          </w:ins>
          <w:r w:rsidRPr="00EB505A">
            <w:rPr>
              <w:rStyle w:val="Hyperlink"/>
              <w:noProof/>
            </w:rPr>
            <w:t>Obligations</w:t>
          </w:r>
          <w:ins w:author="Unknown" w:date="2021-08-01T14:57:00Z" w:id="50">
            <w:r>
              <w:tab/>
            </w:r>
            <w:r w:rsidRPr="23E5B029">
              <w:rPr>
                <w:noProof/>
              </w:rPr>
              <w:fldChar w:fldCharType="begin"/>
            </w:r>
            <w:r w:rsidRPr="23E5B029">
              <w:rPr>
                <w:noProof/>
              </w:rPr>
              <w:instrText xml:space="preserve"> PAGEREF _Toc78722299 \h </w:instrText>
            </w:r>
          </w:ins>
          <w:r w:rsidRPr="23E5B029">
            <w:rPr>
              <w:noProof/>
            </w:rPr>
          </w:r>
          <w:r w:rsidRPr="23E5B029">
            <w:rPr>
              <w:noProof/>
            </w:rPr>
            <w:fldChar w:fldCharType="separate"/>
          </w:r>
          <w:r>
            <w:rPr>
              <w:noProof/>
              <w:webHidden/>
            </w:rPr>
            <w:t>6</w:t>
          </w:r>
          <w:ins w:author="Unknown" w:date="2021-08-01T14:57:00Z" w:id="51">
            <w:r w:rsidRPr="23E5B029">
              <w:rPr>
                <w:noProof/>
              </w:rPr>
              <w:fldChar w:fldCharType="end"/>
            </w:r>
            <w:r w:rsidRPr="23E5B029">
              <w:rPr>
                <w:rStyle w:val="Hyperlink"/>
                <w:noProof/>
              </w:rPr>
              <w:fldChar w:fldCharType="end"/>
            </w:r>
          </w:ins>
        </w:p>
        <w:p w:rsidR="007F4EE9" w:rsidP="23E5B029" w:rsidRDefault="007F4EE9" w14:paraId="639F614B" w14:textId="28A61DD8">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52">
            <w:r w:rsidRPr="23E5B029">
              <w:rPr>
                <w:rStyle w:val="Hyperlink"/>
                <w:noProof/>
              </w:rPr>
              <w:fldChar w:fldCharType="begin"/>
            </w:r>
            <w:r w:rsidRPr="23E5B029">
              <w:rPr>
                <w:rStyle w:val="Hyperlink"/>
                <w:noProof/>
              </w:rPr>
              <w:instrText xml:space="preserve"> </w:instrText>
            </w:r>
            <w:r w:rsidRPr="23E5B029">
              <w:rPr>
                <w:noProof/>
              </w:rPr>
              <w:instrText>HYPERLINK \l "_Toc78722300"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3.1</w:t>
          </w:r>
          <w:ins w:author="Unknown" w:date="2021-08-01T14:57:00Z" w:id="53">
            <w:r>
              <w:tab/>
            </w:r>
          </w:ins>
          <w:r w:rsidRPr="00EB505A">
            <w:rPr>
              <w:rStyle w:val="Hyperlink"/>
              <w:noProof/>
            </w:rPr>
            <w:t>Regulations</w:t>
          </w:r>
          <w:ins w:author="Unknown" w:date="2021-08-01T14:57:00Z" w:id="54">
            <w:r>
              <w:tab/>
            </w:r>
            <w:r w:rsidRPr="23E5B029">
              <w:rPr>
                <w:noProof/>
              </w:rPr>
              <w:fldChar w:fldCharType="begin"/>
            </w:r>
            <w:r w:rsidRPr="23E5B029">
              <w:rPr>
                <w:noProof/>
              </w:rPr>
              <w:instrText xml:space="preserve"> PAGEREF _Toc78722300 \h </w:instrText>
            </w:r>
          </w:ins>
          <w:r w:rsidRPr="23E5B029">
            <w:rPr>
              <w:noProof/>
            </w:rPr>
          </w:r>
          <w:r w:rsidRPr="23E5B029">
            <w:rPr>
              <w:noProof/>
            </w:rPr>
            <w:fldChar w:fldCharType="separate"/>
          </w:r>
          <w:r>
            <w:rPr>
              <w:noProof/>
              <w:webHidden/>
            </w:rPr>
            <w:t>6</w:t>
          </w:r>
          <w:ins w:author="Unknown" w:date="2021-08-01T14:57:00Z" w:id="55">
            <w:r w:rsidRPr="23E5B029">
              <w:rPr>
                <w:noProof/>
              </w:rPr>
              <w:fldChar w:fldCharType="end"/>
            </w:r>
            <w:r w:rsidRPr="23E5B029">
              <w:rPr>
                <w:rStyle w:val="Hyperlink"/>
                <w:noProof/>
              </w:rPr>
              <w:fldChar w:fldCharType="end"/>
            </w:r>
          </w:ins>
        </w:p>
        <w:p w:rsidR="007F4EE9" w:rsidP="23E5B029" w:rsidRDefault="007F4EE9" w14:paraId="746477C0" w14:textId="11CCF46D">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56">
            <w:r w:rsidRPr="23E5B029">
              <w:rPr>
                <w:rStyle w:val="Hyperlink"/>
                <w:noProof/>
              </w:rPr>
              <w:fldChar w:fldCharType="begin"/>
            </w:r>
            <w:r w:rsidRPr="23E5B029">
              <w:rPr>
                <w:rStyle w:val="Hyperlink"/>
                <w:noProof/>
              </w:rPr>
              <w:instrText xml:space="preserve"> </w:instrText>
            </w:r>
            <w:r w:rsidRPr="23E5B029">
              <w:rPr>
                <w:noProof/>
              </w:rPr>
              <w:instrText>HYPERLINK \l "_Toc78722301"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3.2</w:t>
          </w:r>
          <w:ins w:author="Unknown" w:date="2021-08-01T14:57:00Z" w:id="57">
            <w:r>
              <w:tab/>
            </w:r>
          </w:ins>
          <w:r w:rsidRPr="00EB505A">
            <w:rPr>
              <w:rStyle w:val="Hyperlink"/>
              <w:noProof/>
            </w:rPr>
            <w:t>Policies</w:t>
          </w:r>
          <w:ins w:author="Unknown" w:date="2021-08-01T14:57:00Z" w:id="58">
            <w:r>
              <w:tab/>
            </w:r>
            <w:r w:rsidRPr="23E5B029">
              <w:rPr>
                <w:noProof/>
              </w:rPr>
              <w:fldChar w:fldCharType="begin"/>
            </w:r>
            <w:r w:rsidRPr="23E5B029">
              <w:rPr>
                <w:noProof/>
              </w:rPr>
              <w:instrText xml:space="preserve"> PAGEREF _Toc78722301 \h </w:instrText>
            </w:r>
          </w:ins>
          <w:r w:rsidRPr="23E5B029">
            <w:rPr>
              <w:noProof/>
            </w:rPr>
          </w:r>
          <w:r w:rsidRPr="23E5B029">
            <w:rPr>
              <w:noProof/>
            </w:rPr>
            <w:fldChar w:fldCharType="separate"/>
          </w:r>
          <w:r>
            <w:rPr>
              <w:noProof/>
              <w:webHidden/>
            </w:rPr>
            <w:t>7</w:t>
          </w:r>
          <w:ins w:author="Unknown" w:date="2021-08-01T14:57:00Z" w:id="59">
            <w:r w:rsidRPr="23E5B029">
              <w:rPr>
                <w:noProof/>
              </w:rPr>
              <w:fldChar w:fldCharType="end"/>
            </w:r>
            <w:r w:rsidRPr="23E5B029">
              <w:rPr>
                <w:rStyle w:val="Hyperlink"/>
                <w:noProof/>
              </w:rPr>
              <w:fldChar w:fldCharType="end"/>
            </w:r>
          </w:ins>
        </w:p>
        <w:p w:rsidR="007F4EE9" w:rsidP="23E5B029" w:rsidRDefault="007F4EE9" w14:paraId="4D52E41B" w14:textId="14FF8D3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60">
            <w:r w:rsidRPr="23E5B029">
              <w:rPr>
                <w:rStyle w:val="Hyperlink"/>
                <w:noProof/>
              </w:rPr>
              <w:fldChar w:fldCharType="begin"/>
            </w:r>
            <w:r w:rsidRPr="23E5B029">
              <w:rPr>
                <w:rStyle w:val="Hyperlink"/>
                <w:noProof/>
              </w:rPr>
              <w:instrText xml:space="preserve"> </w:instrText>
            </w:r>
            <w:r w:rsidRPr="23E5B029">
              <w:rPr>
                <w:noProof/>
              </w:rPr>
              <w:instrText>HYPERLINK \l "_Toc78722302"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3.3</w:t>
          </w:r>
          <w:ins w:author="Unknown" w:date="2021-08-01T14:57:00Z" w:id="61">
            <w:r>
              <w:tab/>
            </w:r>
          </w:ins>
          <w:r w:rsidRPr="00EB505A">
            <w:rPr>
              <w:rStyle w:val="Hyperlink"/>
              <w:noProof/>
            </w:rPr>
            <w:t>Standards</w:t>
          </w:r>
          <w:ins w:author="Unknown" w:date="2021-08-01T14:57:00Z" w:id="62">
            <w:r>
              <w:tab/>
            </w:r>
            <w:r w:rsidRPr="23E5B029">
              <w:rPr>
                <w:noProof/>
              </w:rPr>
              <w:fldChar w:fldCharType="begin"/>
            </w:r>
            <w:r w:rsidRPr="23E5B029">
              <w:rPr>
                <w:noProof/>
              </w:rPr>
              <w:instrText xml:space="preserve"> PAGEREF _Toc78722302 \h </w:instrText>
            </w:r>
          </w:ins>
          <w:r w:rsidRPr="23E5B029">
            <w:rPr>
              <w:noProof/>
            </w:rPr>
          </w:r>
          <w:r w:rsidRPr="23E5B029">
            <w:rPr>
              <w:noProof/>
            </w:rPr>
            <w:fldChar w:fldCharType="separate"/>
          </w:r>
          <w:r>
            <w:rPr>
              <w:noProof/>
              <w:webHidden/>
            </w:rPr>
            <w:t>7</w:t>
          </w:r>
          <w:ins w:author="Unknown" w:date="2021-08-01T14:57:00Z" w:id="63">
            <w:r w:rsidRPr="23E5B029">
              <w:rPr>
                <w:noProof/>
              </w:rPr>
              <w:fldChar w:fldCharType="end"/>
            </w:r>
            <w:r w:rsidRPr="23E5B029">
              <w:rPr>
                <w:rStyle w:val="Hyperlink"/>
                <w:noProof/>
              </w:rPr>
              <w:fldChar w:fldCharType="end"/>
            </w:r>
          </w:ins>
        </w:p>
        <w:p w:rsidR="007F4EE9" w:rsidP="23E5B029" w:rsidRDefault="007F4EE9" w14:paraId="0005B442" w14:textId="6E4FBF60">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64">
            <w:r w:rsidRPr="23E5B029">
              <w:rPr>
                <w:rStyle w:val="Hyperlink"/>
                <w:noProof/>
              </w:rPr>
              <w:fldChar w:fldCharType="begin"/>
            </w:r>
            <w:r w:rsidRPr="23E5B029">
              <w:rPr>
                <w:rStyle w:val="Hyperlink"/>
                <w:noProof/>
              </w:rPr>
              <w:instrText xml:space="preserve"> </w:instrText>
            </w:r>
            <w:r w:rsidRPr="23E5B029">
              <w:rPr>
                <w:noProof/>
              </w:rPr>
              <w:instrText>HYPERLINK \l "_Toc78722303"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3.3.1</w:t>
          </w:r>
          <w:ins w:author="Unknown" w:date="2021-08-01T14:57:00Z" w:id="65">
            <w:r>
              <w:tab/>
            </w:r>
          </w:ins>
          <w:r w:rsidRPr="00EB505A">
            <w:rPr>
              <w:rStyle w:val="Hyperlink"/>
              <w:noProof/>
            </w:rPr>
            <w:t>International Standards</w:t>
          </w:r>
          <w:ins w:author="Unknown" w:date="2021-08-01T14:57:00Z" w:id="66">
            <w:r>
              <w:tab/>
            </w:r>
            <w:r w:rsidRPr="23E5B029">
              <w:rPr>
                <w:noProof/>
              </w:rPr>
              <w:fldChar w:fldCharType="begin"/>
            </w:r>
            <w:r w:rsidRPr="23E5B029">
              <w:rPr>
                <w:noProof/>
              </w:rPr>
              <w:instrText xml:space="preserve"> PAGEREF _Toc78722303 \h </w:instrText>
            </w:r>
          </w:ins>
          <w:r w:rsidRPr="23E5B029">
            <w:rPr>
              <w:noProof/>
            </w:rPr>
          </w:r>
          <w:r w:rsidRPr="23E5B029">
            <w:rPr>
              <w:noProof/>
            </w:rPr>
            <w:fldChar w:fldCharType="separate"/>
          </w:r>
          <w:r>
            <w:rPr>
              <w:noProof/>
              <w:webHidden/>
            </w:rPr>
            <w:t>7</w:t>
          </w:r>
          <w:ins w:author="Unknown" w:date="2021-08-01T14:57:00Z" w:id="67">
            <w:r w:rsidRPr="23E5B029">
              <w:rPr>
                <w:noProof/>
              </w:rPr>
              <w:fldChar w:fldCharType="end"/>
            </w:r>
            <w:r w:rsidRPr="23E5B029">
              <w:rPr>
                <w:rStyle w:val="Hyperlink"/>
                <w:noProof/>
              </w:rPr>
              <w:fldChar w:fldCharType="end"/>
            </w:r>
          </w:ins>
        </w:p>
        <w:p w:rsidR="007F4EE9" w:rsidP="23E5B029" w:rsidRDefault="007F4EE9" w14:paraId="75E0F049" w14:textId="43042114">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68">
            <w:r w:rsidRPr="23E5B029">
              <w:rPr>
                <w:rStyle w:val="Hyperlink"/>
                <w:noProof/>
              </w:rPr>
              <w:fldChar w:fldCharType="begin"/>
            </w:r>
            <w:r w:rsidRPr="23E5B029">
              <w:rPr>
                <w:rStyle w:val="Hyperlink"/>
                <w:noProof/>
              </w:rPr>
              <w:instrText xml:space="preserve"> </w:instrText>
            </w:r>
            <w:r w:rsidRPr="23E5B029">
              <w:rPr>
                <w:noProof/>
              </w:rPr>
              <w:instrText>HYPERLINK \l "_Toc78722304"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3.4</w:t>
          </w:r>
          <w:ins w:author="Unknown" w:date="2021-08-01T14:57:00Z" w:id="69">
            <w:r>
              <w:tab/>
            </w:r>
          </w:ins>
          <w:r w:rsidRPr="00EB505A">
            <w:rPr>
              <w:rStyle w:val="Hyperlink"/>
              <w:noProof/>
            </w:rPr>
            <w:t>NZ Specific Standards</w:t>
          </w:r>
          <w:ins w:author="Unknown" w:date="2021-08-01T14:57:00Z" w:id="70">
            <w:r>
              <w:tab/>
            </w:r>
            <w:r w:rsidRPr="23E5B029">
              <w:rPr>
                <w:noProof/>
              </w:rPr>
              <w:fldChar w:fldCharType="begin"/>
            </w:r>
            <w:r w:rsidRPr="23E5B029">
              <w:rPr>
                <w:noProof/>
              </w:rPr>
              <w:instrText xml:space="preserve"> PAGEREF _Toc78722304 \h </w:instrText>
            </w:r>
          </w:ins>
          <w:r w:rsidRPr="23E5B029">
            <w:rPr>
              <w:noProof/>
            </w:rPr>
          </w:r>
          <w:r w:rsidRPr="23E5B029">
            <w:rPr>
              <w:noProof/>
            </w:rPr>
            <w:fldChar w:fldCharType="separate"/>
          </w:r>
          <w:r>
            <w:rPr>
              <w:noProof/>
              <w:webHidden/>
            </w:rPr>
            <w:t>9</w:t>
          </w:r>
          <w:ins w:author="Unknown" w:date="2021-08-01T14:57:00Z" w:id="71">
            <w:r w:rsidRPr="23E5B029">
              <w:rPr>
                <w:noProof/>
              </w:rPr>
              <w:fldChar w:fldCharType="end"/>
            </w:r>
            <w:r w:rsidRPr="23E5B029">
              <w:rPr>
                <w:rStyle w:val="Hyperlink"/>
                <w:noProof/>
              </w:rPr>
              <w:fldChar w:fldCharType="end"/>
            </w:r>
          </w:ins>
        </w:p>
        <w:p w:rsidR="007F4EE9" w:rsidP="23E5B029" w:rsidRDefault="007F4EE9" w14:paraId="516F1615" w14:textId="1A94A200">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72">
            <w:r w:rsidRPr="23E5B029">
              <w:rPr>
                <w:rStyle w:val="Hyperlink"/>
                <w:noProof/>
              </w:rPr>
              <w:fldChar w:fldCharType="begin"/>
            </w:r>
            <w:r w:rsidRPr="23E5B029">
              <w:rPr>
                <w:rStyle w:val="Hyperlink"/>
                <w:noProof/>
              </w:rPr>
              <w:instrText xml:space="preserve"> </w:instrText>
            </w:r>
            <w:r w:rsidRPr="23E5B029">
              <w:rPr>
                <w:noProof/>
              </w:rPr>
              <w:instrText>HYPERLINK \l "_Toc78722305"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3.5</w:t>
          </w:r>
          <w:ins w:author="Unknown" w:date="2021-08-01T14:57:00Z" w:id="73">
            <w:r>
              <w:tab/>
            </w:r>
          </w:ins>
          <w:r w:rsidRPr="00EB505A">
            <w:rPr>
              <w:rStyle w:val="Hyperlink"/>
              <w:noProof/>
            </w:rPr>
            <w:t>NZ Specific Frameworks</w:t>
          </w:r>
          <w:ins w:author="Unknown" w:date="2021-08-01T14:57:00Z" w:id="74">
            <w:r>
              <w:tab/>
            </w:r>
            <w:r w:rsidRPr="23E5B029">
              <w:rPr>
                <w:noProof/>
              </w:rPr>
              <w:fldChar w:fldCharType="begin"/>
            </w:r>
            <w:r w:rsidRPr="23E5B029">
              <w:rPr>
                <w:noProof/>
              </w:rPr>
              <w:instrText xml:space="preserve"> PAGEREF _Toc78722305 \h </w:instrText>
            </w:r>
          </w:ins>
          <w:r w:rsidRPr="23E5B029">
            <w:rPr>
              <w:noProof/>
            </w:rPr>
          </w:r>
          <w:r w:rsidRPr="23E5B029">
            <w:rPr>
              <w:noProof/>
            </w:rPr>
            <w:fldChar w:fldCharType="separate"/>
          </w:r>
          <w:r>
            <w:rPr>
              <w:noProof/>
              <w:webHidden/>
            </w:rPr>
            <w:t>9</w:t>
          </w:r>
          <w:ins w:author="Unknown" w:date="2021-08-01T14:57:00Z" w:id="75">
            <w:r w:rsidRPr="23E5B029">
              <w:rPr>
                <w:noProof/>
              </w:rPr>
              <w:fldChar w:fldCharType="end"/>
            </w:r>
            <w:r w:rsidRPr="23E5B029">
              <w:rPr>
                <w:rStyle w:val="Hyperlink"/>
                <w:noProof/>
              </w:rPr>
              <w:fldChar w:fldCharType="end"/>
            </w:r>
          </w:ins>
        </w:p>
        <w:p w:rsidR="007F4EE9" w:rsidP="23E5B029" w:rsidRDefault="007F4EE9" w14:paraId="2DAF0B1B" w14:textId="440A09F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76">
            <w:r w:rsidRPr="23E5B029">
              <w:rPr>
                <w:rStyle w:val="Hyperlink"/>
                <w:noProof/>
              </w:rPr>
              <w:fldChar w:fldCharType="begin"/>
            </w:r>
            <w:r w:rsidRPr="23E5B029">
              <w:rPr>
                <w:rStyle w:val="Hyperlink"/>
                <w:noProof/>
              </w:rPr>
              <w:instrText xml:space="preserve"> </w:instrText>
            </w:r>
            <w:r w:rsidRPr="23E5B029">
              <w:rPr>
                <w:noProof/>
              </w:rPr>
              <w:instrText>HYPERLINK \l "_Toc78722306"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3.6</w:t>
          </w:r>
          <w:ins w:author="Unknown" w:date="2021-08-01T14:57:00Z" w:id="77">
            <w:r>
              <w:tab/>
            </w:r>
          </w:ins>
          <w:r w:rsidRPr="00EB505A">
            <w:rPr>
              <w:rStyle w:val="Hyperlink"/>
              <w:noProof/>
            </w:rPr>
            <w:t>Principles</w:t>
          </w:r>
          <w:ins w:author="Unknown" w:date="2021-08-01T14:57:00Z" w:id="78">
            <w:r>
              <w:tab/>
            </w:r>
            <w:r w:rsidRPr="23E5B029">
              <w:rPr>
                <w:noProof/>
              </w:rPr>
              <w:fldChar w:fldCharType="begin"/>
            </w:r>
            <w:r w:rsidRPr="23E5B029">
              <w:rPr>
                <w:noProof/>
              </w:rPr>
              <w:instrText xml:space="preserve"> PAGEREF _Toc78722306 \h </w:instrText>
            </w:r>
          </w:ins>
          <w:r w:rsidRPr="23E5B029">
            <w:rPr>
              <w:noProof/>
            </w:rPr>
          </w:r>
          <w:r w:rsidRPr="23E5B029">
            <w:rPr>
              <w:noProof/>
            </w:rPr>
            <w:fldChar w:fldCharType="separate"/>
          </w:r>
          <w:r>
            <w:rPr>
              <w:noProof/>
              <w:webHidden/>
            </w:rPr>
            <w:t>10</w:t>
          </w:r>
          <w:ins w:author="Unknown" w:date="2021-08-01T14:57:00Z" w:id="79">
            <w:r w:rsidRPr="23E5B029">
              <w:rPr>
                <w:noProof/>
              </w:rPr>
              <w:fldChar w:fldCharType="end"/>
            </w:r>
            <w:r w:rsidRPr="23E5B029">
              <w:rPr>
                <w:rStyle w:val="Hyperlink"/>
                <w:noProof/>
              </w:rPr>
              <w:fldChar w:fldCharType="end"/>
            </w:r>
          </w:ins>
        </w:p>
        <w:p w:rsidR="007F4EE9" w:rsidP="23E5B029" w:rsidRDefault="007F4EE9" w14:paraId="2F49DEBB" w14:textId="22721153">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80">
            <w:r w:rsidRPr="23E5B029">
              <w:rPr>
                <w:rStyle w:val="Hyperlink"/>
                <w:noProof/>
              </w:rPr>
              <w:fldChar w:fldCharType="begin"/>
            </w:r>
            <w:r w:rsidRPr="23E5B029">
              <w:rPr>
                <w:rStyle w:val="Hyperlink"/>
                <w:noProof/>
              </w:rPr>
              <w:instrText xml:space="preserve"> </w:instrText>
            </w:r>
            <w:r w:rsidRPr="23E5B029">
              <w:rPr>
                <w:noProof/>
              </w:rPr>
              <w:instrText>HYPERLINK \l "_Toc78722307"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3.7</w:t>
          </w:r>
          <w:ins w:author="Unknown" w:date="2021-08-01T14:57:00Z" w:id="81">
            <w:r>
              <w:tab/>
            </w:r>
          </w:ins>
          <w:r w:rsidRPr="00EB505A">
            <w:rPr>
              <w:rStyle w:val="Hyperlink"/>
              <w:noProof/>
            </w:rPr>
            <w:t>Ethical</w:t>
          </w:r>
          <w:ins w:author="Unknown" w:date="2021-08-01T14:57:00Z" w:id="82">
            <w:r>
              <w:tab/>
            </w:r>
            <w:r w:rsidRPr="23E5B029">
              <w:rPr>
                <w:noProof/>
              </w:rPr>
              <w:fldChar w:fldCharType="begin"/>
            </w:r>
            <w:r w:rsidRPr="23E5B029">
              <w:rPr>
                <w:noProof/>
              </w:rPr>
              <w:instrText xml:space="preserve"> PAGEREF _Toc78722307 \h </w:instrText>
            </w:r>
          </w:ins>
          <w:r w:rsidRPr="23E5B029">
            <w:rPr>
              <w:noProof/>
            </w:rPr>
          </w:r>
          <w:r w:rsidRPr="23E5B029">
            <w:rPr>
              <w:noProof/>
            </w:rPr>
            <w:fldChar w:fldCharType="separate"/>
          </w:r>
          <w:r>
            <w:rPr>
              <w:noProof/>
              <w:webHidden/>
            </w:rPr>
            <w:t>10</w:t>
          </w:r>
          <w:ins w:author="Unknown" w:date="2021-08-01T14:57:00Z" w:id="83">
            <w:r w:rsidRPr="23E5B029">
              <w:rPr>
                <w:noProof/>
              </w:rPr>
              <w:fldChar w:fldCharType="end"/>
            </w:r>
            <w:r w:rsidRPr="23E5B029">
              <w:rPr>
                <w:rStyle w:val="Hyperlink"/>
                <w:noProof/>
              </w:rPr>
              <w:fldChar w:fldCharType="end"/>
            </w:r>
          </w:ins>
        </w:p>
        <w:p w:rsidR="007F4EE9" w:rsidP="23E5B029" w:rsidRDefault="007F4EE9" w14:paraId="3FF27032" w14:textId="59A688A9">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ins w:author="Unknown" w:date="2021-08-01T14:57:00Z" w:id="84">
            <w:r w:rsidRPr="23E5B029">
              <w:rPr>
                <w:rStyle w:val="Hyperlink"/>
                <w:noProof/>
              </w:rPr>
              <w:fldChar w:fldCharType="begin"/>
            </w:r>
            <w:r w:rsidRPr="23E5B029">
              <w:rPr>
                <w:rStyle w:val="Hyperlink"/>
                <w:noProof/>
              </w:rPr>
              <w:instrText xml:space="preserve"> </w:instrText>
            </w:r>
            <w:r w:rsidRPr="23E5B029">
              <w:rPr>
                <w:noProof/>
              </w:rPr>
              <w:instrText>HYPERLINK \l "_Toc78722308"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w:t>
          </w:r>
          <w:ins w:author="Unknown" w:date="2021-08-01T14:57:00Z" w:id="85">
            <w:r>
              <w:tab/>
            </w:r>
          </w:ins>
          <w:r w:rsidRPr="00EB505A">
            <w:rPr>
              <w:rStyle w:val="Hyperlink"/>
              <w:noProof/>
            </w:rPr>
            <w:t>Governance</w:t>
          </w:r>
          <w:ins w:author="Unknown" w:date="2021-08-01T14:57:00Z" w:id="86">
            <w:r>
              <w:tab/>
            </w:r>
            <w:r w:rsidRPr="23E5B029">
              <w:rPr>
                <w:noProof/>
              </w:rPr>
              <w:fldChar w:fldCharType="begin"/>
            </w:r>
            <w:r w:rsidRPr="23E5B029">
              <w:rPr>
                <w:noProof/>
              </w:rPr>
              <w:instrText xml:space="preserve"> PAGEREF _Toc78722308 \h </w:instrText>
            </w:r>
          </w:ins>
          <w:r w:rsidRPr="23E5B029">
            <w:rPr>
              <w:noProof/>
            </w:rPr>
          </w:r>
          <w:r w:rsidRPr="23E5B029">
            <w:rPr>
              <w:noProof/>
            </w:rPr>
            <w:fldChar w:fldCharType="separate"/>
          </w:r>
          <w:r>
            <w:rPr>
              <w:noProof/>
              <w:webHidden/>
            </w:rPr>
            <w:t>12</w:t>
          </w:r>
          <w:ins w:author="Unknown" w:date="2021-08-01T14:57:00Z" w:id="87">
            <w:r w:rsidRPr="23E5B029">
              <w:rPr>
                <w:noProof/>
              </w:rPr>
              <w:fldChar w:fldCharType="end"/>
            </w:r>
            <w:r w:rsidRPr="23E5B029">
              <w:rPr>
                <w:rStyle w:val="Hyperlink"/>
                <w:noProof/>
              </w:rPr>
              <w:fldChar w:fldCharType="end"/>
            </w:r>
          </w:ins>
        </w:p>
        <w:p w:rsidR="007F4EE9" w:rsidP="23E5B029" w:rsidRDefault="007F4EE9" w14:paraId="52C6F3D9" w14:textId="62A61CD5">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88">
            <w:r w:rsidRPr="23E5B029">
              <w:rPr>
                <w:rStyle w:val="Hyperlink"/>
                <w:noProof/>
              </w:rPr>
              <w:fldChar w:fldCharType="begin"/>
            </w:r>
            <w:r w:rsidRPr="23E5B029">
              <w:rPr>
                <w:rStyle w:val="Hyperlink"/>
                <w:noProof/>
              </w:rPr>
              <w:instrText xml:space="preserve"> </w:instrText>
            </w:r>
            <w:r w:rsidRPr="23E5B029">
              <w:rPr>
                <w:noProof/>
              </w:rPr>
              <w:instrText>HYPERLINK \l "_Toc78722309"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4.1</w:t>
          </w:r>
          <w:ins w:author="Unknown" w:date="2021-08-01T14:57:00Z" w:id="89">
            <w:r>
              <w:tab/>
            </w:r>
          </w:ins>
          <w:r w:rsidRPr="00EB505A">
            <w:rPr>
              <w:rStyle w:val="Hyperlink"/>
              <w:noProof/>
            </w:rPr>
            <w:t>Design Authority (MDA)</w:t>
          </w:r>
          <w:ins w:author="Unknown" w:date="2021-08-01T14:57:00Z" w:id="90">
            <w:r>
              <w:tab/>
            </w:r>
            <w:r w:rsidRPr="23E5B029">
              <w:rPr>
                <w:noProof/>
              </w:rPr>
              <w:fldChar w:fldCharType="begin"/>
            </w:r>
            <w:r w:rsidRPr="23E5B029">
              <w:rPr>
                <w:noProof/>
              </w:rPr>
              <w:instrText xml:space="preserve"> PAGEREF _Toc78722309 \h </w:instrText>
            </w:r>
          </w:ins>
          <w:r w:rsidRPr="23E5B029">
            <w:rPr>
              <w:noProof/>
            </w:rPr>
          </w:r>
          <w:r w:rsidRPr="23E5B029">
            <w:rPr>
              <w:noProof/>
            </w:rPr>
            <w:fldChar w:fldCharType="separate"/>
          </w:r>
          <w:r>
            <w:rPr>
              <w:noProof/>
              <w:webHidden/>
            </w:rPr>
            <w:t>12</w:t>
          </w:r>
          <w:ins w:author="Unknown" w:date="2021-08-01T14:57:00Z" w:id="91">
            <w:r w:rsidRPr="23E5B029">
              <w:rPr>
                <w:noProof/>
              </w:rPr>
              <w:fldChar w:fldCharType="end"/>
            </w:r>
            <w:r w:rsidRPr="23E5B029">
              <w:rPr>
                <w:rStyle w:val="Hyperlink"/>
                <w:noProof/>
              </w:rPr>
              <w:fldChar w:fldCharType="end"/>
            </w:r>
          </w:ins>
        </w:p>
        <w:p w:rsidR="007F4EE9" w:rsidP="23E5B029" w:rsidRDefault="007F4EE9" w14:paraId="3585A2D3" w14:textId="37B46C2D">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92">
            <w:r w:rsidRPr="23E5B029">
              <w:rPr>
                <w:rStyle w:val="Hyperlink"/>
                <w:noProof/>
              </w:rPr>
              <w:fldChar w:fldCharType="begin"/>
            </w:r>
            <w:r w:rsidRPr="23E5B029">
              <w:rPr>
                <w:rStyle w:val="Hyperlink"/>
                <w:noProof/>
              </w:rPr>
              <w:instrText xml:space="preserve"> </w:instrText>
            </w:r>
            <w:r w:rsidRPr="23E5B029">
              <w:rPr>
                <w:noProof/>
              </w:rPr>
              <w:instrText>HYPERLINK \l "_Toc78722310"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4.2</w:t>
          </w:r>
          <w:ins w:author="Unknown" w:date="2021-08-01T14:57:00Z" w:id="93">
            <w:r>
              <w:tab/>
            </w:r>
          </w:ins>
          <w:r w:rsidRPr="00EB505A">
            <w:rPr>
              <w:rStyle w:val="Hyperlink"/>
              <w:noProof/>
            </w:rPr>
            <w:t>Technical Working Group (TWG)</w:t>
          </w:r>
          <w:ins w:author="Unknown" w:date="2021-08-01T14:57:00Z" w:id="94">
            <w:r>
              <w:tab/>
            </w:r>
            <w:r w:rsidRPr="23E5B029">
              <w:rPr>
                <w:noProof/>
              </w:rPr>
              <w:fldChar w:fldCharType="begin"/>
            </w:r>
            <w:r w:rsidRPr="23E5B029">
              <w:rPr>
                <w:noProof/>
              </w:rPr>
              <w:instrText xml:space="preserve"> PAGEREF _Toc78722310 \h </w:instrText>
            </w:r>
          </w:ins>
          <w:r w:rsidRPr="23E5B029">
            <w:rPr>
              <w:noProof/>
            </w:rPr>
          </w:r>
          <w:r w:rsidRPr="23E5B029">
            <w:rPr>
              <w:noProof/>
            </w:rPr>
            <w:fldChar w:fldCharType="separate"/>
          </w:r>
          <w:r>
            <w:rPr>
              <w:noProof/>
              <w:webHidden/>
            </w:rPr>
            <w:t>12</w:t>
          </w:r>
          <w:ins w:author="Unknown" w:date="2021-08-01T14:57:00Z" w:id="95">
            <w:r w:rsidRPr="23E5B029">
              <w:rPr>
                <w:noProof/>
              </w:rPr>
              <w:fldChar w:fldCharType="end"/>
            </w:r>
            <w:r w:rsidRPr="23E5B029">
              <w:rPr>
                <w:rStyle w:val="Hyperlink"/>
                <w:noProof/>
              </w:rPr>
              <w:fldChar w:fldCharType="end"/>
            </w:r>
          </w:ins>
        </w:p>
        <w:p w:rsidR="007F4EE9" w:rsidP="23E5B029" w:rsidRDefault="007F4EE9" w14:paraId="62C44E12" w14:textId="40895009">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96">
            <w:r w:rsidRPr="23E5B029">
              <w:rPr>
                <w:rStyle w:val="Hyperlink"/>
                <w:noProof/>
              </w:rPr>
              <w:fldChar w:fldCharType="begin"/>
            </w:r>
            <w:r w:rsidRPr="23E5B029">
              <w:rPr>
                <w:rStyle w:val="Hyperlink"/>
                <w:noProof/>
              </w:rPr>
              <w:instrText xml:space="preserve"> </w:instrText>
            </w:r>
            <w:r w:rsidRPr="23E5B029">
              <w:rPr>
                <w:noProof/>
              </w:rPr>
              <w:instrText>HYPERLINK \l "_Toc78722311"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4.3</w:t>
          </w:r>
          <w:ins w:author="Unknown" w:date="2021-08-01T14:57:00Z" w:id="97">
            <w:r>
              <w:tab/>
            </w:r>
          </w:ins>
          <w:r w:rsidRPr="00EB505A">
            <w:rPr>
              <w:rStyle w:val="Hyperlink"/>
              <w:noProof/>
            </w:rPr>
            <w:t>Digital and Information Design Group (DIDG)</w:t>
          </w:r>
          <w:ins w:author="Unknown" w:date="2021-08-01T14:57:00Z" w:id="98">
            <w:r>
              <w:tab/>
            </w:r>
            <w:r w:rsidRPr="23E5B029">
              <w:rPr>
                <w:noProof/>
              </w:rPr>
              <w:fldChar w:fldCharType="begin"/>
            </w:r>
            <w:r w:rsidRPr="23E5B029">
              <w:rPr>
                <w:noProof/>
              </w:rPr>
              <w:instrText xml:space="preserve"> PAGEREF _Toc78722311 \h </w:instrText>
            </w:r>
          </w:ins>
          <w:r w:rsidRPr="23E5B029">
            <w:rPr>
              <w:noProof/>
            </w:rPr>
          </w:r>
          <w:r w:rsidRPr="23E5B029">
            <w:rPr>
              <w:noProof/>
            </w:rPr>
            <w:fldChar w:fldCharType="separate"/>
          </w:r>
          <w:r>
            <w:rPr>
              <w:noProof/>
              <w:webHidden/>
            </w:rPr>
            <w:t>12</w:t>
          </w:r>
          <w:ins w:author="Unknown" w:date="2021-08-01T14:57:00Z" w:id="99">
            <w:r w:rsidRPr="23E5B029">
              <w:rPr>
                <w:noProof/>
              </w:rPr>
              <w:fldChar w:fldCharType="end"/>
            </w:r>
            <w:r w:rsidRPr="23E5B029">
              <w:rPr>
                <w:rStyle w:val="Hyperlink"/>
                <w:noProof/>
              </w:rPr>
              <w:fldChar w:fldCharType="end"/>
            </w:r>
          </w:ins>
        </w:p>
        <w:p w:rsidR="007F4EE9" w:rsidP="23E5B029" w:rsidRDefault="007F4EE9" w14:paraId="1FF3E514" w14:textId="1D430C3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00">
            <w:r w:rsidRPr="23E5B029">
              <w:rPr>
                <w:rStyle w:val="Hyperlink"/>
                <w:noProof/>
              </w:rPr>
              <w:fldChar w:fldCharType="begin"/>
            </w:r>
            <w:r w:rsidRPr="23E5B029">
              <w:rPr>
                <w:rStyle w:val="Hyperlink"/>
                <w:noProof/>
              </w:rPr>
              <w:instrText xml:space="preserve"> </w:instrText>
            </w:r>
            <w:r w:rsidRPr="23E5B029">
              <w:rPr>
                <w:noProof/>
              </w:rPr>
              <w:instrText>HYPERLINK \l "_Toc78722312"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4.4</w:t>
          </w:r>
          <w:ins w:author="Unknown" w:date="2021-08-01T14:57:00Z" w:id="101">
            <w:r>
              <w:tab/>
            </w:r>
          </w:ins>
          <w:r w:rsidRPr="00EB505A">
            <w:rPr>
              <w:rStyle w:val="Hyperlink"/>
              <w:noProof/>
            </w:rPr>
            <w:t>The Change Advisory Board (CAB)</w:t>
          </w:r>
          <w:ins w:author="Unknown" w:date="2021-08-01T14:57:00Z" w:id="102">
            <w:r>
              <w:tab/>
            </w:r>
            <w:r w:rsidRPr="23E5B029">
              <w:rPr>
                <w:noProof/>
              </w:rPr>
              <w:fldChar w:fldCharType="begin"/>
            </w:r>
            <w:r w:rsidRPr="23E5B029">
              <w:rPr>
                <w:noProof/>
              </w:rPr>
              <w:instrText xml:space="preserve"> PAGEREF _Toc78722312 \h </w:instrText>
            </w:r>
          </w:ins>
          <w:r w:rsidRPr="23E5B029">
            <w:rPr>
              <w:noProof/>
            </w:rPr>
          </w:r>
          <w:r w:rsidRPr="23E5B029">
            <w:rPr>
              <w:noProof/>
            </w:rPr>
            <w:fldChar w:fldCharType="separate"/>
          </w:r>
          <w:r>
            <w:rPr>
              <w:noProof/>
              <w:webHidden/>
            </w:rPr>
            <w:t>12</w:t>
          </w:r>
          <w:ins w:author="Unknown" w:date="2021-08-01T14:57:00Z" w:id="103">
            <w:r w:rsidRPr="23E5B029">
              <w:rPr>
                <w:noProof/>
              </w:rPr>
              <w:fldChar w:fldCharType="end"/>
            </w:r>
            <w:r w:rsidRPr="23E5B029">
              <w:rPr>
                <w:rStyle w:val="Hyperlink"/>
                <w:noProof/>
              </w:rPr>
              <w:fldChar w:fldCharType="end"/>
            </w:r>
          </w:ins>
        </w:p>
        <w:p w:rsidR="007F4EE9" w:rsidP="23E5B029" w:rsidRDefault="007F4EE9" w14:paraId="6AA7F041" w14:textId="1BB5569E">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04">
            <w:r w:rsidRPr="23E5B029">
              <w:rPr>
                <w:rStyle w:val="Hyperlink"/>
                <w:noProof/>
              </w:rPr>
              <w:fldChar w:fldCharType="begin"/>
            </w:r>
            <w:r w:rsidRPr="23E5B029">
              <w:rPr>
                <w:rStyle w:val="Hyperlink"/>
                <w:noProof/>
              </w:rPr>
              <w:instrText xml:space="preserve"> </w:instrText>
            </w:r>
            <w:r w:rsidRPr="23E5B029">
              <w:rPr>
                <w:noProof/>
              </w:rPr>
              <w:instrText>HYPERLINK \l "_Toc78722313"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4.4.1</w:t>
          </w:r>
          <w:ins w:author="Unknown" w:date="2021-08-01T14:57:00Z" w:id="105">
            <w:r>
              <w:tab/>
            </w:r>
          </w:ins>
          <w:r w:rsidRPr="00EB505A">
            <w:rPr>
              <w:rStyle w:val="Hyperlink"/>
              <w:noProof/>
            </w:rPr>
            <w:t>Process</w:t>
          </w:r>
          <w:ins w:author="Unknown" w:date="2021-08-01T14:57:00Z" w:id="106">
            <w:r>
              <w:tab/>
            </w:r>
            <w:r w:rsidRPr="23E5B029">
              <w:rPr>
                <w:noProof/>
              </w:rPr>
              <w:fldChar w:fldCharType="begin"/>
            </w:r>
            <w:r w:rsidRPr="23E5B029">
              <w:rPr>
                <w:noProof/>
              </w:rPr>
              <w:instrText xml:space="preserve"> PAGEREF _Toc78722313 \h </w:instrText>
            </w:r>
          </w:ins>
          <w:r w:rsidRPr="23E5B029">
            <w:rPr>
              <w:noProof/>
            </w:rPr>
          </w:r>
          <w:r w:rsidRPr="23E5B029">
            <w:rPr>
              <w:noProof/>
            </w:rPr>
            <w:fldChar w:fldCharType="separate"/>
          </w:r>
          <w:r>
            <w:rPr>
              <w:noProof/>
              <w:webHidden/>
            </w:rPr>
            <w:t>12</w:t>
          </w:r>
          <w:ins w:author="Unknown" w:date="2021-08-01T14:57:00Z" w:id="107">
            <w:r w:rsidRPr="23E5B029">
              <w:rPr>
                <w:noProof/>
              </w:rPr>
              <w:fldChar w:fldCharType="end"/>
            </w:r>
            <w:r w:rsidRPr="23E5B029">
              <w:rPr>
                <w:rStyle w:val="Hyperlink"/>
                <w:noProof/>
              </w:rPr>
              <w:fldChar w:fldCharType="end"/>
            </w:r>
          </w:ins>
        </w:p>
        <w:p w:rsidR="007F4EE9" w:rsidP="23E5B029" w:rsidRDefault="007F4EE9" w14:paraId="47B8CC19" w14:textId="401A2790">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08">
            <w:r w:rsidRPr="23E5B029">
              <w:rPr>
                <w:rStyle w:val="Hyperlink"/>
                <w:noProof/>
              </w:rPr>
              <w:fldChar w:fldCharType="begin"/>
            </w:r>
            <w:r w:rsidRPr="23E5B029">
              <w:rPr>
                <w:rStyle w:val="Hyperlink"/>
                <w:noProof/>
              </w:rPr>
              <w:instrText xml:space="preserve"> </w:instrText>
            </w:r>
            <w:r w:rsidRPr="23E5B029">
              <w:rPr>
                <w:noProof/>
              </w:rPr>
              <w:instrText>HYPERLINK \l "_Toc78722314"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4.4.2</w:t>
          </w:r>
          <w:ins w:author="Unknown" w:date="2021-08-01T14:57:00Z" w:id="109">
            <w:r>
              <w:tab/>
            </w:r>
          </w:ins>
          <w:r w:rsidRPr="00EB505A">
            <w:rPr>
              <w:rStyle w:val="Hyperlink"/>
              <w:noProof/>
            </w:rPr>
            <w:t>CAB Members – Governance &amp; full Lifecycle Stakeholders</w:t>
          </w:r>
          <w:ins w:author="Unknown" w:date="2021-08-01T14:57:00Z" w:id="110">
            <w:r>
              <w:tab/>
            </w:r>
            <w:r w:rsidRPr="23E5B029">
              <w:rPr>
                <w:noProof/>
              </w:rPr>
              <w:fldChar w:fldCharType="begin"/>
            </w:r>
            <w:r w:rsidRPr="23E5B029">
              <w:rPr>
                <w:noProof/>
              </w:rPr>
              <w:instrText xml:space="preserve"> PAGEREF _Toc78722314 \h </w:instrText>
            </w:r>
          </w:ins>
          <w:r w:rsidRPr="23E5B029">
            <w:rPr>
              <w:noProof/>
            </w:rPr>
          </w:r>
          <w:r w:rsidRPr="23E5B029">
            <w:rPr>
              <w:noProof/>
            </w:rPr>
            <w:fldChar w:fldCharType="separate"/>
          </w:r>
          <w:r>
            <w:rPr>
              <w:noProof/>
              <w:webHidden/>
            </w:rPr>
            <w:t>13</w:t>
          </w:r>
          <w:ins w:author="Unknown" w:date="2021-08-01T14:57:00Z" w:id="111">
            <w:r w:rsidRPr="23E5B029">
              <w:rPr>
                <w:noProof/>
              </w:rPr>
              <w:fldChar w:fldCharType="end"/>
            </w:r>
            <w:r w:rsidRPr="23E5B029">
              <w:rPr>
                <w:rStyle w:val="Hyperlink"/>
                <w:noProof/>
              </w:rPr>
              <w:fldChar w:fldCharType="end"/>
            </w:r>
          </w:ins>
        </w:p>
        <w:p w:rsidR="007F4EE9" w:rsidP="23E5B029" w:rsidRDefault="007F4EE9" w14:paraId="177AB6CC" w14:textId="1EB8BB05">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12">
            <w:r w:rsidRPr="23E5B029">
              <w:rPr>
                <w:rStyle w:val="Hyperlink"/>
                <w:noProof/>
              </w:rPr>
              <w:fldChar w:fldCharType="begin"/>
            </w:r>
            <w:r w:rsidRPr="23E5B029">
              <w:rPr>
                <w:rStyle w:val="Hyperlink"/>
                <w:noProof/>
              </w:rPr>
              <w:instrText xml:space="preserve"> </w:instrText>
            </w:r>
            <w:r w:rsidRPr="23E5B029">
              <w:rPr>
                <w:noProof/>
              </w:rPr>
              <w:instrText>HYPERLINK \l "_Toc78722315"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w:t>
          </w:r>
          <w:ins w:author="Unknown" w:date="2021-08-01T14:57:00Z" w:id="113">
            <w:r>
              <w:tab/>
            </w:r>
          </w:ins>
          <w:r w:rsidRPr="00EB505A">
            <w:rPr>
              <w:rStyle w:val="Hyperlink"/>
              <w:noProof/>
            </w:rPr>
            <w:t>Deliverables and Sequencing</w:t>
          </w:r>
          <w:ins w:author="Unknown" w:date="2021-08-01T14:57:00Z" w:id="114">
            <w:r>
              <w:tab/>
            </w:r>
            <w:r w:rsidRPr="23E5B029">
              <w:rPr>
                <w:noProof/>
              </w:rPr>
              <w:fldChar w:fldCharType="begin"/>
            </w:r>
            <w:r w:rsidRPr="23E5B029">
              <w:rPr>
                <w:noProof/>
              </w:rPr>
              <w:instrText xml:space="preserve"> PAGEREF _Toc78722315 \h </w:instrText>
            </w:r>
          </w:ins>
          <w:r w:rsidRPr="23E5B029">
            <w:rPr>
              <w:noProof/>
            </w:rPr>
          </w:r>
          <w:r w:rsidRPr="23E5B029">
            <w:rPr>
              <w:noProof/>
            </w:rPr>
            <w:fldChar w:fldCharType="separate"/>
          </w:r>
          <w:r>
            <w:rPr>
              <w:noProof/>
              <w:webHidden/>
            </w:rPr>
            <w:t>19</w:t>
          </w:r>
          <w:ins w:author="Unknown" w:date="2021-08-01T14:57:00Z" w:id="115">
            <w:r w:rsidRPr="23E5B029">
              <w:rPr>
                <w:noProof/>
              </w:rPr>
              <w:fldChar w:fldCharType="end"/>
            </w:r>
            <w:r w:rsidRPr="23E5B029">
              <w:rPr>
                <w:rStyle w:val="Hyperlink"/>
                <w:noProof/>
              </w:rPr>
              <w:fldChar w:fldCharType="end"/>
            </w:r>
          </w:ins>
        </w:p>
        <w:p w:rsidR="007F4EE9" w:rsidP="23E5B029" w:rsidRDefault="007F4EE9" w14:paraId="59C3702C" w14:textId="78515EAF">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16">
            <w:r w:rsidRPr="23E5B029">
              <w:rPr>
                <w:rStyle w:val="Hyperlink"/>
                <w:noProof/>
              </w:rPr>
              <w:fldChar w:fldCharType="begin"/>
            </w:r>
            <w:r w:rsidRPr="23E5B029">
              <w:rPr>
                <w:rStyle w:val="Hyperlink"/>
                <w:noProof/>
              </w:rPr>
              <w:instrText xml:space="preserve"> </w:instrText>
            </w:r>
            <w:r w:rsidRPr="23E5B029">
              <w:rPr>
                <w:noProof/>
              </w:rPr>
              <w:instrText>HYPERLINK \l "_Toc78722316"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5.1</w:t>
          </w:r>
          <w:ins w:author="Unknown" w:date="2021-08-01T14:57:00Z" w:id="117">
            <w:r>
              <w:tab/>
            </w:r>
          </w:ins>
          <w:r w:rsidRPr="00EB505A">
            <w:rPr>
              <w:rStyle w:val="Hyperlink"/>
              <w:noProof/>
            </w:rPr>
            <w:t>Objective</w:t>
          </w:r>
          <w:ins w:author="Unknown" w:date="2021-08-01T14:57:00Z" w:id="118">
            <w:r>
              <w:tab/>
            </w:r>
            <w:r w:rsidRPr="23E5B029">
              <w:rPr>
                <w:noProof/>
              </w:rPr>
              <w:fldChar w:fldCharType="begin"/>
            </w:r>
            <w:r w:rsidRPr="23E5B029">
              <w:rPr>
                <w:noProof/>
              </w:rPr>
              <w:instrText xml:space="preserve"> PAGEREF _Toc78722316 \h </w:instrText>
            </w:r>
          </w:ins>
          <w:r w:rsidRPr="23E5B029">
            <w:rPr>
              <w:noProof/>
            </w:rPr>
          </w:r>
          <w:r w:rsidRPr="23E5B029">
            <w:rPr>
              <w:noProof/>
            </w:rPr>
            <w:fldChar w:fldCharType="separate"/>
          </w:r>
          <w:r>
            <w:rPr>
              <w:noProof/>
              <w:webHidden/>
            </w:rPr>
            <w:t>19</w:t>
          </w:r>
          <w:ins w:author="Unknown" w:date="2021-08-01T14:57:00Z" w:id="119">
            <w:r w:rsidRPr="23E5B029">
              <w:rPr>
                <w:noProof/>
              </w:rPr>
              <w:fldChar w:fldCharType="end"/>
            </w:r>
            <w:r w:rsidRPr="23E5B029">
              <w:rPr>
                <w:rStyle w:val="Hyperlink"/>
                <w:noProof/>
              </w:rPr>
              <w:fldChar w:fldCharType="end"/>
            </w:r>
          </w:ins>
        </w:p>
        <w:p w:rsidR="007F4EE9" w:rsidP="23E5B029" w:rsidRDefault="007F4EE9" w14:paraId="39B32D70" w14:textId="7DD0492C">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20">
            <w:r w:rsidRPr="23E5B029">
              <w:rPr>
                <w:rStyle w:val="Hyperlink"/>
                <w:noProof/>
              </w:rPr>
              <w:fldChar w:fldCharType="begin"/>
            </w:r>
            <w:r w:rsidRPr="23E5B029">
              <w:rPr>
                <w:rStyle w:val="Hyperlink"/>
                <w:noProof/>
              </w:rPr>
              <w:instrText xml:space="preserve"> </w:instrText>
            </w:r>
            <w:r w:rsidRPr="23E5B029">
              <w:rPr>
                <w:noProof/>
              </w:rPr>
              <w:instrText>HYPERLINK \l "_Toc78722317"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5.2</w:t>
          </w:r>
          <w:ins w:author="Unknown" w:date="2021-08-01T14:57:00Z" w:id="121">
            <w:r>
              <w:tab/>
            </w:r>
          </w:ins>
          <w:r w:rsidRPr="00EB505A">
            <w:rPr>
              <w:rStyle w:val="Hyperlink"/>
              <w:noProof/>
            </w:rPr>
            <w:t>Scheduling</w:t>
          </w:r>
          <w:ins w:author="Unknown" w:date="2021-08-01T14:57:00Z" w:id="122">
            <w:r>
              <w:tab/>
            </w:r>
            <w:r w:rsidRPr="23E5B029">
              <w:rPr>
                <w:noProof/>
              </w:rPr>
              <w:fldChar w:fldCharType="begin"/>
            </w:r>
            <w:r w:rsidRPr="23E5B029">
              <w:rPr>
                <w:noProof/>
              </w:rPr>
              <w:instrText xml:space="preserve"> PAGEREF _Toc78722317 \h </w:instrText>
            </w:r>
          </w:ins>
          <w:r w:rsidRPr="23E5B029">
            <w:rPr>
              <w:noProof/>
            </w:rPr>
          </w:r>
          <w:r w:rsidRPr="23E5B029">
            <w:rPr>
              <w:noProof/>
            </w:rPr>
            <w:fldChar w:fldCharType="separate"/>
          </w:r>
          <w:r>
            <w:rPr>
              <w:noProof/>
              <w:webHidden/>
            </w:rPr>
            <w:t>19</w:t>
          </w:r>
          <w:ins w:author="Unknown" w:date="2021-08-01T14:57:00Z" w:id="123">
            <w:r w:rsidRPr="23E5B029">
              <w:rPr>
                <w:noProof/>
              </w:rPr>
              <w:fldChar w:fldCharType="end"/>
            </w:r>
            <w:r w:rsidRPr="23E5B029">
              <w:rPr>
                <w:rStyle w:val="Hyperlink"/>
                <w:noProof/>
              </w:rPr>
              <w:fldChar w:fldCharType="end"/>
            </w:r>
          </w:ins>
        </w:p>
        <w:p w:rsidR="007F4EE9" w:rsidP="23E5B029" w:rsidRDefault="007F4EE9" w14:paraId="29E2F948" w14:textId="58AADB05">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24">
            <w:r w:rsidRPr="23E5B029">
              <w:rPr>
                <w:rStyle w:val="Hyperlink"/>
                <w:noProof/>
              </w:rPr>
              <w:fldChar w:fldCharType="begin"/>
            </w:r>
            <w:r w:rsidRPr="23E5B029">
              <w:rPr>
                <w:rStyle w:val="Hyperlink"/>
                <w:noProof/>
              </w:rPr>
              <w:instrText xml:space="preserve"> </w:instrText>
            </w:r>
            <w:r w:rsidRPr="23E5B029">
              <w:rPr>
                <w:noProof/>
              </w:rPr>
              <w:instrText>HYPERLINK \l "_Toc78722318"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5.3</w:t>
          </w:r>
          <w:ins w:author="Unknown" w:date="2021-08-01T14:57:00Z" w:id="125">
            <w:r>
              <w:tab/>
            </w:r>
          </w:ins>
          <w:r w:rsidRPr="00EB505A">
            <w:rPr>
              <w:rStyle w:val="Hyperlink"/>
              <w:noProof/>
            </w:rPr>
            <w:t>Design Services Engagement</w:t>
          </w:r>
          <w:ins w:author="Unknown" w:date="2021-08-01T14:57:00Z" w:id="126">
            <w:r>
              <w:tab/>
            </w:r>
            <w:r w:rsidRPr="23E5B029">
              <w:rPr>
                <w:noProof/>
              </w:rPr>
              <w:fldChar w:fldCharType="begin"/>
            </w:r>
            <w:r w:rsidRPr="23E5B029">
              <w:rPr>
                <w:noProof/>
              </w:rPr>
              <w:instrText xml:space="preserve"> PAGEREF _Toc78722318 \h </w:instrText>
            </w:r>
          </w:ins>
          <w:r w:rsidRPr="23E5B029">
            <w:rPr>
              <w:noProof/>
            </w:rPr>
          </w:r>
          <w:r w:rsidRPr="23E5B029">
            <w:rPr>
              <w:noProof/>
            </w:rPr>
            <w:fldChar w:fldCharType="separate"/>
          </w:r>
          <w:r>
            <w:rPr>
              <w:noProof/>
              <w:webHidden/>
            </w:rPr>
            <w:t>19</w:t>
          </w:r>
          <w:ins w:author="Unknown" w:date="2021-08-01T14:57:00Z" w:id="127">
            <w:r w:rsidRPr="23E5B029">
              <w:rPr>
                <w:noProof/>
              </w:rPr>
              <w:fldChar w:fldCharType="end"/>
            </w:r>
            <w:r w:rsidRPr="23E5B029">
              <w:rPr>
                <w:rStyle w:val="Hyperlink"/>
                <w:noProof/>
              </w:rPr>
              <w:fldChar w:fldCharType="end"/>
            </w:r>
          </w:ins>
        </w:p>
        <w:p w:rsidR="007F4EE9" w:rsidP="23E5B029" w:rsidRDefault="007F4EE9" w14:paraId="0381FF99" w14:textId="3C929B74">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28">
            <w:r w:rsidRPr="23E5B029">
              <w:rPr>
                <w:rStyle w:val="Hyperlink"/>
                <w:noProof/>
              </w:rPr>
              <w:fldChar w:fldCharType="begin"/>
            </w:r>
            <w:r w:rsidRPr="23E5B029">
              <w:rPr>
                <w:rStyle w:val="Hyperlink"/>
                <w:noProof/>
              </w:rPr>
              <w:instrText xml:space="preserve"> </w:instrText>
            </w:r>
            <w:r w:rsidRPr="23E5B029">
              <w:rPr>
                <w:noProof/>
              </w:rPr>
              <w:instrText>HYPERLINK \l "_Toc78722319"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US"/>
            </w:rPr>
            <w:t>5.3.1</w:t>
          </w:r>
          <w:ins w:author="Unknown" w:date="2021-08-01T14:57:00Z" w:id="129">
            <w:r>
              <w:tab/>
            </w:r>
          </w:ins>
          <w:r w:rsidRPr="00EB505A">
            <w:rPr>
              <w:rStyle w:val="Hyperlink"/>
              <w:noProof/>
              <w:lang w:val="en-US"/>
            </w:rPr>
            <w:t>Solution Architecture Description (SAD) Deliverable</w:t>
          </w:r>
          <w:ins w:author="Unknown" w:date="2021-08-01T14:57:00Z" w:id="130">
            <w:r>
              <w:tab/>
            </w:r>
            <w:r w:rsidRPr="23E5B029">
              <w:rPr>
                <w:noProof/>
              </w:rPr>
              <w:fldChar w:fldCharType="begin"/>
            </w:r>
            <w:r w:rsidRPr="23E5B029">
              <w:rPr>
                <w:noProof/>
              </w:rPr>
              <w:instrText xml:space="preserve"> PAGEREF _Toc78722319 \h </w:instrText>
            </w:r>
          </w:ins>
          <w:r w:rsidRPr="23E5B029">
            <w:rPr>
              <w:noProof/>
            </w:rPr>
          </w:r>
          <w:r w:rsidRPr="23E5B029">
            <w:rPr>
              <w:noProof/>
            </w:rPr>
            <w:fldChar w:fldCharType="separate"/>
          </w:r>
          <w:r>
            <w:rPr>
              <w:noProof/>
              <w:webHidden/>
            </w:rPr>
            <w:t>19</w:t>
          </w:r>
          <w:ins w:author="Unknown" w:date="2021-08-01T14:57:00Z" w:id="131">
            <w:r w:rsidRPr="23E5B029">
              <w:rPr>
                <w:noProof/>
              </w:rPr>
              <w:fldChar w:fldCharType="end"/>
            </w:r>
            <w:r w:rsidRPr="23E5B029">
              <w:rPr>
                <w:rStyle w:val="Hyperlink"/>
                <w:noProof/>
              </w:rPr>
              <w:fldChar w:fldCharType="end"/>
            </w:r>
          </w:ins>
        </w:p>
        <w:p w:rsidR="007F4EE9" w:rsidP="23E5B029" w:rsidRDefault="007F4EE9" w14:paraId="2D374C27" w14:textId="529A6CDF">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32">
            <w:r w:rsidRPr="23E5B029">
              <w:rPr>
                <w:rStyle w:val="Hyperlink"/>
                <w:noProof/>
              </w:rPr>
              <w:fldChar w:fldCharType="begin"/>
            </w:r>
            <w:r w:rsidRPr="23E5B029">
              <w:rPr>
                <w:rStyle w:val="Hyperlink"/>
                <w:noProof/>
              </w:rPr>
              <w:instrText xml:space="preserve"> </w:instrText>
            </w:r>
            <w:r w:rsidRPr="23E5B029">
              <w:rPr>
                <w:noProof/>
              </w:rPr>
              <w:instrText>HYPERLINK \l "_Toc78722320"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US"/>
            </w:rPr>
            <w:t>5.3.2</w:t>
          </w:r>
          <w:ins w:author="Unknown" w:date="2021-08-01T14:57:00Z" w:id="133">
            <w:r>
              <w:tab/>
            </w:r>
          </w:ins>
          <w:r w:rsidRPr="00EB505A">
            <w:rPr>
              <w:rStyle w:val="Hyperlink"/>
              <w:noProof/>
              <w:lang w:val="en-US"/>
            </w:rPr>
            <w:t>Solution Architecture Description Summary (SADS) Deliverable</w:t>
          </w:r>
          <w:ins w:author="Unknown" w:date="2021-08-01T14:57:00Z" w:id="134">
            <w:r>
              <w:tab/>
            </w:r>
            <w:r w:rsidRPr="23E5B029">
              <w:rPr>
                <w:noProof/>
              </w:rPr>
              <w:fldChar w:fldCharType="begin"/>
            </w:r>
            <w:r w:rsidRPr="23E5B029">
              <w:rPr>
                <w:noProof/>
              </w:rPr>
              <w:instrText xml:space="preserve"> PAGEREF _Toc78722320 \h </w:instrText>
            </w:r>
          </w:ins>
          <w:r w:rsidRPr="23E5B029">
            <w:rPr>
              <w:noProof/>
            </w:rPr>
          </w:r>
          <w:r w:rsidRPr="23E5B029">
            <w:rPr>
              <w:noProof/>
            </w:rPr>
            <w:fldChar w:fldCharType="separate"/>
          </w:r>
          <w:r>
            <w:rPr>
              <w:noProof/>
              <w:webHidden/>
            </w:rPr>
            <w:t>19</w:t>
          </w:r>
          <w:ins w:author="Unknown" w:date="2021-08-01T14:57:00Z" w:id="135">
            <w:r w:rsidRPr="23E5B029">
              <w:rPr>
                <w:noProof/>
              </w:rPr>
              <w:fldChar w:fldCharType="end"/>
            </w:r>
            <w:r w:rsidRPr="23E5B029">
              <w:rPr>
                <w:rStyle w:val="Hyperlink"/>
                <w:noProof/>
              </w:rPr>
              <w:fldChar w:fldCharType="end"/>
            </w:r>
          </w:ins>
        </w:p>
        <w:p w:rsidR="007F4EE9" w:rsidP="23E5B029" w:rsidRDefault="007F4EE9" w14:paraId="3D713728" w14:textId="26A35B78">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36">
            <w:r w:rsidRPr="23E5B029">
              <w:rPr>
                <w:rStyle w:val="Hyperlink"/>
                <w:noProof/>
              </w:rPr>
              <w:fldChar w:fldCharType="begin"/>
            </w:r>
            <w:r w:rsidRPr="23E5B029">
              <w:rPr>
                <w:rStyle w:val="Hyperlink"/>
                <w:noProof/>
              </w:rPr>
              <w:instrText xml:space="preserve"> </w:instrText>
            </w:r>
            <w:r w:rsidRPr="23E5B029">
              <w:rPr>
                <w:noProof/>
              </w:rPr>
              <w:instrText>HYPERLINK \l "_Toc78722321"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5.3.3</w:t>
          </w:r>
          <w:ins w:author="Unknown" w:date="2021-08-01T14:57:00Z" w:id="137">
            <w:r>
              <w:tab/>
            </w:r>
          </w:ins>
          <w:r w:rsidRPr="00EB505A">
            <w:rPr>
              <w:rStyle w:val="Hyperlink"/>
              <w:noProof/>
            </w:rPr>
            <w:t>Data and Information Design Group (DIDG) Endorsement</w:t>
          </w:r>
          <w:ins w:author="Unknown" w:date="2021-08-01T14:57:00Z" w:id="138">
            <w:r>
              <w:tab/>
            </w:r>
            <w:r w:rsidRPr="23E5B029">
              <w:rPr>
                <w:noProof/>
              </w:rPr>
              <w:fldChar w:fldCharType="begin"/>
            </w:r>
            <w:r w:rsidRPr="23E5B029">
              <w:rPr>
                <w:noProof/>
              </w:rPr>
              <w:instrText xml:space="preserve"> PAGEREF _Toc78722321 \h </w:instrText>
            </w:r>
          </w:ins>
          <w:r w:rsidRPr="23E5B029">
            <w:rPr>
              <w:noProof/>
            </w:rPr>
          </w:r>
          <w:r w:rsidRPr="23E5B029">
            <w:rPr>
              <w:noProof/>
            </w:rPr>
            <w:fldChar w:fldCharType="separate"/>
          </w:r>
          <w:r>
            <w:rPr>
              <w:noProof/>
              <w:webHidden/>
            </w:rPr>
            <w:t>20</w:t>
          </w:r>
          <w:ins w:author="Unknown" w:date="2021-08-01T14:57:00Z" w:id="139">
            <w:r w:rsidRPr="23E5B029">
              <w:rPr>
                <w:noProof/>
              </w:rPr>
              <w:fldChar w:fldCharType="end"/>
            </w:r>
            <w:r w:rsidRPr="23E5B029">
              <w:rPr>
                <w:rStyle w:val="Hyperlink"/>
                <w:noProof/>
              </w:rPr>
              <w:fldChar w:fldCharType="end"/>
            </w:r>
          </w:ins>
        </w:p>
        <w:p w:rsidR="007F4EE9" w:rsidP="23E5B029" w:rsidRDefault="007F4EE9" w14:paraId="3B5DBBD8" w14:textId="3B90957E">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40">
            <w:r w:rsidRPr="23E5B029">
              <w:rPr>
                <w:rStyle w:val="Hyperlink"/>
                <w:noProof/>
              </w:rPr>
              <w:fldChar w:fldCharType="begin"/>
            </w:r>
            <w:r w:rsidRPr="23E5B029">
              <w:rPr>
                <w:rStyle w:val="Hyperlink"/>
                <w:noProof/>
              </w:rPr>
              <w:instrText xml:space="preserve"> </w:instrText>
            </w:r>
            <w:r w:rsidRPr="23E5B029">
              <w:rPr>
                <w:noProof/>
              </w:rPr>
              <w:instrText>HYPERLINK \l "_Toc78722322"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US"/>
            </w:rPr>
            <w:t>5.3.4</w:t>
          </w:r>
          <w:ins w:author="Unknown" w:date="2021-08-01T14:57:00Z" w:id="141">
            <w:r>
              <w:tab/>
            </w:r>
          </w:ins>
          <w:r w:rsidRPr="00EB505A">
            <w:rPr>
              <w:rStyle w:val="Hyperlink"/>
              <w:noProof/>
              <w:lang w:val="en-US"/>
            </w:rPr>
            <w:t>Technical Working Group (TWG) Endorsement</w:t>
          </w:r>
          <w:ins w:author="Unknown" w:date="2021-08-01T14:57:00Z" w:id="142">
            <w:r>
              <w:tab/>
            </w:r>
            <w:r w:rsidRPr="23E5B029">
              <w:rPr>
                <w:noProof/>
              </w:rPr>
              <w:fldChar w:fldCharType="begin"/>
            </w:r>
            <w:r w:rsidRPr="23E5B029">
              <w:rPr>
                <w:noProof/>
              </w:rPr>
              <w:instrText xml:space="preserve"> PAGEREF _Toc78722322 \h </w:instrText>
            </w:r>
          </w:ins>
          <w:r w:rsidRPr="23E5B029">
            <w:rPr>
              <w:noProof/>
            </w:rPr>
          </w:r>
          <w:r w:rsidRPr="23E5B029">
            <w:rPr>
              <w:noProof/>
            </w:rPr>
            <w:fldChar w:fldCharType="separate"/>
          </w:r>
          <w:r>
            <w:rPr>
              <w:noProof/>
              <w:webHidden/>
            </w:rPr>
            <w:t>20</w:t>
          </w:r>
          <w:ins w:author="Unknown" w:date="2021-08-01T14:57:00Z" w:id="143">
            <w:r w:rsidRPr="23E5B029">
              <w:rPr>
                <w:noProof/>
              </w:rPr>
              <w:fldChar w:fldCharType="end"/>
            </w:r>
            <w:r w:rsidRPr="23E5B029">
              <w:rPr>
                <w:rStyle w:val="Hyperlink"/>
                <w:noProof/>
              </w:rPr>
              <w:fldChar w:fldCharType="end"/>
            </w:r>
          </w:ins>
        </w:p>
        <w:p w:rsidR="007F4EE9" w:rsidP="23E5B029" w:rsidRDefault="007F4EE9" w14:paraId="15FC1DCB" w14:textId="5D8568C2">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44">
            <w:r w:rsidRPr="23E5B029">
              <w:rPr>
                <w:rStyle w:val="Hyperlink"/>
                <w:noProof/>
              </w:rPr>
              <w:fldChar w:fldCharType="begin"/>
            </w:r>
            <w:r w:rsidRPr="23E5B029">
              <w:rPr>
                <w:rStyle w:val="Hyperlink"/>
                <w:noProof/>
              </w:rPr>
              <w:instrText xml:space="preserve"> </w:instrText>
            </w:r>
            <w:r w:rsidRPr="23E5B029">
              <w:rPr>
                <w:noProof/>
              </w:rPr>
              <w:instrText>HYPERLINK \l "_Toc78722323"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5.3.5</w:t>
          </w:r>
          <w:ins w:author="Unknown" w:date="2021-08-01T14:57:00Z" w:id="145">
            <w:r>
              <w:tab/>
            </w:r>
          </w:ins>
          <w:r w:rsidRPr="00EB505A">
            <w:rPr>
              <w:rStyle w:val="Hyperlink"/>
              <w:noProof/>
            </w:rPr>
            <w:t>Technical Documentation (STD) Deliverables</w:t>
          </w:r>
          <w:ins w:author="Unknown" w:date="2021-08-01T14:57:00Z" w:id="146">
            <w:r>
              <w:tab/>
            </w:r>
            <w:r w:rsidRPr="23E5B029">
              <w:rPr>
                <w:noProof/>
              </w:rPr>
              <w:fldChar w:fldCharType="begin"/>
            </w:r>
            <w:r w:rsidRPr="23E5B029">
              <w:rPr>
                <w:noProof/>
              </w:rPr>
              <w:instrText xml:space="preserve"> PAGEREF _Toc78722323 \h </w:instrText>
            </w:r>
          </w:ins>
          <w:r w:rsidRPr="23E5B029">
            <w:rPr>
              <w:noProof/>
            </w:rPr>
          </w:r>
          <w:r w:rsidRPr="23E5B029">
            <w:rPr>
              <w:noProof/>
            </w:rPr>
            <w:fldChar w:fldCharType="separate"/>
          </w:r>
          <w:r>
            <w:rPr>
              <w:noProof/>
              <w:webHidden/>
            </w:rPr>
            <w:t>20</w:t>
          </w:r>
          <w:ins w:author="Unknown" w:date="2021-08-01T14:57:00Z" w:id="147">
            <w:r w:rsidRPr="23E5B029">
              <w:rPr>
                <w:noProof/>
              </w:rPr>
              <w:fldChar w:fldCharType="end"/>
            </w:r>
            <w:r w:rsidRPr="23E5B029">
              <w:rPr>
                <w:rStyle w:val="Hyperlink"/>
                <w:noProof/>
              </w:rPr>
              <w:fldChar w:fldCharType="end"/>
            </w:r>
          </w:ins>
        </w:p>
        <w:p w:rsidR="007F4EE9" w:rsidP="23E5B029" w:rsidRDefault="007F4EE9" w14:paraId="040FC3CD" w14:textId="493A9B04">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48">
            <w:r w:rsidRPr="23E5B029">
              <w:rPr>
                <w:rStyle w:val="Hyperlink"/>
                <w:noProof/>
              </w:rPr>
              <w:fldChar w:fldCharType="begin"/>
            </w:r>
            <w:r w:rsidRPr="23E5B029">
              <w:rPr>
                <w:rStyle w:val="Hyperlink"/>
                <w:noProof/>
              </w:rPr>
              <w:instrText xml:space="preserve"> </w:instrText>
            </w:r>
            <w:r w:rsidRPr="23E5B029">
              <w:rPr>
                <w:noProof/>
              </w:rPr>
              <w:instrText>HYPERLINK \l "_Toc78722324"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5.4</w:t>
          </w:r>
          <w:ins w:author="Unknown" w:date="2021-08-01T14:57:00Z" w:id="149">
            <w:r>
              <w:tab/>
            </w:r>
          </w:ins>
          <w:r w:rsidRPr="00EB505A">
            <w:rPr>
              <w:rStyle w:val="Hyperlink"/>
              <w:noProof/>
            </w:rPr>
            <w:t>Deployment, Infrastructure and Operations Services Engagement</w:t>
          </w:r>
          <w:ins w:author="Unknown" w:date="2021-08-01T14:57:00Z" w:id="150">
            <w:r>
              <w:tab/>
            </w:r>
            <w:r w:rsidRPr="23E5B029">
              <w:rPr>
                <w:noProof/>
              </w:rPr>
              <w:fldChar w:fldCharType="begin"/>
            </w:r>
            <w:r w:rsidRPr="23E5B029">
              <w:rPr>
                <w:noProof/>
              </w:rPr>
              <w:instrText xml:space="preserve"> PAGEREF _Toc78722324 \h </w:instrText>
            </w:r>
          </w:ins>
          <w:r w:rsidRPr="23E5B029">
            <w:rPr>
              <w:noProof/>
            </w:rPr>
          </w:r>
          <w:r w:rsidRPr="23E5B029">
            <w:rPr>
              <w:noProof/>
            </w:rPr>
            <w:fldChar w:fldCharType="separate"/>
          </w:r>
          <w:r>
            <w:rPr>
              <w:noProof/>
              <w:webHidden/>
            </w:rPr>
            <w:t>20</w:t>
          </w:r>
          <w:ins w:author="Unknown" w:date="2021-08-01T14:57:00Z" w:id="151">
            <w:r w:rsidRPr="23E5B029">
              <w:rPr>
                <w:noProof/>
              </w:rPr>
              <w:fldChar w:fldCharType="end"/>
            </w:r>
            <w:r w:rsidRPr="23E5B029">
              <w:rPr>
                <w:rStyle w:val="Hyperlink"/>
                <w:noProof/>
              </w:rPr>
              <w:fldChar w:fldCharType="end"/>
            </w:r>
          </w:ins>
        </w:p>
        <w:p w:rsidR="007F4EE9" w:rsidP="23E5B029" w:rsidRDefault="007F4EE9" w14:paraId="6BD734C9" w14:textId="5A2999CC">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52">
            <w:r w:rsidRPr="23E5B029">
              <w:rPr>
                <w:rStyle w:val="Hyperlink"/>
                <w:noProof/>
              </w:rPr>
              <w:fldChar w:fldCharType="begin"/>
            </w:r>
            <w:r w:rsidRPr="23E5B029">
              <w:rPr>
                <w:rStyle w:val="Hyperlink"/>
                <w:noProof/>
              </w:rPr>
              <w:instrText xml:space="preserve"> </w:instrText>
            </w:r>
            <w:r w:rsidRPr="23E5B029">
              <w:rPr>
                <w:noProof/>
              </w:rPr>
              <w:instrText>HYPERLINK \l "_Toc78722325"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5.4.1</w:t>
          </w:r>
          <w:ins w:author="Unknown" w:date="2021-08-01T14:57:00Z" w:id="153">
            <w:r>
              <w:tab/>
            </w:r>
          </w:ins>
          <w:r w:rsidRPr="00EB505A">
            <w:rPr>
              <w:rStyle w:val="Hyperlink"/>
              <w:noProof/>
            </w:rPr>
            <w:t>Application Lifecycle Management (ALM) Deliverable</w:t>
          </w:r>
          <w:ins w:author="Unknown" w:date="2021-08-01T14:57:00Z" w:id="154">
            <w:r>
              <w:tab/>
            </w:r>
            <w:r w:rsidRPr="23E5B029">
              <w:rPr>
                <w:noProof/>
              </w:rPr>
              <w:fldChar w:fldCharType="begin"/>
            </w:r>
            <w:r w:rsidRPr="23E5B029">
              <w:rPr>
                <w:noProof/>
              </w:rPr>
              <w:instrText xml:space="preserve"> PAGEREF _Toc78722325 \h </w:instrText>
            </w:r>
          </w:ins>
          <w:r w:rsidRPr="23E5B029">
            <w:rPr>
              <w:noProof/>
            </w:rPr>
          </w:r>
          <w:r w:rsidRPr="23E5B029">
            <w:rPr>
              <w:noProof/>
            </w:rPr>
            <w:fldChar w:fldCharType="separate"/>
          </w:r>
          <w:r>
            <w:rPr>
              <w:noProof/>
              <w:webHidden/>
            </w:rPr>
            <w:t>20</w:t>
          </w:r>
          <w:ins w:author="Unknown" w:date="2021-08-01T14:57:00Z" w:id="155">
            <w:r w:rsidRPr="23E5B029">
              <w:rPr>
                <w:noProof/>
              </w:rPr>
              <w:fldChar w:fldCharType="end"/>
            </w:r>
            <w:r w:rsidRPr="23E5B029">
              <w:rPr>
                <w:rStyle w:val="Hyperlink"/>
                <w:noProof/>
              </w:rPr>
              <w:fldChar w:fldCharType="end"/>
            </w:r>
          </w:ins>
        </w:p>
        <w:p w:rsidR="007F4EE9" w:rsidP="23E5B029" w:rsidRDefault="007F4EE9" w14:paraId="3A10EE64" w14:textId="694170A4">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56">
            <w:r w:rsidRPr="23E5B029">
              <w:rPr>
                <w:rStyle w:val="Hyperlink"/>
                <w:noProof/>
              </w:rPr>
              <w:fldChar w:fldCharType="begin"/>
            </w:r>
            <w:r w:rsidRPr="23E5B029">
              <w:rPr>
                <w:rStyle w:val="Hyperlink"/>
                <w:noProof/>
              </w:rPr>
              <w:instrText xml:space="preserve"> </w:instrText>
            </w:r>
            <w:r w:rsidRPr="23E5B029">
              <w:rPr>
                <w:noProof/>
              </w:rPr>
              <w:instrText>HYPERLINK \l "_Toc78722326"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5.4.2</w:t>
          </w:r>
          <w:ins w:author="Unknown" w:date="2021-08-01T14:57:00Z" w:id="157">
            <w:r>
              <w:tab/>
            </w:r>
          </w:ins>
          <w:r w:rsidRPr="00EB505A">
            <w:rPr>
              <w:rStyle w:val="Hyperlink"/>
              <w:noProof/>
            </w:rPr>
            <w:t>Idempotent Infrastructure Environment Provisioning</w:t>
          </w:r>
          <w:ins w:author="Unknown" w:date="2021-08-01T14:57:00Z" w:id="158">
            <w:r>
              <w:tab/>
            </w:r>
            <w:r w:rsidRPr="23E5B029">
              <w:rPr>
                <w:noProof/>
              </w:rPr>
              <w:fldChar w:fldCharType="begin"/>
            </w:r>
            <w:r w:rsidRPr="23E5B029">
              <w:rPr>
                <w:noProof/>
              </w:rPr>
              <w:instrText xml:space="preserve"> PAGEREF _Toc78722326 \h </w:instrText>
            </w:r>
          </w:ins>
          <w:r w:rsidRPr="23E5B029">
            <w:rPr>
              <w:noProof/>
            </w:rPr>
          </w:r>
          <w:r w:rsidRPr="23E5B029">
            <w:rPr>
              <w:noProof/>
            </w:rPr>
            <w:fldChar w:fldCharType="separate"/>
          </w:r>
          <w:r>
            <w:rPr>
              <w:noProof/>
              <w:webHidden/>
            </w:rPr>
            <w:t>21</w:t>
          </w:r>
          <w:ins w:author="Unknown" w:date="2021-08-01T14:57:00Z" w:id="159">
            <w:r w:rsidRPr="23E5B029">
              <w:rPr>
                <w:noProof/>
              </w:rPr>
              <w:fldChar w:fldCharType="end"/>
            </w:r>
            <w:r w:rsidRPr="23E5B029">
              <w:rPr>
                <w:rStyle w:val="Hyperlink"/>
                <w:noProof/>
              </w:rPr>
              <w:fldChar w:fldCharType="end"/>
            </w:r>
          </w:ins>
        </w:p>
        <w:p w:rsidR="007F4EE9" w:rsidP="23E5B029" w:rsidRDefault="007F4EE9" w14:paraId="36965768" w14:textId="2AE76887">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60">
            <w:r w:rsidRPr="23E5B029">
              <w:rPr>
                <w:rStyle w:val="Hyperlink"/>
                <w:noProof/>
              </w:rPr>
              <w:fldChar w:fldCharType="begin"/>
            </w:r>
            <w:r w:rsidRPr="23E5B029">
              <w:rPr>
                <w:rStyle w:val="Hyperlink"/>
                <w:noProof/>
              </w:rPr>
              <w:instrText xml:space="preserve"> </w:instrText>
            </w:r>
            <w:r w:rsidRPr="23E5B029">
              <w:rPr>
                <w:noProof/>
              </w:rPr>
              <w:instrText>HYPERLINK \l "_Toc78722327"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5.4.3</w:t>
          </w:r>
          <w:ins w:author="Unknown" w:date="2021-08-01T14:57:00Z" w:id="161">
            <w:r>
              <w:tab/>
            </w:r>
          </w:ins>
          <w:r w:rsidRPr="00EB505A">
            <w:rPr>
              <w:rStyle w:val="Hyperlink"/>
              <w:noProof/>
            </w:rPr>
            <w:t>Idempotent Data Management Automation Deliverable</w:t>
          </w:r>
          <w:ins w:author="Unknown" w:date="2021-08-01T14:57:00Z" w:id="162">
            <w:r>
              <w:tab/>
            </w:r>
            <w:r w:rsidRPr="23E5B029">
              <w:rPr>
                <w:noProof/>
              </w:rPr>
              <w:fldChar w:fldCharType="begin"/>
            </w:r>
            <w:r w:rsidRPr="23E5B029">
              <w:rPr>
                <w:noProof/>
              </w:rPr>
              <w:instrText xml:space="preserve"> PAGEREF _Toc78722327 \h </w:instrText>
            </w:r>
          </w:ins>
          <w:r w:rsidRPr="23E5B029">
            <w:rPr>
              <w:noProof/>
            </w:rPr>
          </w:r>
          <w:r w:rsidRPr="23E5B029">
            <w:rPr>
              <w:noProof/>
            </w:rPr>
            <w:fldChar w:fldCharType="separate"/>
          </w:r>
          <w:r>
            <w:rPr>
              <w:noProof/>
              <w:webHidden/>
            </w:rPr>
            <w:t>21</w:t>
          </w:r>
          <w:ins w:author="Unknown" w:date="2021-08-01T14:57:00Z" w:id="163">
            <w:r w:rsidRPr="23E5B029">
              <w:rPr>
                <w:noProof/>
              </w:rPr>
              <w:fldChar w:fldCharType="end"/>
            </w:r>
            <w:r w:rsidRPr="23E5B029">
              <w:rPr>
                <w:rStyle w:val="Hyperlink"/>
                <w:noProof/>
              </w:rPr>
              <w:fldChar w:fldCharType="end"/>
            </w:r>
          </w:ins>
        </w:p>
        <w:p w:rsidR="007F4EE9" w:rsidP="23E5B029" w:rsidRDefault="007F4EE9" w14:paraId="40A40BE5" w14:textId="5BEA83C2">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64">
            <w:r w:rsidRPr="23E5B029">
              <w:rPr>
                <w:rStyle w:val="Hyperlink"/>
                <w:noProof/>
              </w:rPr>
              <w:fldChar w:fldCharType="begin"/>
            </w:r>
            <w:r w:rsidRPr="23E5B029">
              <w:rPr>
                <w:rStyle w:val="Hyperlink"/>
                <w:noProof/>
              </w:rPr>
              <w:instrText xml:space="preserve"> </w:instrText>
            </w:r>
            <w:r w:rsidRPr="23E5B029">
              <w:rPr>
                <w:noProof/>
              </w:rPr>
              <w:instrText>HYPERLINK \l "_Toc78722328"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5.5</w:t>
          </w:r>
          <w:ins w:author="Unknown" w:date="2021-08-01T14:57:00Z" w:id="165">
            <w:r>
              <w:tab/>
            </w:r>
          </w:ins>
          <w:r w:rsidRPr="00EB505A">
            <w:rPr>
              <w:rStyle w:val="Hyperlink"/>
              <w:noProof/>
            </w:rPr>
            <w:t>Data Services Engagement</w:t>
          </w:r>
          <w:ins w:author="Unknown" w:date="2021-08-01T14:57:00Z" w:id="166">
            <w:r>
              <w:tab/>
            </w:r>
            <w:r w:rsidRPr="23E5B029">
              <w:rPr>
                <w:noProof/>
              </w:rPr>
              <w:fldChar w:fldCharType="begin"/>
            </w:r>
            <w:r w:rsidRPr="23E5B029">
              <w:rPr>
                <w:noProof/>
              </w:rPr>
              <w:instrText xml:space="preserve"> PAGEREF _Toc78722328 \h </w:instrText>
            </w:r>
          </w:ins>
          <w:r w:rsidRPr="23E5B029">
            <w:rPr>
              <w:noProof/>
            </w:rPr>
          </w:r>
          <w:r w:rsidRPr="23E5B029">
            <w:rPr>
              <w:noProof/>
            </w:rPr>
            <w:fldChar w:fldCharType="separate"/>
          </w:r>
          <w:r>
            <w:rPr>
              <w:noProof/>
              <w:webHidden/>
            </w:rPr>
            <w:t>21</w:t>
          </w:r>
          <w:ins w:author="Unknown" w:date="2021-08-01T14:57:00Z" w:id="167">
            <w:r w:rsidRPr="23E5B029">
              <w:rPr>
                <w:noProof/>
              </w:rPr>
              <w:fldChar w:fldCharType="end"/>
            </w:r>
            <w:r w:rsidRPr="23E5B029">
              <w:rPr>
                <w:rStyle w:val="Hyperlink"/>
                <w:noProof/>
              </w:rPr>
              <w:fldChar w:fldCharType="end"/>
            </w:r>
          </w:ins>
        </w:p>
        <w:p w:rsidR="007F4EE9" w:rsidP="23E5B029" w:rsidRDefault="007F4EE9" w14:paraId="7069253B" w14:textId="7CE7FA6B">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68">
            <w:r w:rsidRPr="23E5B029">
              <w:rPr>
                <w:rStyle w:val="Hyperlink"/>
                <w:noProof/>
              </w:rPr>
              <w:fldChar w:fldCharType="begin"/>
            </w:r>
            <w:r w:rsidRPr="23E5B029">
              <w:rPr>
                <w:rStyle w:val="Hyperlink"/>
                <w:noProof/>
              </w:rPr>
              <w:instrText xml:space="preserve"> </w:instrText>
            </w:r>
            <w:r w:rsidRPr="23E5B029">
              <w:rPr>
                <w:noProof/>
              </w:rPr>
              <w:instrText>HYPERLINK \l "_Toc78722329"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5.5.1</w:t>
          </w:r>
          <w:ins w:author="Unknown" w:date="2021-08-01T14:57:00Z" w:id="169">
            <w:r>
              <w:tab/>
            </w:r>
          </w:ins>
          <w:r w:rsidRPr="00EB505A">
            <w:rPr>
              <w:rStyle w:val="Hyperlink"/>
              <w:noProof/>
            </w:rPr>
            <w:t>Information Classification Deliverable</w:t>
          </w:r>
          <w:ins w:author="Unknown" w:date="2021-08-01T14:57:00Z" w:id="170">
            <w:r>
              <w:tab/>
            </w:r>
            <w:r w:rsidRPr="23E5B029">
              <w:rPr>
                <w:noProof/>
              </w:rPr>
              <w:fldChar w:fldCharType="begin"/>
            </w:r>
            <w:r w:rsidRPr="23E5B029">
              <w:rPr>
                <w:noProof/>
              </w:rPr>
              <w:instrText xml:space="preserve"> PAGEREF _Toc78722329 \h </w:instrText>
            </w:r>
          </w:ins>
          <w:r w:rsidRPr="23E5B029">
            <w:rPr>
              <w:noProof/>
            </w:rPr>
          </w:r>
          <w:r w:rsidRPr="23E5B029">
            <w:rPr>
              <w:noProof/>
            </w:rPr>
            <w:fldChar w:fldCharType="separate"/>
          </w:r>
          <w:r>
            <w:rPr>
              <w:noProof/>
              <w:webHidden/>
            </w:rPr>
            <w:t>21</w:t>
          </w:r>
          <w:ins w:author="Unknown" w:date="2021-08-01T14:57:00Z" w:id="171">
            <w:r w:rsidRPr="23E5B029">
              <w:rPr>
                <w:noProof/>
              </w:rPr>
              <w:fldChar w:fldCharType="end"/>
            </w:r>
            <w:r w:rsidRPr="23E5B029">
              <w:rPr>
                <w:rStyle w:val="Hyperlink"/>
                <w:noProof/>
              </w:rPr>
              <w:fldChar w:fldCharType="end"/>
            </w:r>
          </w:ins>
        </w:p>
        <w:p w:rsidR="007F4EE9" w:rsidP="23E5B029" w:rsidRDefault="007F4EE9" w14:paraId="0CC64EDC" w14:textId="7CFD4FA9">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72">
            <w:r w:rsidRPr="23E5B029">
              <w:rPr>
                <w:rStyle w:val="Hyperlink"/>
                <w:noProof/>
              </w:rPr>
              <w:fldChar w:fldCharType="begin"/>
            </w:r>
            <w:r w:rsidRPr="23E5B029">
              <w:rPr>
                <w:rStyle w:val="Hyperlink"/>
                <w:noProof/>
              </w:rPr>
              <w:instrText xml:space="preserve"> </w:instrText>
            </w:r>
            <w:r w:rsidRPr="23E5B029">
              <w:rPr>
                <w:noProof/>
              </w:rPr>
              <w:instrText>HYPERLINK \l "_Toc78722330"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5.5.2</w:t>
          </w:r>
          <w:ins w:author="Unknown" w:date="2021-08-01T14:57:00Z" w:id="173">
            <w:r>
              <w:tab/>
            </w:r>
          </w:ins>
          <w:r w:rsidRPr="00EB505A">
            <w:rPr>
              <w:rStyle w:val="Hyperlink"/>
              <w:noProof/>
            </w:rPr>
            <w:t>Data Information Management Principles (DIMP) Alignment Deliverable</w:t>
          </w:r>
          <w:ins w:author="Unknown" w:date="2021-08-01T14:57:00Z" w:id="174">
            <w:r>
              <w:tab/>
            </w:r>
            <w:r w:rsidRPr="23E5B029">
              <w:rPr>
                <w:noProof/>
              </w:rPr>
              <w:fldChar w:fldCharType="begin"/>
            </w:r>
            <w:r w:rsidRPr="23E5B029">
              <w:rPr>
                <w:noProof/>
              </w:rPr>
              <w:instrText xml:space="preserve"> PAGEREF _Toc78722330 \h </w:instrText>
            </w:r>
          </w:ins>
          <w:r w:rsidRPr="23E5B029">
            <w:rPr>
              <w:noProof/>
            </w:rPr>
          </w:r>
          <w:r w:rsidRPr="23E5B029">
            <w:rPr>
              <w:noProof/>
            </w:rPr>
            <w:fldChar w:fldCharType="separate"/>
          </w:r>
          <w:r>
            <w:rPr>
              <w:noProof/>
              <w:webHidden/>
            </w:rPr>
            <w:t>22</w:t>
          </w:r>
          <w:ins w:author="Unknown" w:date="2021-08-01T14:57:00Z" w:id="175">
            <w:r w:rsidRPr="23E5B029">
              <w:rPr>
                <w:noProof/>
              </w:rPr>
              <w:fldChar w:fldCharType="end"/>
            </w:r>
            <w:r w:rsidRPr="23E5B029">
              <w:rPr>
                <w:rStyle w:val="Hyperlink"/>
                <w:noProof/>
              </w:rPr>
              <w:fldChar w:fldCharType="end"/>
            </w:r>
          </w:ins>
        </w:p>
        <w:p w:rsidR="007F4EE9" w:rsidP="23E5B029" w:rsidRDefault="007F4EE9" w14:paraId="2ECBFC4E" w14:textId="57377477">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76">
            <w:r w:rsidRPr="23E5B029">
              <w:rPr>
                <w:rStyle w:val="Hyperlink"/>
                <w:noProof/>
              </w:rPr>
              <w:fldChar w:fldCharType="begin"/>
            </w:r>
            <w:r w:rsidRPr="23E5B029">
              <w:rPr>
                <w:rStyle w:val="Hyperlink"/>
                <w:noProof/>
              </w:rPr>
              <w:instrText xml:space="preserve"> </w:instrText>
            </w:r>
            <w:r w:rsidRPr="23E5B029">
              <w:rPr>
                <w:noProof/>
              </w:rPr>
              <w:instrText>HYPERLINK \l "_Toc78722331"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5.5.3</w:t>
          </w:r>
          <w:ins w:author="Unknown" w:date="2021-08-01T14:57:00Z" w:id="177">
            <w:r>
              <w:tab/>
            </w:r>
          </w:ins>
          <w:r w:rsidRPr="00EB505A">
            <w:rPr>
              <w:rStyle w:val="Hyperlink"/>
              <w:noProof/>
            </w:rPr>
            <w:t>NZ Government Open Access &amp; Licensing (NZGOAL) Alignment Deliverable</w:t>
          </w:r>
          <w:ins w:author="Unknown" w:date="2021-08-01T14:57:00Z" w:id="178">
            <w:r>
              <w:tab/>
            </w:r>
            <w:r w:rsidRPr="23E5B029">
              <w:rPr>
                <w:noProof/>
              </w:rPr>
              <w:fldChar w:fldCharType="begin"/>
            </w:r>
            <w:r w:rsidRPr="23E5B029">
              <w:rPr>
                <w:noProof/>
              </w:rPr>
              <w:instrText xml:space="preserve"> PAGEREF _Toc78722331 \h </w:instrText>
            </w:r>
          </w:ins>
          <w:r w:rsidRPr="23E5B029">
            <w:rPr>
              <w:noProof/>
            </w:rPr>
          </w:r>
          <w:r w:rsidRPr="23E5B029">
            <w:rPr>
              <w:noProof/>
            </w:rPr>
            <w:fldChar w:fldCharType="separate"/>
          </w:r>
          <w:r>
            <w:rPr>
              <w:noProof/>
              <w:webHidden/>
            </w:rPr>
            <w:t>22</w:t>
          </w:r>
          <w:ins w:author="Unknown" w:date="2021-08-01T14:57:00Z" w:id="179">
            <w:r w:rsidRPr="23E5B029">
              <w:rPr>
                <w:noProof/>
              </w:rPr>
              <w:fldChar w:fldCharType="end"/>
            </w:r>
            <w:r w:rsidRPr="23E5B029">
              <w:rPr>
                <w:rStyle w:val="Hyperlink"/>
                <w:noProof/>
              </w:rPr>
              <w:fldChar w:fldCharType="end"/>
            </w:r>
          </w:ins>
        </w:p>
        <w:p w:rsidR="007F4EE9" w:rsidP="23E5B029" w:rsidRDefault="007F4EE9" w14:paraId="629B0085" w14:textId="119DFBD5">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80">
            <w:r w:rsidRPr="23E5B029">
              <w:rPr>
                <w:rStyle w:val="Hyperlink"/>
                <w:noProof/>
              </w:rPr>
              <w:fldChar w:fldCharType="begin"/>
            </w:r>
            <w:r w:rsidRPr="23E5B029">
              <w:rPr>
                <w:rStyle w:val="Hyperlink"/>
                <w:noProof/>
              </w:rPr>
              <w:instrText xml:space="preserve"> </w:instrText>
            </w:r>
            <w:r w:rsidRPr="23E5B029">
              <w:rPr>
                <w:noProof/>
              </w:rPr>
              <w:instrText>HYPERLINK \l "_Toc78722332"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5.6</w:t>
          </w:r>
          <w:ins w:author="Unknown" w:date="2021-08-01T14:57:00Z" w:id="181">
            <w:r>
              <w:tab/>
            </w:r>
          </w:ins>
          <w:r w:rsidRPr="00EB505A">
            <w:rPr>
              <w:rStyle w:val="Hyperlink"/>
              <w:noProof/>
            </w:rPr>
            <w:t>Privacy Office Engagement</w:t>
          </w:r>
          <w:ins w:author="Unknown" w:date="2021-08-01T14:57:00Z" w:id="182">
            <w:r>
              <w:tab/>
            </w:r>
            <w:r w:rsidRPr="23E5B029">
              <w:rPr>
                <w:noProof/>
              </w:rPr>
              <w:fldChar w:fldCharType="begin"/>
            </w:r>
            <w:r w:rsidRPr="23E5B029">
              <w:rPr>
                <w:noProof/>
              </w:rPr>
              <w:instrText xml:space="preserve"> PAGEREF _Toc78722332 \h </w:instrText>
            </w:r>
          </w:ins>
          <w:r w:rsidRPr="23E5B029">
            <w:rPr>
              <w:noProof/>
            </w:rPr>
          </w:r>
          <w:r w:rsidRPr="23E5B029">
            <w:rPr>
              <w:noProof/>
            </w:rPr>
            <w:fldChar w:fldCharType="separate"/>
          </w:r>
          <w:r>
            <w:rPr>
              <w:noProof/>
              <w:webHidden/>
            </w:rPr>
            <w:t>22</w:t>
          </w:r>
          <w:ins w:author="Unknown" w:date="2021-08-01T14:57:00Z" w:id="183">
            <w:r w:rsidRPr="23E5B029">
              <w:rPr>
                <w:noProof/>
              </w:rPr>
              <w:fldChar w:fldCharType="end"/>
            </w:r>
            <w:r w:rsidRPr="23E5B029">
              <w:rPr>
                <w:rStyle w:val="Hyperlink"/>
                <w:noProof/>
              </w:rPr>
              <w:fldChar w:fldCharType="end"/>
            </w:r>
          </w:ins>
        </w:p>
        <w:p w:rsidR="007F4EE9" w:rsidP="23E5B029" w:rsidRDefault="007F4EE9" w14:paraId="6F6FD364" w14:textId="0897BADB">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84">
            <w:r w:rsidRPr="23E5B029">
              <w:rPr>
                <w:rStyle w:val="Hyperlink"/>
                <w:noProof/>
              </w:rPr>
              <w:fldChar w:fldCharType="begin"/>
            </w:r>
            <w:r w:rsidRPr="23E5B029">
              <w:rPr>
                <w:rStyle w:val="Hyperlink"/>
                <w:noProof/>
              </w:rPr>
              <w:instrText xml:space="preserve"> </w:instrText>
            </w:r>
            <w:r w:rsidRPr="23E5B029">
              <w:rPr>
                <w:noProof/>
              </w:rPr>
              <w:instrText>HYPERLINK \l "_Toc78722333"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5.6.1</w:t>
          </w:r>
          <w:ins w:author="Unknown" w:date="2021-08-01T14:57:00Z" w:id="185">
            <w:r>
              <w:tab/>
            </w:r>
          </w:ins>
          <w:r w:rsidRPr="00EB505A">
            <w:rPr>
              <w:rStyle w:val="Hyperlink"/>
              <w:noProof/>
            </w:rPr>
            <w:t>Privacy Threshold Assessment (PTA)</w:t>
          </w:r>
          <w:ins w:author="Unknown" w:date="2021-08-01T14:57:00Z" w:id="186">
            <w:r>
              <w:tab/>
            </w:r>
            <w:r w:rsidRPr="23E5B029">
              <w:rPr>
                <w:noProof/>
              </w:rPr>
              <w:fldChar w:fldCharType="begin"/>
            </w:r>
            <w:r w:rsidRPr="23E5B029">
              <w:rPr>
                <w:noProof/>
              </w:rPr>
              <w:instrText xml:space="preserve"> PAGEREF _Toc78722333 \h </w:instrText>
            </w:r>
          </w:ins>
          <w:r w:rsidRPr="23E5B029">
            <w:rPr>
              <w:noProof/>
            </w:rPr>
          </w:r>
          <w:r w:rsidRPr="23E5B029">
            <w:rPr>
              <w:noProof/>
            </w:rPr>
            <w:fldChar w:fldCharType="separate"/>
          </w:r>
          <w:r>
            <w:rPr>
              <w:noProof/>
              <w:webHidden/>
            </w:rPr>
            <w:t>22</w:t>
          </w:r>
          <w:ins w:author="Unknown" w:date="2021-08-01T14:57:00Z" w:id="187">
            <w:r w:rsidRPr="23E5B029">
              <w:rPr>
                <w:noProof/>
              </w:rPr>
              <w:fldChar w:fldCharType="end"/>
            </w:r>
            <w:r w:rsidRPr="23E5B029">
              <w:rPr>
                <w:rStyle w:val="Hyperlink"/>
                <w:noProof/>
              </w:rPr>
              <w:fldChar w:fldCharType="end"/>
            </w:r>
          </w:ins>
        </w:p>
        <w:p w:rsidR="007F4EE9" w:rsidP="23E5B029" w:rsidRDefault="007F4EE9" w14:paraId="300DA4CE" w14:textId="66D61248">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88">
            <w:r w:rsidRPr="23E5B029">
              <w:rPr>
                <w:rStyle w:val="Hyperlink"/>
                <w:noProof/>
              </w:rPr>
              <w:fldChar w:fldCharType="begin"/>
            </w:r>
            <w:r w:rsidRPr="23E5B029">
              <w:rPr>
                <w:rStyle w:val="Hyperlink"/>
                <w:noProof/>
              </w:rPr>
              <w:instrText xml:space="preserve"> </w:instrText>
            </w:r>
            <w:r w:rsidRPr="23E5B029">
              <w:rPr>
                <w:noProof/>
              </w:rPr>
              <w:instrText>HYPERLINK \l "_Toc78722334"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5.6.2</w:t>
          </w:r>
          <w:ins w:author="Unknown" w:date="2021-08-01T14:57:00Z" w:id="189">
            <w:r>
              <w:tab/>
            </w:r>
          </w:ins>
          <w:r w:rsidRPr="00EB505A">
            <w:rPr>
              <w:rStyle w:val="Hyperlink"/>
              <w:noProof/>
            </w:rPr>
            <w:t>The Privacy Threshold Assessment (PTA)</w:t>
          </w:r>
          <w:ins w:author="Unknown" w:date="2021-08-01T14:57:00Z" w:id="190">
            <w:r>
              <w:tab/>
            </w:r>
            <w:r w:rsidRPr="23E5B029">
              <w:rPr>
                <w:noProof/>
              </w:rPr>
              <w:fldChar w:fldCharType="begin"/>
            </w:r>
            <w:r w:rsidRPr="23E5B029">
              <w:rPr>
                <w:noProof/>
              </w:rPr>
              <w:instrText xml:space="preserve"> PAGEREF _Toc78722334 \h </w:instrText>
            </w:r>
          </w:ins>
          <w:r w:rsidRPr="23E5B029">
            <w:rPr>
              <w:noProof/>
            </w:rPr>
          </w:r>
          <w:r w:rsidRPr="23E5B029">
            <w:rPr>
              <w:noProof/>
            </w:rPr>
            <w:fldChar w:fldCharType="separate"/>
          </w:r>
          <w:r>
            <w:rPr>
              <w:noProof/>
              <w:webHidden/>
            </w:rPr>
            <w:t>23</w:t>
          </w:r>
          <w:ins w:author="Unknown" w:date="2021-08-01T14:57:00Z" w:id="191">
            <w:r w:rsidRPr="23E5B029">
              <w:rPr>
                <w:noProof/>
              </w:rPr>
              <w:fldChar w:fldCharType="end"/>
            </w:r>
            <w:r w:rsidRPr="23E5B029">
              <w:rPr>
                <w:rStyle w:val="Hyperlink"/>
                <w:noProof/>
              </w:rPr>
              <w:fldChar w:fldCharType="end"/>
            </w:r>
          </w:ins>
        </w:p>
        <w:p w:rsidR="007F4EE9" w:rsidP="23E5B029" w:rsidRDefault="007F4EE9" w14:paraId="167847E2" w14:textId="50976DE4">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92">
            <w:r w:rsidRPr="23E5B029">
              <w:rPr>
                <w:rStyle w:val="Hyperlink"/>
                <w:noProof/>
              </w:rPr>
              <w:fldChar w:fldCharType="begin"/>
            </w:r>
            <w:r w:rsidRPr="23E5B029">
              <w:rPr>
                <w:rStyle w:val="Hyperlink"/>
                <w:noProof/>
              </w:rPr>
              <w:instrText xml:space="preserve"> </w:instrText>
            </w:r>
            <w:r w:rsidRPr="23E5B029">
              <w:rPr>
                <w:noProof/>
              </w:rPr>
              <w:instrText>HYPERLINK \l "_Toc78722335"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5.6.3</w:t>
          </w:r>
          <w:ins w:author="Unknown" w:date="2021-08-01T14:57:00Z" w:id="193">
            <w:r>
              <w:tab/>
            </w:r>
          </w:ins>
          <w:r w:rsidRPr="00EB505A">
            <w:rPr>
              <w:rStyle w:val="Hyperlink"/>
              <w:noProof/>
            </w:rPr>
            <w:t>Privacy Impact Assessment (PIA)</w:t>
          </w:r>
          <w:ins w:author="Unknown" w:date="2021-08-01T14:57:00Z" w:id="194">
            <w:r>
              <w:tab/>
            </w:r>
            <w:r w:rsidRPr="23E5B029">
              <w:rPr>
                <w:noProof/>
              </w:rPr>
              <w:fldChar w:fldCharType="begin"/>
            </w:r>
            <w:r w:rsidRPr="23E5B029">
              <w:rPr>
                <w:noProof/>
              </w:rPr>
              <w:instrText xml:space="preserve"> PAGEREF _Toc78722335 \h </w:instrText>
            </w:r>
          </w:ins>
          <w:r w:rsidRPr="23E5B029">
            <w:rPr>
              <w:noProof/>
            </w:rPr>
          </w:r>
          <w:r w:rsidRPr="23E5B029">
            <w:rPr>
              <w:noProof/>
            </w:rPr>
            <w:fldChar w:fldCharType="separate"/>
          </w:r>
          <w:r>
            <w:rPr>
              <w:noProof/>
              <w:webHidden/>
            </w:rPr>
            <w:t>23</w:t>
          </w:r>
          <w:ins w:author="Unknown" w:date="2021-08-01T14:57:00Z" w:id="195">
            <w:r w:rsidRPr="23E5B029">
              <w:rPr>
                <w:noProof/>
              </w:rPr>
              <w:fldChar w:fldCharType="end"/>
            </w:r>
            <w:r w:rsidRPr="23E5B029">
              <w:rPr>
                <w:rStyle w:val="Hyperlink"/>
                <w:noProof/>
              </w:rPr>
              <w:fldChar w:fldCharType="end"/>
            </w:r>
          </w:ins>
        </w:p>
        <w:p w:rsidR="007F4EE9" w:rsidP="23E5B029" w:rsidRDefault="007F4EE9" w14:paraId="1F6A62CC" w14:textId="741ED40E">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196">
            <w:r w:rsidRPr="23E5B029">
              <w:rPr>
                <w:rStyle w:val="Hyperlink"/>
                <w:noProof/>
              </w:rPr>
              <w:fldChar w:fldCharType="begin"/>
            </w:r>
            <w:r w:rsidRPr="23E5B029">
              <w:rPr>
                <w:rStyle w:val="Hyperlink"/>
                <w:noProof/>
              </w:rPr>
              <w:instrText xml:space="preserve"> </w:instrText>
            </w:r>
            <w:r w:rsidRPr="23E5B029">
              <w:rPr>
                <w:noProof/>
              </w:rPr>
              <w:instrText>HYPERLINK \l "_Toc78722336"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w:t>
          </w:r>
          <w:ins w:author="Unknown" w:date="2021-08-01T14:57:00Z" w:id="197">
            <w:r>
              <w:tab/>
            </w:r>
          </w:ins>
          <w:r w:rsidRPr="00EB505A">
            <w:rPr>
              <w:rStyle w:val="Hyperlink"/>
              <w:noProof/>
            </w:rPr>
            <w:t>Certification &amp; Assurance (C&amp;A) Services Engagement</w:t>
          </w:r>
          <w:ins w:author="Unknown" w:date="2021-08-01T14:57:00Z" w:id="198">
            <w:r>
              <w:tab/>
            </w:r>
            <w:r w:rsidRPr="23E5B029">
              <w:rPr>
                <w:noProof/>
              </w:rPr>
              <w:fldChar w:fldCharType="begin"/>
            </w:r>
            <w:r w:rsidRPr="23E5B029">
              <w:rPr>
                <w:noProof/>
              </w:rPr>
              <w:instrText xml:space="preserve"> PAGEREF _Toc78722336 \h </w:instrText>
            </w:r>
          </w:ins>
          <w:r w:rsidRPr="23E5B029">
            <w:rPr>
              <w:noProof/>
            </w:rPr>
          </w:r>
          <w:r w:rsidRPr="23E5B029">
            <w:rPr>
              <w:noProof/>
            </w:rPr>
            <w:fldChar w:fldCharType="separate"/>
          </w:r>
          <w:r>
            <w:rPr>
              <w:noProof/>
              <w:webHidden/>
            </w:rPr>
            <w:t>23</w:t>
          </w:r>
          <w:ins w:author="Unknown" w:date="2021-08-01T14:57:00Z" w:id="199">
            <w:r w:rsidRPr="23E5B029">
              <w:rPr>
                <w:noProof/>
              </w:rPr>
              <w:fldChar w:fldCharType="end"/>
            </w:r>
            <w:r w:rsidRPr="23E5B029">
              <w:rPr>
                <w:rStyle w:val="Hyperlink"/>
                <w:noProof/>
              </w:rPr>
              <w:fldChar w:fldCharType="end"/>
            </w:r>
          </w:ins>
        </w:p>
        <w:p w:rsidR="007F4EE9" w:rsidP="23E5B029" w:rsidRDefault="007F4EE9" w14:paraId="4F5D00B4" w14:textId="5839D76C">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00">
            <w:r w:rsidRPr="23E5B029">
              <w:rPr>
                <w:rStyle w:val="Hyperlink"/>
                <w:noProof/>
              </w:rPr>
              <w:fldChar w:fldCharType="begin"/>
            </w:r>
            <w:r w:rsidRPr="23E5B029">
              <w:rPr>
                <w:rStyle w:val="Hyperlink"/>
                <w:noProof/>
              </w:rPr>
              <w:instrText xml:space="preserve"> </w:instrText>
            </w:r>
            <w:r w:rsidRPr="23E5B029">
              <w:rPr>
                <w:noProof/>
              </w:rPr>
              <w:instrText>HYPERLINK \l "_Toc78722337"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5.7.1</w:t>
          </w:r>
          <w:ins w:author="Unknown" w:date="2021-08-01T14:57:00Z" w:id="201">
            <w:r>
              <w:tab/>
            </w:r>
          </w:ins>
          <w:r w:rsidRPr="00EB505A">
            <w:rPr>
              <w:rStyle w:val="Hyperlink"/>
              <w:noProof/>
              <w:lang w:val="en-AU"/>
            </w:rPr>
            <w:t>Scheduling</w:t>
          </w:r>
          <w:ins w:author="Unknown" w:date="2021-08-01T14:57:00Z" w:id="202">
            <w:r>
              <w:tab/>
            </w:r>
            <w:r w:rsidRPr="23E5B029">
              <w:rPr>
                <w:noProof/>
              </w:rPr>
              <w:fldChar w:fldCharType="begin"/>
            </w:r>
            <w:r w:rsidRPr="23E5B029">
              <w:rPr>
                <w:noProof/>
              </w:rPr>
              <w:instrText xml:space="preserve"> PAGEREF _Toc78722337 \h </w:instrText>
            </w:r>
          </w:ins>
          <w:r w:rsidRPr="23E5B029">
            <w:rPr>
              <w:noProof/>
            </w:rPr>
          </w:r>
          <w:r w:rsidRPr="23E5B029">
            <w:rPr>
              <w:noProof/>
            </w:rPr>
            <w:fldChar w:fldCharType="separate"/>
          </w:r>
          <w:r>
            <w:rPr>
              <w:noProof/>
              <w:webHidden/>
            </w:rPr>
            <w:t>23</w:t>
          </w:r>
          <w:ins w:author="Unknown" w:date="2021-08-01T14:57:00Z" w:id="203">
            <w:r w:rsidRPr="23E5B029">
              <w:rPr>
                <w:noProof/>
              </w:rPr>
              <w:fldChar w:fldCharType="end"/>
            </w:r>
            <w:r w:rsidRPr="23E5B029">
              <w:rPr>
                <w:rStyle w:val="Hyperlink"/>
                <w:noProof/>
              </w:rPr>
              <w:fldChar w:fldCharType="end"/>
            </w:r>
          </w:ins>
        </w:p>
        <w:p w:rsidR="007F4EE9" w:rsidP="23E5B029" w:rsidRDefault="007F4EE9" w14:paraId="3DF0D601" w14:textId="35536833">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04">
            <w:r w:rsidRPr="23E5B029">
              <w:rPr>
                <w:rStyle w:val="Hyperlink"/>
                <w:noProof/>
              </w:rPr>
              <w:fldChar w:fldCharType="begin"/>
            </w:r>
            <w:r w:rsidRPr="23E5B029">
              <w:rPr>
                <w:rStyle w:val="Hyperlink"/>
                <w:noProof/>
              </w:rPr>
              <w:instrText xml:space="preserve"> </w:instrText>
            </w:r>
            <w:r w:rsidRPr="23E5B029">
              <w:rPr>
                <w:noProof/>
              </w:rPr>
              <w:instrText>HYPERLINK \l "_Toc78722338"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AU"/>
            </w:rPr>
            <w:t>5.7.2</w:t>
          </w:r>
          <w:ins w:author="Unknown" w:date="2021-08-01T14:57:00Z" w:id="205">
            <w:r>
              <w:tab/>
            </w:r>
          </w:ins>
          <w:r w:rsidRPr="00EB505A">
            <w:rPr>
              <w:rStyle w:val="Hyperlink"/>
              <w:noProof/>
              <w:lang w:val="en-AU"/>
            </w:rPr>
            <w:t>Security Risk Assessment (SRA)</w:t>
          </w:r>
          <w:ins w:author="Unknown" w:date="2021-08-01T14:57:00Z" w:id="206">
            <w:r>
              <w:tab/>
            </w:r>
            <w:r w:rsidRPr="23E5B029">
              <w:rPr>
                <w:noProof/>
              </w:rPr>
              <w:fldChar w:fldCharType="begin"/>
            </w:r>
            <w:r w:rsidRPr="23E5B029">
              <w:rPr>
                <w:noProof/>
              </w:rPr>
              <w:instrText xml:space="preserve"> PAGEREF _Toc78722338 \h </w:instrText>
            </w:r>
          </w:ins>
          <w:r w:rsidRPr="23E5B029">
            <w:rPr>
              <w:noProof/>
            </w:rPr>
          </w:r>
          <w:r w:rsidRPr="23E5B029">
            <w:rPr>
              <w:noProof/>
            </w:rPr>
            <w:fldChar w:fldCharType="separate"/>
          </w:r>
          <w:r>
            <w:rPr>
              <w:noProof/>
              <w:webHidden/>
            </w:rPr>
            <w:t>23</w:t>
          </w:r>
          <w:ins w:author="Unknown" w:date="2021-08-01T14:57:00Z" w:id="207">
            <w:r w:rsidRPr="23E5B029">
              <w:rPr>
                <w:noProof/>
              </w:rPr>
              <w:fldChar w:fldCharType="end"/>
            </w:r>
            <w:r w:rsidRPr="23E5B029">
              <w:rPr>
                <w:rStyle w:val="Hyperlink"/>
                <w:noProof/>
              </w:rPr>
              <w:fldChar w:fldCharType="end"/>
            </w:r>
          </w:ins>
        </w:p>
        <w:p w:rsidR="007F4EE9" w:rsidP="23E5B029" w:rsidRDefault="007F4EE9" w14:paraId="5B4EAB52" w14:textId="20EB98C1">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08">
            <w:r w:rsidRPr="23E5B029">
              <w:rPr>
                <w:rStyle w:val="Hyperlink"/>
                <w:noProof/>
              </w:rPr>
              <w:fldChar w:fldCharType="begin"/>
            </w:r>
            <w:r w:rsidRPr="23E5B029">
              <w:rPr>
                <w:rStyle w:val="Hyperlink"/>
                <w:noProof/>
              </w:rPr>
              <w:instrText xml:space="preserve"> </w:instrText>
            </w:r>
            <w:r w:rsidRPr="23E5B029">
              <w:rPr>
                <w:noProof/>
              </w:rPr>
              <w:instrText>HYPERLINK \l "_Toc78722339"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5.7.3</w:t>
          </w:r>
          <w:ins w:author="Unknown" w:date="2021-08-01T14:57:00Z" w:id="209">
            <w:r>
              <w:tab/>
            </w:r>
          </w:ins>
          <w:r w:rsidRPr="00EB505A">
            <w:rPr>
              <w:rStyle w:val="Hyperlink"/>
              <w:noProof/>
            </w:rPr>
            <w:t>Technical Risk Assessment (TRA)</w:t>
          </w:r>
          <w:ins w:author="Unknown" w:date="2021-08-01T14:57:00Z" w:id="210">
            <w:r>
              <w:tab/>
            </w:r>
            <w:r w:rsidRPr="23E5B029">
              <w:rPr>
                <w:noProof/>
              </w:rPr>
              <w:fldChar w:fldCharType="begin"/>
            </w:r>
            <w:r w:rsidRPr="23E5B029">
              <w:rPr>
                <w:noProof/>
              </w:rPr>
              <w:instrText xml:space="preserve"> PAGEREF _Toc78722339 \h </w:instrText>
            </w:r>
          </w:ins>
          <w:r w:rsidRPr="23E5B029">
            <w:rPr>
              <w:noProof/>
            </w:rPr>
          </w:r>
          <w:r w:rsidRPr="23E5B029">
            <w:rPr>
              <w:noProof/>
            </w:rPr>
            <w:fldChar w:fldCharType="separate"/>
          </w:r>
          <w:r>
            <w:rPr>
              <w:noProof/>
              <w:webHidden/>
            </w:rPr>
            <w:t>24</w:t>
          </w:r>
          <w:ins w:author="Unknown" w:date="2021-08-01T14:57:00Z" w:id="211">
            <w:r w:rsidRPr="23E5B029">
              <w:rPr>
                <w:noProof/>
              </w:rPr>
              <w:fldChar w:fldCharType="end"/>
            </w:r>
            <w:r w:rsidRPr="23E5B029">
              <w:rPr>
                <w:rStyle w:val="Hyperlink"/>
                <w:noProof/>
              </w:rPr>
              <w:fldChar w:fldCharType="end"/>
            </w:r>
          </w:ins>
        </w:p>
        <w:p w:rsidR="007F4EE9" w:rsidP="23E5B029" w:rsidRDefault="007F4EE9" w14:paraId="740F4326" w14:textId="66561A33">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12">
            <w:r w:rsidRPr="23E5B029">
              <w:rPr>
                <w:rStyle w:val="Hyperlink"/>
                <w:noProof/>
              </w:rPr>
              <w:fldChar w:fldCharType="begin"/>
            </w:r>
            <w:r w:rsidRPr="23E5B029">
              <w:rPr>
                <w:rStyle w:val="Hyperlink"/>
                <w:noProof/>
              </w:rPr>
              <w:instrText xml:space="preserve"> </w:instrText>
            </w:r>
            <w:r w:rsidRPr="23E5B029">
              <w:rPr>
                <w:noProof/>
              </w:rPr>
              <w:instrText>HYPERLINK \l "_Toc78722340"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5.7.4</w:t>
          </w:r>
          <w:ins w:author="Unknown" w:date="2021-08-01T14:57:00Z" w:id="213">
            <w:r>
              <w:tab/>
            </w:r>
          </w:ins>
          <w:r w:rsidRPr="00EB505A">
            <w:rPr>
              <w:rStyle w:val="Hyperlink"/>
              <w:noProof/>
            </w:rPr>
            <w:t>Risk Mitigation</w:t>
          </w:r>
          <w:ins w:author="Unknown" w:date="2021-08-01T14:57:00Z" w:id="214">
            <w:r>
              <w:tab/>
            </w:r>
            <w:r w:rsidRPr="23E5B029">
              <w:rPr>
                <w:noProof/>
              </w:rPr>
              <w:fldChar w:fldCharType="begin"/>
            </w:r>
            <w:r w:rsidRPr="23E5B029">
              <w:rPr>
                <w:noProof/>
              </w:rPr>
              <w:instrText xml:space="preserve"> PAGEREF _Toc78722340 \h </w:instrText>
            </w:r>
          </w:ins>
          <w:r w:rsidRPr="23E5B029">
            <w:rPr>
              <w:noProof/>
            </w:rPr>
          </w:r>
          <w:r w:rsidRPr="23E5B029">
            <w:rPr>
              <w:noProof/>
            </w:rPr>
            <w:fldChar w:fldCharType="separate"/>
          </w:r>
          <w:r>
            <w:rPr>
              <w:noProof/>
              <w:webHidden/>
            </w:rPr>
            <w:t>24</w:t>
          </w:r>
          <w:ins w:author="Unknown" w:date="2021-08-01T14:57:00Z" w:id="215">
            <w:r w:rsidRPr="23E5B029">
              <w:rPr>
                <w:noProof/>
              </w:rPr>
              <w:fldChar w:fldCharType="end"/>
            </w:r>
            <w:r w:rsidRPr="23E5B029">
              <w:rPr>
                <w:rStyle w:val="Hyperlink"/>
                <w:noProof/>
              </w:rPr>
              <w:fldChar w:fldCharType="end"/>
            </w:r>
          </w:ins>
        </w:p>
        <w:p w:rsidR="007F4EE9" w:rsidP="23E5B029" w:rsidRDefault="007F4EE9" w14:paraId="08900B42" w14:textId="3650394B">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16">
            <w:r w:rsidRPr="23E5B029">
              <w:rPr>
                <w:rStyle w:val="Hyperlink"/>
                <w:noProof/>
              </w:rPr>
              <w:fldChar w:fldCharType="begin"/>
            </w:r>
            <w:r w:rsidRPr="23E5B029">
              <w:rPr>
                <w:rStyle w:val="Hyperlink"/>
                <w:noProof/>
              </w:rPr>
              <w:instrText xml:space="preserve"> </w:instrText>
            </w:r>
            <w:r w:rsidRPr="23E5B029">
              <w:rPr>
                <w:noProof/>
              </w:rPr>
              <w:instrText>HYPERLINK \l "_Toc78722341"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5.7.5</w:t>
          </w:r>
          <w:ins w:author="Unknown" w:date="2021-08-01T14:57:00Z" w:id="217">
            <w:r>
              <w:tab/>
            </w:r>
          </w:ins>
          <w:r w:rsidRPr="00EB505A">
            <w:rPr>
              <w:rStyle w:val="Hyperlink"/>
              <w:noProof/>
            </w:rPr>
            <w:t>Residual Risk</w:t>
          </w:r>
          <w:ins w:author="Unknown" w:date="2021-08-01T14:57:00Z" w:id="218">
            <w:r>
              <w:tab/>
            </w:r>
            <w:r w:rsidRPr="23E5B029">
              <w:rPr>
                <w:noProof/>
              </w:rPr>
              <w:fldChar w:fldCharType="begin"/>
            </w:r>
            <w:r w:rsidRPr="23E5B029">
              <w:rPr>
                <w:noProof/>
              </w:rPr>
              <w:instrText xml:space="preserve"> PAGEREF _Toc78722341 \h </w:instrText>
            </w:r>
          </w:ins>
          <w:r w:rsidRPr="23E5B029">
            <w:rPr>
              <w:noProof/>
            </w:rPr>
          </w:r>
          <w:r w:rsidRPr="23E5B029">
            <w:rPr>
              <w:noProof/>
            </w:rPr>
            <w:fldChar w:fldCharType="separate"/>
          </w:r>
          <w:r>
            <w:rPr>
              <w:noProof/>
              <w:webHidden/>
            </w:rPr>
            <w:t>25</w:t>
          </w:r>
          <w:ins w:author="Unknown" w:date="2021-08-01T14:57:00Z" w:id="219">
            <w:r w:rsidRPr="23E5B029">
              <w:rPr>
                <w:noProof/>
              </w:rPr>
              <w:fldChar w:fldCharType="end"/>
            </w:r>
            <w:r w:rsidRPr="23E5B029">
              <w:rPr>
                <w:rStyle w:val="Hyperlink"/>
                <w:noProof/>
              </w:rPr>
              <w:fldChar w:fldCharType="end"/>
            </w:r>
          </w:ins>
        </w:p>
        <w:p w:rsidR="007F4EE9" w:rsidP="23E5B029" w:rsidRDefault="007F4EE9" w14:paraId="190C9F99" w14:textId="796AC5EA">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20">
            <w:r w:rsidRPr="23E5B029">
              <w:rPr>
                <w:rStyle w:val="Hyperlink"/>
                <w:noProof/>
              </w:rPr>
              <w:fldChar w:fldCharType="begin"/>
            </w:r>
            <w:r w:rsidRPr="23E5B029">
              <w:rPr>
                <w:rStyle w:val="Hyperlink"/>
                <w:noProof/>
              </w:rPr>
              <w:instrText xml:space="preserve"> </w:instrText>
            </w:r>
            <w:r w:rsidRPr="23E5B029">
              <w:rPr>
                <w:noProof/>
              </w:rPr>
              <w:instrText>HYPERLINK \l "_Toc78722342"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AU"/>
            </w:rPr>
            <w:t>5.7.6</w:t>
          </w:r>
          <w:ins w:author="Unknown" w:date="2021-08-01T14:57:00Z" w:id="221">
            <w:r>
              <w:tab/>
            </w:r>
          </w:ins>
          <w:r w:rsidRPr="00EB505A">
            <w:rPr>
              <w:rStyle w:val="Hyperlink"/>
              <w:noProof/>
              <w:lang w:val="en-AU"/>
            </w:rPr>
            <w:t>Control Validation Plan (CVP)</w:t>
          </w:r>
          <w:r w:rsidRPr="00EB505A">
            <w:rPr>
              <w:rStyle w:val="Hyperlink"/>
              <w:noProof/>
              <w:lang w:val="en-US"/>
            </w:rPr>
            <w:t xml:space="preserve"> Deliverable</w:t>
          </w:r>
          <w:ins w:author="Unknown" w:date="2021-08-01T14:57:00Z" w:id="222">
            <w:r>
              <w:tab/>
            </w:r>
            <w:r w:rsidRPr="23E5B029">
              <w:rPr>
                <w:noProof/>
              </w:rPr>
              <w:fldChar w:fldCharType="begin"/>
            </w:r>
            <w:r w:rsidRPr="23E5B029">
              <w:rPr>
                <w:noProof/>
              </w:rPr>
              <w:instrText xml:space="preserve"> PAGEREF _Toc78722342 \h </w:instrText>
            </w:r>
          </w:ins>
          <w:r w:rsidRPr="23E5B029">
            <w:rPr>
              <w:noProof/>
            </w:rPr>
          </w:r>
          <w:r w:rsidRPr="23E5B029">
            <w:rPr>
              <w:noProof/>
            </w:rPr>
            <w:fldChar w:fldCharType="separate"/>
          </w:r>
          <w:r>
            <w:rPr>
              <w:noProof/>
              <w:webHidden/>
            </w:rPr>
            <w:t>26</w:t>
          </w:r>
          <w:ins w:author="Unknown" w:date="2021-08-01T14:57:00Z" w:id="223">
            <w:r w:rsidRPr="23E5B029">
              <w:rPr>
                <w:noProof/>
              </w:rPr>
              <w:fldChar w:fldCharType="end"/>
            </w:r>
            <w:r w:rsidRPr="23E5B029">
              <w:rPr>
                <w:rStyle w:val="Hyperlink"/>
                <w:noProof/>
              </w:rPr>
              <w:fldChar w:fldCharType="end"/>
            </w:r>
          </w:ins>
        </w:p>
        <w:p w:rsidR="007F4EE9" w:rsidP="23E5B029" w:rsidRDefault="007F4EE9" w14:paraId="1453620A" w14:textId="3A1165C5">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24">
            <w:r w:rsidRPr="23E5B029">
              <w:rPr>
                <w:rStyle w:val="Hyperlink"/>
                <w:noProof/>
              </w:rPr>
              <w:fldChar w:fldCharType="begin"/>
            </w:r>
            <w:r w:rsidRPr="23E5B029">
              <w:rPr>
                <w:rStyle w:val="Hyperlink"/>
                <w:noProof/>
              </w:rPr>
              <w:instrText xml:space="preserve"> </w:instrText>
            </w:r>
            <w:r w:rsidRPr="23E5B029">
              <w:rPr>
                <w:noProof/>
              </w:rPr>
              <w:instrText>HYPERLINK \l "_Toc78722343"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US"/>
            </w:rPr>
            <w:t>5.7.7</w:t>
          </w:r>
          <w:ins w:author="Unknown" w:date="2021-08-01T14:57:00Z" w:id="225">
            <w:r>
              <w:tab/>
            </w:r>
          </w:ins>
          <w:r w:rsidRPr="00EB505A">
            <w:rPr>
              <w:rStyle w:val="Hyperlink"/>
              <w:noProof/>
              <w:lang w:val="en-US"/>
            </w:rPr>
            <w:t>Control Validation Audit (CVA) Deliverable</w:t>
          </w:r>
          <w:ins w:author="Unknown" w:date="2021-08-01T14:57:00Z" w:id="226">
            <w:r>
              <w:tab/>
            </w:r>
            <w:r w:rsidRPr="23E5B029">
              <w:rPr>
                <w:noProof/>
              </w:rPr>
              <w:fldChar w:fldCharType="begin"/>
            </w:r>
            <w:r w:rsidRPr="23E5B029">
              <w:rPr>
                <w:noProof/>
              </w:rPr>
              <w:instrText xml:space="preserve"> PAGEREF _Toc78722343 \h </w:instrText>
            </w:r>
          </w:ins>
          <w:r w:rsidRPr="23E5B029">
            <w:rPr>
              <w:noProof/>
            </w:rPr>
          </w:r>
          <w:r w:rsidRPr="23E5B029">
            <w:rPr>
              <w:noProof/>
            </w:rPr>
            <w:fldChar w:fldCharType="separate"/>
          </w:r>
          <w:r>
            <w:rPr>
              <w:noProof/>
              <w:webHidden/>
            </w:rPr>
            <w:t>26</w:t>
          </w:r>
          <w:ins w:author="Unknown" w:date="2021-08-01T14:57:00Z" w:id="227">
            <w:r w:rsidRPr="23E5B029">
              <w:rPr>
                <w:noProof/>
              </w:rPr>
              <w:fldChar w:fldCharType="end"/>
            </w:r>
            <w:r w:rsidRPr="23E5B029">
              <w:rPr>
                <w:rStyle w:val="Hyperlink"/>
                <w:noProof/>
              </w:rPr>
              <w:fldChar w:fldCharType="end"/>
            </w:r>
          </w:ins>
        </w:p>
        <w:p w:rsidR="007F4EE9" w:rsidP="23E5B029" w:rsidRDefault="007F4EE9" w14:paraId="5DE4C89D" w14:textId="4DBFCC12">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28">
            <w:r w:rsidRPr="23E5B029">
              <w:rPr>
                <w:rStyle w:val="Hyperlink"/>
                <w:noProof/>
              </w:rPr>
              <w:fldChar w:fldCharType="begin"/>
            </w:r>
            <w:r w:rsidRPr="23E5B029">
              <w:rPr>
                <w:rStyle w:val="Hyperlink"/>
                <w:noProof/>
              </w:rPr>
              <w:instrText xml:space="preserve"> </w:instrText>
            </w:r>
            <w:r w:rsidRPr="23E5B029">
              <w:rPr>
                <w:noProof/>
              </w:rPr>
              <w:instrText>HYPERLINK \l "_Toc78722344"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5.7.8</w:t>
          </w:r>
          <w:ins w:author="Unknown" w:date="2021-08-01T14:57:00Z" w:id="229">
            <w:r>
              <w:tab/>
            </w:r>
          </w:ins>
          <w:r w:rsidRPr="00EB505A">
            <w:rPr>
              <w:rStyle w:val="Hyperlink"/>
              <w:noProof/>
            </w:rPr>
            <w:t>Control Validation Audit (CVA) (“Trust – but verify”)</w:t>
          </w:r>
          <w:ins w:author="Unknown" w:date="2021-08-01T14:57:00Z" w:id="230">
            <w:r>
              <w:tab/>
            </w:r>
            <w:r w:rsidRPr="23E5B029">
              <w:rPr>
                <w:noProof/>
              </w:rPr>
              <w:fldChar w:fldCharType="begin"/>
            </w:r>
            <w:r w:rsidRPr="23E5B029">
              <w:rPr>
                <w:noProof/>
              </w:rPr>
              <w:instrText xml:space="preserve"> PAGEREF _Toc78722344 \h </w:instrText>
            </w:r>
          </w:ins>
          <w:r w:rsidRPr="23E5B029">
            <w:rPr>
              <w:noProof/>
            </w:rPr>
          </w:r>
          <w:r w:rsidRPr="23E5B029">
            <w:rPr>
              <w:noProof/>
            </w:rPr>
            <w:fldChar w:fldCharType="separate"/>
          </w:r>
          <w:r>
            <w:rPr>
              <w:noProof/>
              <w:webHidden/>
            </w:rPr>
            <w:t>26</w:t>
          </w:r>
          <w:ins w:author="Unknown" w:date="2021-08-01T14:57:00Z" w:id="231">
            <w:r w:rsidRPr="23E5B029">
              <w:rPr>
                <w:noProof/>
              </w:rPr>
              <w:fldChar w:fldCharType="end"/>
            </w:r>
            <w:r w:rsidRPr="23E5B029">
              <w:rPr>
                <w:rStyle w:val="Hyperlink"/>
                <w:noProof/>
              </w:rPr>
              <w:fldChar w:fldCharType="end"/>
            </w:r>
          </w:ins>
        </w:p>
        <w:p w:rsidR="007F4EE9" w:rsidP="23E5B029" w:rsidRDefault="007F4EE9" w14:paraId="2CF1049B" w14:textId="57E670A5">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32">
            <w:r w:rsidRPr="23E5B029">
              <w:rPr>
                <w:rStyle w:val="Hyperlink"/>
                <w:noProof/>
              </w:rPr>
              <w:fldChar w:fldCharType="begin"/>
            </w:r>
            <w:r w:rsidRPr="23E5B029">
              <w:rPr>
                <w:rStyle w:val="Hyperlink"/>
                <w:noProof/>
              </w:rPr>
              <w:instrText xml:space="preserve"> </w:instrText>
            </w:r>
            <w:r w:rsidRPr="23E5B029">
              <w:rPr>
                <w:noProof/>
              </w:rPr>
              <w:instrText>HYPERLINK \l "_Toc78722345"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5.7.9</w:t>
          </w:r>
          <w:ins w:author="Unknown" w:date="2021-08-01T14:57:00Z" w:id="233">
            <w:r>
              <w:tab/>
            </w:r>
          </w:ins>
          <w:r w:rsidRPr="00EB505A">
            <w:rPr>
              <w:rStyle w:val="Hyperlink"/>
              <w:noProof/>
            </w:rPr>
            <w:t>Risk Categorisation</w:t>
          </w:r>
          <w:ins w:author="Unknown" w:date="2021-08-01T14:57:00Z" w:id="234">
            <w:r>
              <w:tab/>
            </w:r>
            <w:r w:rsidRPr="23E5B029">
              <w:rPr>
                <w:noProof/>
              </w:rPr>
              <w:fldChar w:fldCharType="begin"/>
            </w:r>
            <w:r w:rsidRPr="23E5B029">
              <w:rPr>
                <w:noProof/>
              </w:rPr>
              <w:instrText xml:space="preserve"> PAGEREF _Toc78722345 \h </w:instrText>
            </w:r>
          </w:ins>
          <w:r w:rsidRPr="23E5B029">
            <w:rPr>
              <w:noProof/>
            </w:rPr>
          </w:r>
          <w:r w:rsidRPr="23E5B029">
            <w:rPr>
              <w:noProof/>
            </w:rPr>
            <w:fldChar w:fldCharType="separate"/>
          </w:r>
          <w:r>
            <w:rPr>
              <w:noProof/>
              <w:webHidden/>
            </w:rPr>
            <w:t>27</w:t>
          </w:r>
          <w:ins w:author="Unknown" w:date="2021-08-01T14:57:00Z" w:id="235">
            <w:r w:rsidRPr="23E5B029">
              <w:rPr>
                <w:noProof/>
              </w:rPr>
              <w:fldChar w:fldCharType="end"/>
            </w:r>
            <w:r w:rsidRPr="23E5B029">
              <w:rPr>
                <w:rStyle w:val="Hyperlink"/>
                <w:noProof/>
              </w:rPr>
              <w:fldChar w:fldCharType="end"/>
            </w:r>
          </w:ins>
        </w:p>
        <w:p w:rsidR="007F4EE9" w:rsidP="23E5B029" w:rsidRDefault="007F4EE9" w14:paraId="354A726B" w14:textId="2C4E8C0B">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36">
            <w:r w:rsidRPr="23E5B029">
              <w:rPr>
                <w:rStyle w:val="Hyperlink"/>
                <w:noProof/>
              </w:rPr>
              <w:fldChar w:fldCharType="begin"/>
            </w:r>
            <w:r w:rsidRPr="23E5B029">
              <w:rPr>
                <w:rStyle w:val="Hyperlink"/>
                <w:noProof/>
              </w:rPr>
              <w:instrText xml:space="preserve"> </w:instrText>
            </w:r>
            <w:r w:rsidRPr="23E5B029">
              <w:rPr>
                <w:noProof/>
              </w:rPr>
              <w:instrText>HYPERLINK \l "_Toc78722346"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5.7.10</w:t>
          </w:r>
          <w:ins w:author="Unknown" w:date="2021-08-01T14:57:00Z" w:id="237">
            <w:r>
              <w:tab/>
            </w:r>
          </w:ins>
          <w:r w:rsidRPr="00EB505A">
            <w:rPr>
              <w:rStyle w:val="Hyperlink"/>
              <w:noProof/>
            </w:rPr>
            <w:t>Risk Acceptance</w:t>
          </w:r>
          <w:ins w:author="Unknown" w:date="2021-08-01T14:57:00Z" w:id="238">
            <w:r>
              <w:tab/>
            </w:r>
            <w:r w:rsidRPr="23E5B029">
              <w:rPr>
                <w:noProof/>
              </w:rPr>
              <w:fldChar w:fldCharType="begin"/>
            </w:r>
            <w:r w:rsidRPr="23E5B029">
              <w:rPr>
                <w:noProof/>
              </w:rPr>
              <w:instrText xml:space="preserve"> PAGEREF _Toc78722346 \h </w:instrText>
            </w:r>
          </w:ins>
          <w:r w:rsidRPr="23E5B029">
            <w:rPr>
              <w:noProof/>
            </w:rPr>
          </w:r>
          <w:r w:rsidRPr="23E5B029">
            <w:rPr>
              <w:noProof/>
            </w:rPr>
            <w:fldChar w:fldCharType="separate"/>
          </w:r>
          <w:r>
            <w:rPr>
              <w:noProof/>
              <w:webHidden/>
            </w:rPr>
            <w:t>27</w:t>
          </w:r>
          <w:ins w:author="Unknown" w:date="2021-08-01T14:57:00Z" w:id="239">
            <w:r w:rsidRPr="23E5B029">
              <w:rPr>
                <w:noProof/>
              </w:rPr>
              <w:fldChar w:fldCharType="end"/>
            </w:r>
            <w:r w:rsidRPr="23E5B029">
              <w:rPr>
                <w:rStyle w:val="Hyperlink"/>
                <w:noProof/>
              </w:rPr>
              <w:fldChar w:fldCharType="end"/>
            </w:r>
          </w:ins>
        </w:p>
        <w:p w:rsidR="007F4EE9" w:rsidP="23E5B029" w:rsidRDefault="007F4EE9" w14:paraId="041450FC" w14:textId="2E291CB2">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40">
            <w:r w:rsidRPr="23E5B029">
              <w:rPr>
                <w:rStyle w:val="Hyperlink"/>
                <w:noProof/>
              </w:rPr>
              <w:fldChar w:fldCharType="begin"/>
            </w:r>
            <w:r w:rsidRPr="23E5B029">
              <w:rPr>
                <w:rStyle w:val="Hyperlink"/>
                <w:noProof/>
              </w:rPr>
              <w:instrText xml:space="preserve"> </w:instrText>
            </w:r>
            <w:r w:rsidRPr="23E5B029">
              <w:rPr>
                <w:noProof/>
              </w:rPr>
              <w:instrText>HYPERLINK \l "_Toc78722347"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AU"/>
            </w:rPr>
            <w:t>5.8</w:t>
          </w:r>
          <w:ins w:author="Unknown" w:date="2021-08-01T14:57:00Z" w:id="241">
            <w:r>
              <w:tab/>
            </w:r>
          </w:ins>
          <w:r w:rsidRPr="00EB505A">
            <w:rPr>
              <w:rStyle w:val="Hyperlink"/>
              <w:noProof/>
              <w:lang w:val="en-AU"/>
            </w:rPr>
            <w:t>Quality Assurance (QA) Services</w:t>
          </w:r>
          <w:ins w:author="Unknown" w:date="2021-08-01T14:57:00Z" w:id="242">
            <w:r>
              <w:tab/>
            </w:r>
            <w:r w:rsidRPr="23E5B029">
              <w:rPr>
                <w:noProof/>
              </w:rPr>
              <w:fldChar w:fldCharType="begin"/>
            </w:r>
            <w:r w:rsidRPr="23E5B029">
              <w:rPr>
                <w:noProof/>
              </w:rPr>
              <w:instrText xml:space="preserve"> PAGEREF _Toc78722347 \h </w:instrText>
            </w:r>
          </w:ins>
          <w:r w:rsidRPr="23E5B029">
            <w:rPr>
              <w:noProof/>
            </w:rPr>
          </w:r>
          <w:r w:rsidRPr="23E5B029">
            <w:rPr>
              <w:noProof/>
            </w:rPr>
            <w:fldChar w:fldCharType="separate"/>
          </w:r>
          <w:r>
            <w:rPr>
              <w:noProof/>
              <w:webHidden/>
            </w:rPr>
            <w:t>27</w:t>
          </w:r>
          <w:ins w:author="Unknown" w:date="2021-08-01T14:57:00Z" w:id="243">
            <w:r w:rsidRPr="23E5B029">
              <w:rPr>
                <w:noProof/>
              </w:rPr>
              <w:fldChar w:fldCharType="end"/>
            </w:r>
            <w:r w:rsidRPr="23E5B029">
              <w:rPr>
                <w:rStyle w:val="Hyperlink"/>
                <w:noProof/>
              </w:rPr>
              <w:fldChar w:fldCharType="end"/>
            </w:r>
          </w:ins>
        </w:p>
        <w:p w:rsidR="007F4EE9" w:rsidP="23E5B029" w:rsidRDefault="007F4EE9" w14:paraId="1A738C6C" w14:textId="3C2C56EB">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44">
            <w:r w:rsidRPr="23E5B029">
              <w:rPr>
                <w:rStyle w:val="Hyperlink"/>
                <w:noProof/>
              </w:rPr>
              <w:fldChar w:fldCharType="begin"/>
            </w:r>
            <w:r w:rsidRPr="23E5B029">
              <w:rPr>
                <w:rStyle w:val="Hyperlink"/>
                <w:noProof/>
              </w:rPr>
              <w:instrText xml:space="preserve"> </w:instrText>
            </w:r>
            <w:r w:rsidRPr="23E5B029">
              <w:rPr>
                <w:noProof/>
              </w:rPr>
              <w:instrText>HYPERLINK \l "_Toc78722348"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AU"/>
            </w:rPr>
            <w:t>5.8.1</w:t>
          </w:r>
          <w:ins w:author="Unknown" w:date="2021-08-01T14:57:00Z" w:id="245">
            <w:r>
              <w:tab/>
            </w:r>
          </w:ins>
          <w:r w:rsidRPr="00EB505A">
            <w:rPr>
              <w:rStyle w:val="Hyperlink"/>
              <w:noProof/>
              <w:lang w:val="en-AU"/>
            </w:rPr>
            <w:t>Test Definition Reports Deliverables</w:t>
          </w:r>
          <w:ins w:author="Unknown" w:date="2021-08-01T14:57:00Z" w:id="246">
            <w:r>
              <w:tab/>
            </w:r>
            <w:r w:rsidRPr="23E5B029">
              <w:rPr>
                <w:noProof/>
              </w:rPr>
              <w:fldChar w:fldCharType="begin"/>
            </w:r>
            <w:r w:rsidRPr="23E5B029">
              <w:rPr>
                <w:noProof/>
              </w:rPr>
              <w:instrText xml:space="preserve"> PAGEREF _Toc78722348 \h </w:instrText>
            </w:r>
          </w:ins>
          <w:r w:rsidRPr="23E5B029">
            <w:rPr>
              <w:noProof/>
            </w:rPr>
          </w:r>
          <w:r w:rsidRPr="23E5B029">
            <w:rPr>
              <w:noProof/>
            </w:rPr>
            <w:fldChar w:fldCharType="separate"/>
          </w:r>
          <w:r>
            <w:rPr>
              <w:noProof/>
              <w:webHidden/>
            </w:rPr>
            <w:t>28</w:t>
          </w:r>
          <w:ins w:author="Unknown" w:date="2021-08-01T14:57:00Z" w:id="247">
            <w:r w:rsidRPr="23E5B029">
              <w:rPr>
                <w:noProof/>
              </w:rPr>
              <w:fldChar w:fldCharType="end"/>
            </w:r>
            <w:r w:rsidRPr="23E5B029">
              <w:rPr>
                <w:rStyle w:val="Hyperlink"/>
                <w:noProof/>
              </w:rPr>
              <w:fldChar w:fldCharType="end"/>
            </w:r>
          </w:ins>
        </w:p>
        <w:p w:rsidR="007F4EE9" w:rsidP="23E5B029" w:rsidRDefault="007F4EE9" w14:paraId="5DDEB98A" w14:textId="5262EFB2">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48">
            <w:r w:rsidRPr="23E5B029">
              <w:rPr>
                <w:rStyle w:val="Hyperlink"/>
                <w:noProof/>
              </w:rPr>
              <w:fldChar w:fldCharType="begin"/>
            </w:r>
            <w:r w:rsidRPr="23E5B029">
              <w:rPr>
                <w:rStyle w:val="Hyperlink"/>
                <w:noProof/>
              </w:rPr>
              <w:instrText xml:space="preserve"> </w:instrText>
            </w:r>
            <w:r w:rsidRPr="23E5B029">
              <w:rPr>
                <w:noProof/>
              </w:rPr>
              <w:instrText>HYPERLINK \l "_Toc78722349"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5.8.2</w:t>
          </w:r>
          <w:ins w:author="Unknown" w:date="2021-08-01T14:57:00Z" w:id="249">
            <w:r>
              <w:tab/>
            </w:r>
          </w:ins>
          <w:r w:rsidRPr="00EB505A">
            <w:rPr>
              <w:rStyle w:val="Hyperlink"/>
              <w:noProof/>
            </w:rPr>
            <w:t>Testing Summary Report (TSR)</w:t>
          </w:r>
          <w:ins w:author="Unknown" w:date="2021-08-01T14:57:00Z" w:id="250">
            <w:r>
              <w:tab/>
            </w:r>
            <w:r w:rsidRPr="23E5B029">
              <w:rPr>
                <w:noProof/>
              </w:rPr>
              <w:fldChar w:fldCharType="begin"/>
            </w:r>
            <w:r w:rsidRPr="23E5B029">
              <w:rPr>
                <w:noProof/>
              </w:rPr>
              <w:instrText xml:space="preserve"> PAGEREF _Toc78722349 \h </w:instrText>
            </w:r>
          </w:ins>
          <w:r w:rsidRPr="23E5B029">
            <w:rPr>
              <w:noProof/>
            </w:rPr>
          </w:r>
          <w:r w:rsidRPr="23E5B029">
            <w:rPr>
              <w:noProof/>
            </w:rPr>
            <w:fldChar w:fldCharType="separate"/>
          </w:r>
          <w:r>
            <w:rPr>
              <w:noProof/>
              <w:webHidden/>
            </w:rPr>
            <w:t>28</w:t>
          </w:r>
          <w:ins w:author="Unknown" w:date="2021-08-01T14:57:00Z" w:id="251">
            <w:r w:rsidRPr="23E5B029">
              <w:rPr>
                <w:noProof/>
              </w:rPr>
              <w:fldChar w:fldCharType="end"/>
            </w:r>
            <w:r w:rsidRPr="23E5B029">
              <w:rPr>
                <w:rStyle w:val="Hyperlink"/>
                <w:noProof/>
              </w:rPr>
              <w:fldChar w:fldCharType="end"/>
            </w:r>
          </w:ins>
        </w:p>
        <w:p w:rsidR="007F4EE9" w:rsidP="23E5B029" w:rsidRDefault="007F4EE9" w14:paraId="4480C6B6" w14:textId="5B25B175">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52">
            <w:r w:rsidRPr="23E5B029">
              <w:rPr>
                <w:rStyle w:val="Hyperlink"/>
                <w:noProof/>
              </w:rPr>
              <w:fldChar w:fldCharType="begin"/>
            </w:r>
            <w:r w:rsidRPr="23E5B029">
              <w:rPr>
                <w:rStyle w:val="Hyperlink"/>
                <w:noProof/>
              </w:rPr>
              <w:instrText xml:space="preserve"> </w:instrText>
            </w:r>
            <w:r w:rsidRPr="23E5B029">
              <w:rPr>
                <w:noProof/>
              </w:rPr>
              <w:instrText>HYPERLINK \l "_Toc78722350"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w:t>
          </w:r>
          <w:ins w:author="Unknown" w:date="2021-08-01T14:57:00Z" w:id="253">
            <w:r>
              <w:tab/>
            </w:r>
          </w:ins>
          <w:r w:rsidRPr="00EB505A">
            <w:rPr>
              <w:rStyle w:val="Hyperlink"/>
              <w:noProof/>
            </w:rPr>
            <w:t>Development Services Engagement</w:t>
          </w:r>
          <w:ins w:author="Unknown" w:date="2021-08-01T14:57:00Z" w:id="254">
            <w:r>
              <w:tab/>
            </w:r>
            <w:r w:rsidRPr="23E5B029">
              <w:rPr>
                <w:noProof/>
              </w:rPr>
              <w:fldChar w:fldCharType="begin"/>
            </w:r>
            <w:r w:rsidRPr="23E5B029">
              <w:rPr>
                <w:noProof/>
              </w:rPr>
              <w:instrText xml:space="preserve"> PAGEREF _Toc78722350 \h </w:instrText>
            </w:r>
          </w:ins>
          <w:r w:rsidRPr="23E5B029">
            <w:rPr>
              <w:noProof/>
            </w:rPr>
          </w:r>
          <w:r w:rsidRPr="23E5B029">
            <w:rPr>
              <w:noProof/>
            </w:rPr>
            <w:fldChar w:fldCharType="separate"/>
          </w:r>
          <w:r>
            <w:rPr>
              <w:noProof/>
              <w:webHidden/>
            </w:rPr>
            <w:t>28</w:t>
          </w:r>
          <w:ins w:author="Unknown" w:date="2021-08-01T14:57:00Z" w:id="255">
            <w:r w:rsidRPr="23E5B029">
              <w:rPr>
                <w:noProof/>
              </w:rPr>
              <w:fldChar w:fldCharType="end"/>
            </w:r>
            <w:r w:rsidRPr="23E5B029">
              <w:rPr>
                <w:rStyle w:val="Hyperlink"/>
                <w:noProof/>
              </w:rPr>
              <w:fldChar w:fldCharType="end"/>
            </w:r>
          </w:ins>
        </w:p>
        <w:p w:rsidR="007F4EE9" w:rsidP="23E5B029" w:rsidRDefault="007F4EE9" w14:paraId="1B541D52" w14:textId="78852B56">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56">
            <w:r w:rsidRPr="23E5B029">
              <w:rPr>
                <w:rStyle w:val="Hyperlink"/>
                <w:noProof/>
              </w:rPr>
              <w:fldChar w:fldCharType="begin"/>
            </w:r>
            <w:r w:rsidRPr="23E5B029">
              <w:rPr>
                <w:rStyle w:val="Hyperlink"/>
                <w:noProof/>
              </w:rPr>
              <w:instrText xml:space="preserve"> </w:instrText>
            </w:r>
            <w:r w:rsidRPr="23E5B029">
              <w:rPr>
                <w:noProof/>
              </w:rPr>
              <w:instrText>HYPERLINK \l "_Toc78722351"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lang w:val="en-AU"/>
            </w:rPr>
            <w:t>5.9.1</w:t>
          </w:r>
          <w:ins w:author="Unknown" w:date="2021-08-01T14:57:00Z" w:id="257">
            <w:r>
              <w:tab/>
            </w:r>
          </w:ins>
          <w:r w:rsidRPr="00EB505A">
            <w:rPr>
              <w:rStyle w:val="Hyperlink"/>
              <w:noProof/>
              <w:lang w:val="en-AU"/>
            </w:rPr>
            <w:t>Automation</w:t>
          </w:r>
          <w:ins w:author="Unknown" w:date="2021-08-01T14:57:00Z" w:id="258">
            <w:r>
              <w:tab/>
            </w:r>
            <w:r w:rsidRPr="23E5B029">
              <w:rPr>
                <w:noProof/>
              </w:rPr>
              <w:fldChar w:fldCharType="begin"/>
            </w:r>
            <w:r w:rsidRPr="23E5B029">
              <w:rPr>
                <w:noProof/>
              </w:rPr>
              <w:instrText xml:space="preserve"> PAGEREF _Toc78722351 \h </w:instrText>
            </w:r>
          </w:ins>
          <w:r w:rsidRPr="23E5B029">
            <w:rPr>
              <w:noProof/>
            </w:rPr>
          </w:r>
          <w:r w:rsidRPr="23E5B029">
            <w:rPr>
              <w:noProof/>
            </w:rPr>
            <w:fldChar w:fldCharType="separate"/>
          </w:r>
          <w:r>
            <w:rPr>
              <w:noProof/>
              <w:webHidden/>
            </w:rPr>
            <w:t>28</w:t>
          </w:r>
          <w:ins w:author="Unknown" w:date="2021-08-01T14:57:00Z" w:id="259">
            <w:r w:rsidRPr="23E5B029">
              <w:rPr>
                <w:noProof/>
              </w:rPr>
              <w:fldChar w:fldCharType="end"/>
            </w:r>
            <w:r w:rsidRPr="23E5B029">
              <w:rPr>
                <w:rStyle w:val="Hyperlink"/>
                <w:noProof/>
              </w:rPr>
              <w:fldChar w:fldCharType="end"/>
            </w:r>
          </w:ins>
        </w:p>
        <w:p w:rsidR="007F4EE9" w:rsidP="23E5B029" w:rsidRDefault="007F4EE9" w14:paraId="04F5872B" w14:textId="5A5764AC">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60">
            <w:r w:rsidRPr="23E5B029">
              <w:rPr>
                <w:rStyle w:val="Hyperlink"/>
                <w:noProof/>
              </w:rPr>
              <w:fldChar w:fldCharType="begin"/>
            </w:r>
            <w:r w:rsidRPr="23E5B029">
              <w:rPr>
                <w:rStyle w:val="Hyperlink"/>
                <w:noProof/>
              </w:rPr>
              <w:instrText xml:space="preserve"> </w:instrText>
            </w:r>
            <w:r w:rsidRPr="23E5B029">
              <w:rPr>
                <w:noProof/>
              </w:rPr>
              <w:instrText>HYPERLINK \l "_Toc78722352"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5.9.2</w:t>
          </w:r>
          <w:ins w:author="Unknown" w:date="2021-08-01T14:57:00Z" w:id="261">
            <w:r>
              <w:tab/>
            </w:r>
          </w:ins>
          <w:r w:rsidRPr="00EB505A">
            <w:rPr>
              <w:rStyle w:val="Hyperlink"/>
              <w:noProof/>
            </w:rPr>
            <w:t>Unit Tests Suite Deliverable</w:t>
          </w:r>
          <w:ins w:author="Unknown" w:date="2021-08-01T14:57:00Z" w:id="262">
            <w:r>
              <w:tab/>
            </w:r>
            <w:r w:rsidRPr="23E5B029">
              <w:rPr>
                <w:noProof/>
              </w:rPr>
              <w:fldChar w:fldCharType="begin"/>
            </w:r>
            <w:r w:rsidRPr="23E5B029">
              <w:rPr>
                <w:noProof/>
              </w:rPr>
              <w:instrText xml:space="preserve"> PAGEREF _Toc78722352 \h </w:instrText>
            </w:r>
          </w:ins>
          <w:r w:rsidRPr="23E5B029">
            <w:rPr>
              <w:noProof/>
            </w:rPr>
          </w:r>
          <w:r w:rsidRPr="23E5B029">
            <w:rPr>
              <w:noProof/>
            </w:rPr>
            <w:fldChar w:fldCharType="separate"/>
          </w:r>
          <w:r>
            <w:rPr>
              <w:noProof/>
              <w:webHidden/>
            </w:rPr>
            <w:t>29</w:t>
          </w:r>
          <w:ins w:author="Unknown" w:date="2021-08-01T14:57:00Z" w:id="263">
            <w:r w:rsidRPr="23E5B029">
              <w:rPr>
                <w:noProof/>
              </w:rPr>
              <w:fldChar w:fldCharType="end"/>
            </w:r>
            <w:r w:rsidRPr="23E5B029">
              <w:rPr>
                <w:rStyle w:val="Hyperlink"/>
                <w:noProof/>
              </w:rPr>
              <w:fldChar w:fldCharType="end"/>
            </w:r>
          </w:ins>
        </w:p>
        <w:p w:rsidR="007F4EE9" w:rsidP="23E5B029" w:rsidRDefault="007F4EE9" w14:paraId="5A4F2ED2" w14:textId="17395117">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64">
            <w:r w:rsidRPr="23E5B029">
              <w:rPr>
                <w:rStyle w:val="Hyperlink"/>
                <w:noProof/>
              </w:rPr>
              <w:fldChar w:fldCharType="begin"/>
            </w:r>
            <w:r w:rsidRPr="23E5B029">
              <w:rPr>
                <w:rStyle w:val="Hyperlink"/>
                <w:noProof/>
              </w:rPr>
              <w:instrText xml:space="preserve"> </w:instrText>
            </w:r>
            <w:r w:rsidRPr="23E5B029">
              <w:rPr>
                <w:noProof/>
              </w:rPr>
              <w:instrText>HYPERLINK \l "_Toc78722353"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5.9.3</w:t>
          </w:r>
          <w:ins w:author="Unknown" w:date="2021-08-01T14:57:00Z" w:id="265">
            <w:r>
              <w:tab/>
            </w:r>
          </w:ins>
          <w:r w:rsidRPr="00EB505A">
            <w:rPr>
              <w:rStyle w:val="Hyperlink"/>
              <w:noProof/>
            </w:rPr>
            <w:t>Use Case Tests Deliverable</w:t>
          </w:r>
          <w:ins w:author="Unknown" w:date="2021-08-01T14:57:00Z" w:id="266">
            <w:r>
              <w:tab/>
            </w:r>
            <w:r w:rsidRPr="23E5B029">
              <w:rPr>
                <w:noProof/>
              </w:rPr>
              <w:fldChar w:fldCharType="begin"/>
            </w:r>
            <w:r w:rsidRPr="23E5B029">
              <w:rPr>
                <w:noProof/>
              </w:rPr>
              <w:instrText xml:space="preserve"> PAGEREF _Toc78722353 \h </w:instrText>
            </w:r>
          </w:ins>
          <w:r w:rsidRPr="23E5B029">
            <w:rPr>
              <w:noProof/>
            </w:rPr>
          </w:r>
          <w:r w:rsidRPr="23E5B029">
            <w:rPr>
              <w:noProof/>
            </w:rPr>
            <w:fldChar w:fldCharType="separate"/>
          </w:r>
          <w:r>
            <w:rPr>
              <w:noProof/>
              <w:webHidden/>
            </w:rPr>
            <w:t>29</w:t>
          </w:r>
          <w:ins w:author="Unknown" w:date="2021-08-01T14:57:00Z" w:id="267">
            <w:r w:rsidRPr="23E5B029">
              <w:rPr>
                <w:noProof/>
              </w:rPr>
              <w:fldChar w:fldCharType="end"/>
            </w:r>
            <w:r w:rsidRPr="23E5B029">
              <w:rPr>
                <w:rStyle w:val="Hyperlink"/>
                <w:noProof/>
              </w:rPr>
              <w:fldChar w:fldCharType="end"/>
            </w:r>
          </w:ins>
        </w:p>
        <w:p w:rsidR="007F4EE9" w:rsidP="23E5B029" w:rsidRDefault="007F4EE9" w14:paraId="2AC422F4" w14:textId="363368EF">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68">
            <w:r w:rsidRPr="23E5B029">
              <w:rPr>
                <w:rStyle w:val="Hyperlink"/>
                <w:noProof/>
              </w:rPr>
              <w:fldChar w:fldCharType="begin"/>
            </w:r>
            <w:r w:rsidRPr="23E5B029">
              <w:rPr>
                <w:rStyle w:val="Hyperlink"/>
                <w:noProof/>
              </w:rPr>
              <w:instrText xml:space="preserve"> </w:instrText>
            </w:r>
            <w:r w:rsidRPr="23E5B029">
              <w:rPr>
                <w:noProof/>
              </w:rPr>
              <w:instrText>HYPERLINK \l "_Toc78722354"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5.9.4</w:t>
          </w:r>
          <w:ins w:author="Unknown" w:date="2021-08-01T14:57:00Z" w:id="269">
            <w:r>
              <w:tab/>
            </w:r>
          </w:ins>
          <w:r w:rsidRPr="00EB505A">
            <w:rPr>
              <w:rStyle w:val="Hyperlink"/>
              <w:noProof/>
            </w:rPr>
            <w:t>System-Device Server Code Deliverable</w:t>
          </w:r>
          <w:ins w:author="Unknown" w:date="2021-08-01T14:57:00Z" w:id="270">
            <w:r>
              <w:tab/>
            </w:r>
            <w:r w:rsidRPr="23E5B029">
              <w:rPr>
                <w:noProof/>
              </w:rPr>
              <w:fldChar w:fldCharType="begin"/>
            </w:r>
            <w:r w:rsidRPr="23E5B029">
              <w:rPr>
                <w:noProof/>
              </w:rPr>
              <w:instrText xml:space="preserve"> PAGEREF _Toc78722354 \h </w:instrText>
            </w:r>
          </w:ins>
          <w:r w:rsidRPr="23E5B029">
            <w:rPr>
              <w:noProof/>
            </w:rPr>
          </w:r>
          <w:r w:rsidRPr="23E5B029">
            <w:rPr>
              <w:noProof/>
            </w:rPr>
            <w:fldChar w:fldCharType="separate"/>
          </w:r>
          <w:r>
            <w:rPr>
              <w:noProof/>
              <w:webHidden/>
            </w:rPr>
            <w:t>29</w:t>
          </w:r>
          <w:ins w:author="Unknown" w:date="2021-08-01T14:57:00Z" w:id="271">
            <w:r w:rsidRPr="23E5B029">
              <w:rPr>
                <w:noProof/>
              </w:rPr>
              <w:fldChar w:fldCharType="end"/>
            </w:r>
            <w:r w:rsidRPr="23E5B029">
              <w:rPr>
                <w:rStyle w:val="Hyperlink"/>
                <w:noProof/>
              </w:rPr>
              <w:fldChar w:fldCharType="end"/>
            </w:r>
          </w:ins>
        </w:p>
        <w:p w:rsidR="007F4EE9" w:rsidP="23E5B029" w:rsidRDefault="007F4EE9" w14:paraId="417DBD5D" w14:textId="6811E7E6">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72">
            <w:r w:rsidRPr="23E5B029">
              <w:rPr>
                <w:rStyle w:val="Hyperlink"/>
                <w:noProof/>
              </w:rPr>
              <w:fldChar w:fldCharType="begin"/>
            </w:r>
            <w:r w:rsidRPr="23E5B029">
              <w:rPr>
                <w:rStyle w:val="Hyperlink"/>
                <w:noProof/>
              </w:rPr>
              <w:instrText xml:space="preserve"> </w:instrText>
            </w:r>
            <w:r w:rsidRPr="23E5B029">
              <w:rPr>
                <w:noProof/>
              </w:rPr>
              <w:instrText>HYPERLINK \l "_Toc78722355"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5.9.5</w:t>
          </w:r>
          <w:ins w:author="Unknown" w:date="2021-08-01T14:57:00Z" w:id="273">
            <w:r>
              <w:tab/>
            </w:r>
          </w:ins>
          <w:r w:rsidRPr="00EB505A">
            <w:rPr>
              <w:rStyle w:val="Hyperlink"/>
              <w:noProof/>
            </w:rPr>
            <w:t>Client-Device System Code Deliverable</w:t>
          </w:r>
          <w:ins w:author="Unknown" w:date="2021-08-01T14:57:00Z" w:id="274">
            <w:r>
              <w:tab/>
            </w:r>
            <w:r w:rsidRPr="23E5B029">
              <w:rPr>
                <w:noProof/>
              </w:rPr>
              <w:fldChar w:fldCharType="begin"/>
            </w:r>
            <w:r w:rsidRPr="23E5B029">
              <w:rPr>
                <w:noProof/>
              </w:rPr>
              <w:instrText xml:space="preserve"> PAGEREF _Toc78722355 \h </w:instrText>
            </w:r>
          </w:ins>
          <w:r w:rsidRPr="23E5B029">
            <w:rPr>
              <w:noProof/>
            </w:rPr>
          </w:r>
          <w:r w:rsidRPr="23E5B029">
            <w:rPr>
              <w:noProof/>
            </w:rPr>
            <w:fldChar w:fldCharType="separate"/>
          </w:r>
          <w:r>
            <w:rPr>
              <w:noProof/>
              <w:webHidden/>
            </w:rPr>
            <w:t>29</w:t>
          </w:r>
          <w:ins w:author="Unknown" w:date="2021-08-01T14:57:00Z" w:id="275">
            <w:r w:rsidRPr="23E5B029">
              <w:rPr>
                <w:noProof/>
              </w:rPr>
              <w:fldChar w:fldCharType="end"/>
            </w:r>
            <w:r w:rsidRPr="23E5B029">
              <w:rPr>
                <w:rStyle w:val="Hyperlink"/>
                <w:noProof/>
              </w:rPr>
              <w:fldChar w:fldCharType="end"/>
            </w:r>
          </w:ins>
        </w:p>
        <w:p w:rsidR="007F4EE9" w:rsidP="23E5B029" w:rsidRDefault="007F4EE9" w14:paraId="0FD660A5" w14:textId="0B6B28F7">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76">
            <w:r w:rsidRPr="23E5B029">
              <w:rPr>
                <w:rStyle w:val="Hyperlink"/>
                <w:noProof/>
              </w:rPr>
              <w:fldChar w:fldCharType="begin"/>
            </w:r>
            <w:r w:rsidRPr="23E5B029">
              <w:rPr>
                <w:rStyle w:val="Hyperlink"/>
                <w:noProof/>
              </w:rPr>
              <w:instrText xml:space="preserve"> </w:instrText>
            </w:r>
            <w:r w:rsidRPr="23E5B029">
              <w:rPr>
                <w:noProof/>
              </w:rPr>
              <w:instrText>HYPERLINK \l "_Toc78722356"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5.9.6</w:t>
          </w:r>
          <w:ins w:author="Unknown" w:date="2021-08-01T14:57:00Z" w:id="277">
            <w:r>
              <w:tab/>
            </w:r>
          </w:ins>
          <w:r w:rsidRPr="00EB505A">
            <w:rPr>
              <w:rStyle w:val="Hyperlink"/>
              <w:noProof/>
            </w:rPr>
            <w:t>Environment Configuration Automation Deliverable</w:t>
          </w:r>
          <w:ins w:author="Unknown" w:date="2021-08-01T14:57:00Z" w:id="278">
            <w:r>
              <w:tab/>
            </w:r>
            <w:r w:rsidRPr="23E5B029">
              <w:rPr>
                <w:noProof/>
              </w:rPr>
              <w:fldChar w:fldCharType="begin"/>
            </w:r>
            <w:r w:rsidRPr="23E5B029">
              <w:rPr>
                <w:noProof/>
              </w:rPr>
              <w:instrText xml:space="preserve"> PAGEREF _Toc78722356 \h </w:instrText>
            </w:r>
          </w:ins>
          <w:r w:rsidRPr="23E5B029">
            <w:rPr>
              <w:noProof/>
            </w:rPr>
          </w:r>
          <w:r w:rsidRPr="23E5B029">
            <w:rPr>
              <w:noProof/>
            </w:rPr>
            <w:fldChar w:fldCharType="separate"/>
          </w:r>
          <w:r>
            <w:rPr>
              <w:noProof/>
              <w:webHidden/>
            </w:rPr>
            <w:t>29</w:t>
          </w:r>
          <w:ins w:author="Unknown" w:date="2021-08-01T14:57:00Z" w:id="279">
            <w:r w:rsidRPr="23E5B029">
              <w:rPr>
                <w:noProof/>
              </w:rPr>
              <w:fldChar w:fldCharType="end"/>
            </w:r>
            <w:r w:rsidRPr="23E5B029">
              <w:rPr>
                <w:rStyle w:val="Hyperlink"/>
                <w:noProof/>
              </w:rPr>
              <w:fldChar w:fldCharType="end"/>
            </w:r>
          </w:ins>
        </w:p>
        <w:p w:rsidR="007F4EE9" w:rsidP="23E5B029" w:rsidRDefault="007F4EE9" w14:paraId="2E4654D6" w14:textId="5B67CE0A">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80">
            <w:r w:rsidRPr="23E5B029">
              <w:rPr>
                <w:rStyle w:val="Hyperlink"/>
                <w:noProof/>
              </w:rPr>
              <w:fldChar w:fldCharType="begin"/>
            </w:r>
            <w:r w:rsidRPr="23E5B029">
              <w:rPr>
                <w:rStyle w:val="Hyperlink"/>
                <w:noProof/>
              </w:rPr>
              <w:instrText xml:space="preserve"> </w:instrText>
            </w:r>
            <w:r w:rsidRPr="23E5B029">
              <w:rPr>
                <w:noProof/>
              </w:rPr>
              <w:instrText>HYPERLINK \l "_Toc78722357"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5.9.7</w:t>
          </w:r>
          <w:ins w:author="Unknown" w:date="2021-08-01T14:57:00Z" w:id="281">
            <w:r>
              <w:tab/>
            </w:r>
          </w:ins>
          <w:r w:rsidRPr="00EB505A">
            <w:rPr>
              <w:rStyle w:val="Hyperlink"/>
              <w:noProof/>
            </w:rPr>
            <w:t>Development Documentation</w:t>
          </w:r>
          <w:ins w:author="Unknown" w:date="2021-08-01T14:57:00Z" w:id="282">
            <w:r>
              <w:tab/>
            </w:r>
            <w:r w:rsidRPr="23E5B029">
              <w:rPr>
                <w:noProof/>
              </w:rPr>
              <w:fldChar w:fldCharType="begin"/>
            </w:r>
            <w:r w:rsidRPr="23E5B029">
              <w:rPr>
                <w:noProof/>
              </w:rPr>
              <w:instrText xml:space="preserve"> PAGEREF _Toc78722357 \h </w:instrText>
            </w:r>
          </w:ins>
          <w:r w:rsidRPr="23E5B029">
            <w:rPr>
              <w:noProof/>
            </w:rPr>
          </w:r>
          <w:r w:rsidRPr="23E5B029">
            <w:rPr>
              <w:noProof/>
            </w:rPr>
            <w:fldChar w:fldCharType="separate"/>
          </w:r>
          <w:r>
            <w:rPr>
              <w:noProof/>
              <w:webHidden/>
            </w:rPr>
            <w:t>30</w:t>
          </w:r>
          <w:ins w:author="Unknown" w:date="2021-08-01T14:57:00Z" w:id="283">
            <w:r w:rsidRPr="23E5B029">
              <w:rPr>
                <w:noProof/>
              </w:rPr>
              <w:fldChar w:fldCharType="end"/>
            </w:r>
            <w:r w:rsidRPr="23E5B029">
              <w:rPr>
                <w:rStyle w:val="Hyperlink"/>
                <w:noProof/>
              </w:rPr>
              <w:fldChar w:fldCharType="end"/>
            </w:r>
          </w:ins>
        </w:p>
        <w:p w:rsidR="007F4EE9" w:rsidP="23E5B029" w:rsidRDefault="007F4EE9" w14:paraId="5B3166BD" w14:textId="2A625F4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84">
            <w:r w:rsidRPr="23E5B029">
              <w:rPr>
                <w:rStyle w:val="Hyperlink"/>
                <w:noProof/>
              </w:rPr>
              <w:fldChar w:fldCharType="begin"/>
            </w:r>
            <w:r w:rsidRPr="23E5B029">
              <w:rPr>
                <w:rStyle w:val="Hyperlink"/>
                <w:noProof/>
              </w:rPr>
              <w:instrText xml:space="preserve"> </w:instrText>
            </w:r>
            <w:r w:rsidRPr="23E5B029">
              <w:rPr>
                <w:noProof/>
              </w:rPr>
              <w:instrText>HYPERLINK \l "_Toc78722358"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5.10</w:t>
          </w:r>
          <w:ins w:author="Unknown" w:date="2021-08-01T14:57:00Z" w:id="285">
            <w:r>
              <w:tab/>
            </w:r>
          </w:ins>
          <w:r w:rsidRPr="00EB505A">
            <w:rPr>
              <w:rStyle w:val="Hyperlink"/>
              <w:noProof/>
            </w:rPr>
            <w:t>Change Advisory Board</w:t>
          </w:r>
          <w:ins w:author="Unknown" w:date="2021-08-01T14:57:00Z" w:id="286">
            <w:r>
              <w:tab/>
            </w:r>
            <w:r w:rsidRPr="23E5B029">
              <w:rPr>
                <w:noProof/>
              </w:rPr>
              <w:fldChar w:fldCharType="begin"/>
            </w:r>
            <w:r w:rsidRPr="23E5B029">
              <w:rPr>
                <w:noProof/>
              </w:rPr>
              <w:instrText xml:space="preserve"> PAGEREF _Toc78722358 \h </w:instrText>
            </w:r>
          </w:ins>
          <w:r w:rsidRPr="23E5B029">
            <w:rPr>
              <w:noProof/>
            </w:rPr>
          </w:r>
          <w:r w:rsidRPr="23E5B029">
            <w:rPr>
              <w:noProof/>
            </w:rPr>
            <w:fldChar w:fldCharType="separate"/>
          </w:r>
          <w:r>
            <w:rPr>
              <w:noProof/>
              <w:webHidden/>
            </w:rPr>
            <w:t>30</w:t>
          </w:r>
          <w:ins w:author="Unknown" w:date="2021-08-01T14:57:00Z" w:id="287">
            <w:r w:rsidRPr="23E5B029">
              <w:rPr>
                <w:noProof/>
              </w:rPr>
              <w:fldChar w:fldCharType="end"/>
            </w:r>
            <w:r w:rsidRPr="23E5B029">
              <w:rPr>
                <w:rStyle w:val="Hyperlink"/>
                <w:noProof/>
              </w:rPr>
              <w:fldChar w:fldCharType="end"/>
            </w:r>
          </w:ins>
        </w:p>
        <w:p w:rsidR="007F4EE9" w:rsidP="23E5B029" w:rsidRDefault="007F4EE9" w14:paraId="113F4810" w14:textId="5CA5EFA4">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88">
            <w:r w:rsidRPr="23E5B029">
              <w:rPr>
                <w:rStyle w:val="Hyperlink"/>
                <w:noProof/>
              </w:rPr>
              <w:fldChar w:fldCharType="begin"/>
            </w:r>
            <w:r w:rsidRPr="23E5B029">
              <w:rPr>
                <w:rStyle w:val="Hyperlink"/>
                <w:noProof/>
              </w:rPr>
              <w:instrText xml:space="preserve"> </w:instrText>
            </w:r>
            <w:r w:rsidRPr="23E5B029">
              <w:rPr>
                <w:noProof/>
              </w:rPr>
              <w:instrText>HYPERLINK \l "_Toc78722359"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5.11</w:t>
          </w:r>
          <w:ins w:author="Unknown" w:date="2021-08-01T14:57:00Z" w:id="289">
            <w:r>
              <w:tab/>
            </w:r>
          </w:ins>
          <w:r w:rsidRPr="00EB505A">
            <w:rPr>
              <w:rStyle w:val="Hyperlink"/>
              <w:noProof/>
            </w:rPr>
            <w:t>Production Environment Go-Live Request for Change (RFC)</w:t>
          </w:r>
          <w:ins w:author="Unknown" w:date="2021-08-01T14:57:00Z" w:id="290">
            <w:r>
              <w:tab/>
            </w:r>
            <w:r w:rsidRPr="23E5B029">
              <w:rPr>
                <w:noProof/>
              </w:rPr>
              <w:fldChar w:fldCharType="begin"/>
            </w:r>
            <w:r w:rsidRPr="23E5B029">
              <w:rPr>
                <w:noProof/>
              </w:rPr>
              <w:instrText xml:space="preserve"> PAGEREF _Toc78722359 \h </w:instrText>
            </w:r>
          </w:ins>
          <w:r w:rsidRPr="23E5B029">
            <w:rPr>
              <w:noProof/>
            </w:rPr>
          </w:r>
          <w:r w:rsidRPr="23E5B029">
            <w:rPr>
              <w:noProof/>
            </w:rPr>
            <w:fldChar w:fldCharType="separate"/>
          </w:r>
          <w:r>
            <w:rPr>
              <w:noProof/>
              <w:webHidden/>
            </w:rPr>
            <w:t>30</w:t>
          </w:r>
          <w:ins w:author="Unknown" w:date="2021-08-01T14:57:00Z" w:id="291">
            <w:r w:rsidRPr="23E5B029">
              <w:rPr>
                <w:noProof/>
              </w:rPr>
              <w:fldChar w:fldCharType="end"/>
            </w:r>
            <w:r w:rsidRPr="23E5B029">
              <w:rPr>
                <w:rStyle w:val="Hyperlink"/>
                <w:noProof/>
              </w:rPr>
              <w:fldChar w:fldCharType="end"/>
            </w:r>
          </w:ins>
        </w:p>
        <w:p w:rsidR="007F4EE9" w:rsidP="23E5B029" w:rsidRDefault="007F4EE9" w14:paraId="43BC5AC4" w14:textId="598FB776">
          <w:pPr>
            <w:pStyle w:val="TOC1"/>
            <w:tabs>
              <w:tab w:val="left" w:pos="40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92">
            <w:r w:rsidRPr="23E5B029">
              <w:rPr>
                <w:rStyle w:val="Hyperlink"/>
                <w:noProof/>
              </w:rPr>
              <w:fldChar w:fldCharType="begin"/>
            </w:r>
            <w:r w:rsidRPr="23E5B029">
              <w:rPr>
                <w:rStyle w:val="Hyperlink"/>
                <w:noProof/>
              </w:rPr>
              <w:instrText xml:space="preserve"> </w:instrText>
            </w:r>
            <w:r w:rsidRPr="23E5B029">
              <w:rPr>
                <w:noProof/>
              </w:rPr>
              <w:instrText>HYPERLINK \l "_Toc78722360"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w:t>
          </w:r>
          <w:ins w:author="Unknown" w:date="2021-08-01T14:57:00Z" w:id="293">
            <w:r>
              <w:tab/>
            </w:r>
          </w:ins>
          <w:r w:rsidRPr="00EB505A">
            <w:rPr>
              <w:rStyle w:val="Hyperlink"/>
              <w:noProof/>
            </w:rPr>
            <w:t>Appendices</w:t>
          </w:r>
          <w:ins w:author="Unknown" w:date="2021-08-01T14:57:00Z" w:id="294">
            <w:r>
              <w:tab/>
            </w:r>
            <w:r w:rsidRPr="23E5B029">
              <w:rPr>
                <w:noProof/>
              </w:rPr>
              <w:fldChar w:fldCharType="begin"/>
            </w:r>
            <w:r w:rsidRPr="23E5B029">
              <w:rPr>
                <w:noProof/>
              </w:rPr>
              <w:instrText xml:space="preserve"> PAGEREF _Toc78722360 \h </w:instrText>
            </w:r>
          </w:ins>
          <w:r w:rsidRPr="23E5B029">
            <w:rPr>
              <w:noProof/>
            </w:rPr>
          </w:r>
          <w:r w:rsidRPr="23E5B029">
            <w:rPr>
              <w:noProof/>
            </w:rPr>
            <w:fldChar w:fldCharType="separate"/>
          </w:r>
          <w:r>
            <w:rPr>
              <w:noProof/>
              <w:webHidden/>
            </w:rPr>
            <w:t>31</w:t>
          </w:r>
          <w:ins w:author="Unknown" w:date="2021-08-01T14:57:00Z" w:id="295">
            <w:r w:rsidRPr="23E5B029">
              <w:rPr>
                <w:noProof/>
              </w:rPr>
              <w:fldChar w:fldCharType="end"/>
            </w:r>
            <w:r w:rsidRPr="23E5B029">
              <w:rPr>
                <w:rStyle w:val="Hyperlink"/>
                <w:noProof/>
              </w:rPr>
              <w:fldChar w:fldCharType="end"/>
            </w:r>
          </w:ins>
        </w:p>
        <w:p w:rsidR="007F4EE9" w:rsidP="23E5B029" w:rsidRDefault="007F4EE9" w14:paraId="2BF2D996" w14:textId="56349020">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296">
            <w:r w:rsidRPr="23E5B029">
              <w:rPr>
                <w:rStyle w:val="Hyperlink"/>
                <w:noProof/>
              </w:rPr>
              <w:fldChar w:fldCharType="begin"/>
            </w:r>
            <w:r w:rsidRPr="23E5B029">
              <w:rPr>
                <w:rStyle w:val="Hyperlink"/>
                <w:noProof/>
              </w:rPr>
              <w:instrText xml:space="preserve"> </w:instrText>
            </w:r>
            <w:r w:rsidRPr="23E5B029">
              <w:rPr>
                <w:noProof/>
              </w:rPr>
              <w:instrText>HYPERLINK \l "_Toc78722361"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6.1</w:t>
          </w:r>
          <w:ins w:author="Unknown" w:date="2021-08-01T14:57:00Z" w:id="297">
            <w:r>
              <w:tab/>
            </w:r>
          </w:ins>
          <w:r w:rsidRPr="00EB505A">
            <w:rPr>
              <w:rStyle w:val="Hyperlink"/>
              <w:noProof/>
            </w:rPr>
            <w:t>Glossary</w:t>
          </w:r>
          <w:ins w:author="Unknown" w:date="2021-08-01T14:57:00Z" w:id="298">
            <w:r>
              <w:tab/>
            </w:r>
            <w:r w:rsidRPr="23E5B029">
              <w:rPr>
                <w:noProof/>
              </w:rPr>
              <w:fldChar w:fldCharType="begin"/>
            </w:r>
            <w:r w:rsidRPr="23E5B029">
              <w:rPr>
                <w:noProof/>
              </w:rPr>
              <w:instrText xml:space="preserve"> PAGEREF _Toc78722361 \h </w:instrText>
            </w:r>
          </w:ins>
          <w:r w:rsidRPr="23E5B029">
            <w:rPr>
              <w:noProof/>
            </w:rPr>
          </w:r>
          <w:r w:rsidRPr="23E5B029">
            <w:rPr>
              <w:noProof/>
            </w:rPr>
            <w:fldChar w:fldCharType="separate"/>
          </w:r>
          <w:r>
            <w:rPr>
              <w:noProof/>
              <w:webHidden/>
            </w:rPr>
            <w:t>31</w:t>
          </w:r>
          <w:ins w:author="Unknown" w:date="2021-08-01T14:57:00Z" w:id="299">
            <w:r w:rsidRPr="23E5B029">
              <w:rPr>
                <w:noProof/>
              </w:rPr>
              <w:fldChar w:fldCharType="end"/>
            </w:r>
            <w:r w:rsidRPr="23E5B029">
              <w:rPr>
                <w:rStyle w:val="Hyperlink"/>
                <w:noProof/>
              </w:rPr>
              <w:fldChar w:fldCharType="end"/>
            </w:r>
          </w:ins>
        </w:p>
        <w:p w:rsidR="007F4EE9" w:rsidP="23E5B029" w:rsidRDefault="007F4EE9" w14:paraId="1E9214CE" w14:textId="4E113D6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00">
            <w:r w:rsidRPr="23E5B029">
              <w:rPr>
                <w:rStyle w:val="Hyperlink"/>
                <w:noProof/>
              </w:rPr>
              <w:fldChar w:fldCharType="begin"/>
            </w:r>
            <w:r w:rsidRPr="23E5B029">
              <w:rPr>
                <w:rStyle w:val="Hyperlink"/>
                <w:noProof/>
              </w:rPr>
              <w:instrText xml:space="preserve"> </w:instrText>
            </w:r>
            <w:r w:rsidRPr="23E5B029">
              <w:rPr>
                <w:noProof/>
              </w:rPr>
              <w:instrText>HYPERLINK \l "_Toc78722362"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6.2</w:t>
          </w:r>
          <w:ins w:author="Unknown" w:date="2021-08-01T14:57:00Z" w:id="301">
            <w:r>
              <w:tab/>
            </w:r>
          </w:ins>
          <w:r w:rsidRPr="00EB505A">
            <w:rPr>
              <w:rStyle w:val="Hyperlink"/>
              <w:noProof/>
            </w:rPr>
            <w:t>Ministry Deliverable/Tools Resource Templates</w:t>
          </w:r>
          <w:ins w:author="Unknown" w:date="2021-08-01T14:57:00Z" w:id="302">
            <w:r>
              <w:tab/>
            </w:r>
            <w:r w:rsidRPr="23E5B029">
              <w:rPr>
                <w:noProof/>
              </w:rPr>
              <w:fldChar w:fldCharType="begin"/>
            </w:r>
            <w:r w:rsidRPr="23E5B029">
              <w:rPr>
                <w:noProof/>
              </w:rPr>
              <w:instrText xml:space="preserve"> PAGEREF _Toc78722362 \h </w:instrText>
            </w:r>
          </w:ins>
          <w:r w:rsidRPr="23E5B029">
            <w:rPr>
              <w:noProof/>
            </w:rPr>
          </w:r>
          <w:r w:rsidRPr="23E5B029">
            <w:rPr>
              <w:noProof/>
            </w:rPr>
            <w:fldChar w:fldCharType="separate"/>
          </w:r>
          <w:r>
            <w:rPr>
              <w:noProof/>
              <w:webHidden/>
            </w:rPr>
            <w:t>34</w:t>
          </w:r>
          <w:ins w:author="Unknown" w:date="2021-08-01T14:57:00Z" w:id="303">
            <w:r w:rsidRPr="23E5B029">
              <w:rPr>
                <w:noProof/>
              </w:rPr>
              <w:fldChar w:fldCharType="end"/>
            </w:r>
            <w:r w:rsidRPr="23E5B029">
              <w:rPr>
                <w:rStyle w:val="Hyperlink"/>
                <w:noProof/>
              </w:rPr>
              <w:fldChar w:fldCharType="end"/>
            </w:r>
          </w:ins>
        </w:p>
        <w:p w:rsidR="007F4EE9" w:rsidP="23E5B029" w:rsidRDefault="007F4EE9" w14:paraId="6534D6FC" w14:textId="6BDF6A7E">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04">
            <w:r w:rsidRPr="23E5B029">
              <w:rPr>
                <w:rStyle w:val="Hyperlink"/>
                <w:noProof/>
              </w:rPr>
              <w:fldChar w:fldCharType="begin"/>
            </w:r>
            <w:r w:rsidRPr="23E5B029">
              <w:rPr>
                <w:rStyle w:val="Hyperlink"/>
                <w:noProof/>
              </w:rPr>
              <w:instrText xml:space="preserve"> </w:instrText>
            </w:r>
            <w:r w:rsidRPr="23E5B029">
              <w:rPr>
                <w:noProof/>
              </w:rPr>
              <w:instrText>HYPERLINK \l "_Toc78722363"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6.2.1</w:t>
          </w:r>
          <w:ins w:author="Unknown" w:date="2021-08-01T14:57:00Z" w:id="305">
            <w:r>
              <w:tab/>
            </w:r>
          </w:ins>
          <w:r w:rsidRPr="00EB505A">
            <w:rPr>
              <w:rStyle w:val="Hyperlink"/>
              <w:noProof/>
            </w:rPr>
            <w:t>SSP Template:</w:t>
          </w:r>
          <w:ins w:author="Unknown" w:date="2021-08-01T14:57:00Z" w:id="306">
            <w:r>
              <w:tab/>
            </w:r>
            <w:r w:rsidRPr="23E5B029">
              <w:rPr>
                <w:noProof/>
              </w:rPr>
              <w:fldChar w:fldCharType="begin"/>
            </w:r>
            <w:r w:rsidRPr="23E5B029">
              <w:rPr>
                <w:noProof/>
              </w:rPr>
              <w:instrText xml:space="preserve"> PAGEREF _Toc78722363 \h </w:instrText>
            </w:r>
          </w:ins>
          <w:r w:rsidRPr="23E5B029">
            <w:rPr>
              <w:noProof/>
            </w:rPr>
          </w:r>
          <w:r w:rsidRPr="23E5B029">
            <w:rPr>
              <w:noProof/>
            </w:rPr>
            <w:fldChar w:fldCharType="separate"/>
          </w:r>
          <w:r>
            <w:rPr>
              <w:noProof/>
              <w:webHidden/>
            </w:rPr>
            <w:t>34</w:t>
          </w:r>
          <w:ins w:author="Unknown" w:date="2021-08-01T14:57:00Z" w:id="307">
            <w:r w:rsidRPr="23E5B029">
              <w:rPr>
                <w:noProof/>
              </w:rPr>
              <w:fldChar w:fldCharType="end"/>
            </w:r>
            <w:r w:rsidRPr="23E5B029">
              <w:rPr>
                <w:rStyle w:val="Hyperlink"/>
                <w:noProof/>
              </w:rPr>
              <w:fldChar w:fldCharType="end"/>
            </w:r>
          </w:ins>
        </w:p>
        <w:p w:rsidR="007F4EE9" w:rsidP="23E5B029" w:rsidRDefault="007F4EE9" w14:paraId="37286B92" w14:textId="4848FC96">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08">
            <w:r w:rsidRPr="23E5B029">
              <w:rPr>
                <w:rStyle w:val="Hyperlink"/>
                <w:noProof/>
              </w:rPr>
              <w:fldChar w:fldCharType="begin"/>
            </w:r>
            <w:r w:rsidRPr="23E5B029">
              <w:rPr>
                <w:rStyle w:val="Hyperlink"/>
                <w:noProof/>
              </w:rPr>
              <w:instrText xml:space="preserve"> </w:instrText>
            </w:r>
            <w:r w:rsidRPr="23E5B029">
              <w:rPr>
                <w:noProof/>
              </w:rPr>
              <w:instrText>HYPERLINK \l "_Toc78722364"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6.2.2</w:t>
          </w:r>
          <w:ins w:author="Unknown" w:date="2021-08-01T14:57:00Z" w:id="309">
            <w:r>
              <w:tab/>
            </w:r>
          </w:ins>
          <w:r w:rsidRPr="00EB505A">
            <w:rPr>
              <w:rStyle w:val="Hyperlink"/>
              <w:noProof/>
            </w:rPr>
            <w:t>Application Support Guide (ASG) Template</w:t>
          </w:r>
          <w:ins w:author="Unknown" w:date="2021-08-01T14:57:00Z" w:id="310">
            <w:r>
              <w:tab/>
            </w:r>
            <w:r w:rsidRPr="23E5B029">
              <w:rPr>
                <w:noProof/>
              </w:rPr>
              <w:fldChar w:fldCharType="begin"/>
            </w:r>
            <w:r w:rsidRPr="23E5B029">
              <w:rPr>
                <w:noProof/>
              </w:rPr>
              <w:instrText xml:space="preserve"> PAGEREF _Toc78722364 \h </w:instrText>
            </w:r>
          </w:ins>
          <w:r w:rsidRPr="23E5B029">
            <w:rPr>
              <w:noProof/>
            </w:rPr>
          </w:r>
          <w:r w:rsidRPr="23E5B029">
            <w:rPr>
              <w:noProof/>
            </w:rPr>
            <w:fldChar w:fldCharType="separate"/>
          </w:r>
          <w:r>
            <w:rPr>
              <w:noProof/>
              <w:webHidden/>
            </w:rPr>
            <w:t>34</w:t>
          </w:r>
          <w:ins w:author="Unknown" w:date="2021-08-01T14:57:00Z" w:id="311">
            <w:r w:rsidRPr="23E5B029">
              <w:rPr>
                <w:noProof/>
              </w:rPr>
              <w:fldChar w:fldCharType="end"/>
            </w:r>
            <w:r w:rsidRPr="23E5B029">
              <w:rPr>
                <w:rStyle w:val="Hyperlink"/>
                <w:noProof/>
              </w:rPr>
              <w:fldChar w:fldCharType="end"/>
            </w:r>
          </w:ins>
        </w:p>
        <w:p w:rsidR="007F4EE9" w:rsidP="23E5B029" w:rsidRDefault="007F4EE9" w14:paraId="24B39AB4" w14:textId="02DEE4A9">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12">
            <w:r w:rsidRPr="23E5B029">
              <w:rPr>
                <w:rStyle w:val="Hyperlink"/>
                <w:noProof/>
              </w:rPr>
              <w:fldChar w:fldCharType="begin"/>
            </w:r>
            <w:r w:rsidRPr="23E5B029">
              <w:rPr>
                <w:rStyle w:val="Hyperlink"/>
                <w:noProof/>
              </w:rPr>
              <w:instrText xml:space="preserve"> </w:instrText>
            </w:r>
            <w:r w:rsidRPr="23E5B029">
              <w:rPr>
                <w:noProof/>
              </w:rPr>
              <w:instrText>HYPERLINK \l "_Toc78722365"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6.2.3</w:t>
          </w:r>
          <w:ins w:author="Unknown" w:date="2021-08-01T14:57:00Z" w:id="313">
            <w:r>
              <w:tab/>
            </w:r>
          </w:ins>
          <w:r w:rsidRPr="00EB505A">
            <w:rPr>
              <w:rStyle w:val="Hyperlink"/>
              <w:noProof/>
            </w:rPr>
            <w:t>SLA Template</w:t>
          </w:r>
          <w:ins w:author="Unknown" w:date="2021-08-01T14:57:00Z" w:id="314">
            <w:r>
              <w:tab/>
            </w:r>
            <w:r w:rsidRPr="23E5B029">
              <w:rPr>
                <w:noProof/>
              </w:rPr>
              <w:fldChar w:fldCharType="begin"/>
            </w:r>
            <w:r w:rsidRPr="23E5B029">
              <w:rPr>
                <w:noProof/>
              </w:rPr>
              <w:instrText xml:space="preserve"> PAGEREF _Toc78722365 \h </w:instrText>
            </w:r>
          </w:ins>
          <w:r w:rsidRPr="23E5B029">
            <w:rPr>
              <w:noProof/>
            </w:rPr>
          </w:r>
          <w:r w:rsidRPr="23E5B029">
            <w:rPr>
              <w:noProof/>
            </w:rPr>
            <w:fldChar w:fldCharType="separate"/>
          </w:r>
          <w:r>
            <w:rPr>
              <w:noProof/>
              <w:webHidden/>
            </w:rPr>
            <w:t>34</w:t>
          </w:r>
          <w:ins w:author="Unknown" w:date="2021-08-01T14:57:00Z" w:id="315">
            <w:r w:rsidRPr="23E5B029">
              <w:rPr>
                <w:noProof/>
              </w:rPr>
              <w:fldChar w:fldCharType="end"/>
            </w:r>
            <w:r w:rsidRPr="23E5B029">
              <w:rPr>
                <w:rStyle w:val="Hyperlink"/>
                <w:noProof/>
              </w:rPr>
              <w:fldChar w:fldCharType="end"/>
            </w:r>
          </w:ins>
        </w:p>
        <w:p w:rsidR="007F4EE9" w:rsidP="23E5B029" w:rsidRDefault="007F4EE9" w14:paraId="1942BCFD" w14:textId="5A5CECC7">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16">
            <w:r w:rsidRPr="23E5B029">
              <w:rPr>
                <w:rStyle w:val="Hyperlink"/>
                <w:noProof/>
              </w:rPr>
              <w:fldChar w:fldCharType="begin"/>
            </w:r>
            <w:r w:rsidRPr="23E5B029">
              <w:rPr>
                <w:rStyle w:val="Hyperlink"/>
                <w:noProof/>
              </w:rPr>
              <w:instrText xml:space="preserve"> </w:instrText>
            </w:r>
            <w:r w:rsidRPr="23E5B029">
              <w:rPr>
                <w:noProof/>
              </w:rPr>
              <w:instrText>HYPERLINK \l "_Toc78722366"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6.3</w:t>
          </w:r>
          <w:ins w:author="Unknown" w:date="2021-08-01T14:57:00Z" w:id="317">
            <w:r>
              <w:tab/>
            </w:r>
          </w:ins>
          <w:r w:rsidRPr="00EB505A">
            <w:rPr>
              <w:rStyle w:val="Hyperlink"/>
              <w:noProof/>
            </w:rPr>
            <w:t>Documentation Deliverables</w:t>
          </w:r>
          <w:ins w:author="Unknown" w:date="2021-08-01T14:57:00Z" w:id="318">
            <w:r>
              <w:tab/>
            </w:r>
            <w:r w:rsidRPr="23E5B029">
              <w:rPr>
                <w:noProof/>
              </w:rPr>
              <w:fldChar w:fldCharType="begin"/>
            </w:r>
            <w:r w:rsidRPr="23E5B029">
              <w:rPr>
                <w:noProof/>
              </w:rPr>
              <w:instrText xml:space="preserve"> PAGEREF _Toc78722366 \h </w:instrText>
            </w:r>
          </w:ins>
          <w:r w:rsidRPr="23E5B029">
            <w:rPr>
              <w:noProof/>
            </w:rPr>
          </w:r>
          <w:r w:rsidRPr="23E5B029">
            <w:rPr>
              <w:noProof/>
            </w:rPr>
            <w:fldChar w:fldCharType="separate"/>
          </w:r>
          <w:r>
            <w:rPr>
              <w:noProof/>
              <w:webHidden/>
            </w:rPr>
            <w:t>34</w:t>
          </w:r>
          <w:ins w:author="Unknown" w:date="2021-08-01T14:57:00Z" w:id="319">
            <w:r w:rsidRPr="23E5B029">
              <w:rPr>
                <w:noProof/>
              </w:rPr>
              <w:fldChar w:fldCharType="end"/>
            </w:r>
            <w:r w:rsidRPr="23E5B029">
              <w:rPr>
                <w:rStyle w:val="Hyperlink"/>
                <w:noProof/>
              </w:rPr>
              <w:fldChar w:fldCharType="end"/>
            </w:r>
          </w:ins>
        </w:p>
        <w:p w:rsidR="007F4EE9" w:rsidP="23E5B029" w:rsidRDefault="007F4EE9" w14:paraId="30590855" w14:textId="78263A16">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20">
            <w:r w:rsidRPr="23E5B029">
              <w:rPr>
                <w:rStyle w:val="Hyperlink"/>
                <w:noProof/>
              </w:rPr>
              <w:fldChar w:fldCharType="begin"/>
            </w:r>
            <w:r w:rsidRPr="23E5B029">
              <w:rPr>
                <w:rStyle w:val="Hyperlink"/>
                <w:noProof/>
              </w:rPr>
              <w:instrText xml:space="preserve"> </w:instrText>
            </w:r>
            <w:r w:rsidRPr="23E5B029">
              <w:rPr>
                <w:noProof/>
              </w:rPr>
              <w:instrText>HYPERLINK \l "_Toc78722367"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6.3.1</w:t>
          </w:r>
          <w:ins w:author="Unknown" w:date="2021-08-01T14:57:00Z" w:id="321">
            <w:r>
              <w:tab/>
            </w:r>
          </w:ins>
          <w:r w:rsidRPr="00EB505A">
            <w:rPr>
              <w:rStyle w:val="Hyperlink"/>
              <w:noProof/>
            </w:rPr>
            <w:t>Application Support Plan (ASP)</w:t>
          </w:r>
          <w:ins w:author="Unknown" w:date="2021-08-01T14:57:00Z" w:id="322">
            <w:r>
              <w:tab/>
            </w:r>
            <w:r w:rsidRPr="23E5B029">
              <w:rPr>
                <w:noProof/>
              </w:rPr>
              <w:fldChar w:fldCharType="begin"/>
            </w:r>
            <w:r w:rsidRPr="23E5B029">
              <w:rPr>
                <w:noProof/>
              </w:rPr>
              <w:instrText xml:space="preserve"> PAGEREF _Toc78722367 \h </w:instrText>
            </w:r>
          </w:ins>
          <w:r w:rsidRPr="23E5B029">
            <w:rPr>
              <w:noProof/>
            </w:rPr>
          </w:r>
          <w:r w:rsidRPr="23E5B029">
            <w:rPr>
              <w:noProof/>
            </w:rPr>
            <w:fldChar w:fldCharType="separate"/>
          </w:r>
          <w:r>
            <w:rPr>
              <w:noProof/>
              <w:webHidden/>
            </w:rPr>
            <w:t>35</w:t>
          </w:r>
          <w:ins w:author="Unknown" w:date="2021-08-01T14:57:00Z" w:id="323">
            <w:r w:rsidRPr="23E5B029">
              <w:rPr>
                <w:noProof/>
              </w:rPr>
              <w:fldChar w:fldCharType="end"/>
            </w:r>
            <w:r w:rsidRPr="23E5B029">
              <w:rPr>
                <w:rStyle w:val="Hyperlink"/>
                <w:noProof/>
              </w:rPr>
              <w:fldChar w:fldCharType="end"/>
            </w:r>
          </w:ins>
        </w:p>
        <w:p w:rsidR="007F4EE9" w:rsidP="23E5B029" w:rsidRDefault="007F4EE9" w14:paraId="62A17739" w14:textId="39683241">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24">
            <w:r w:rsidRPr="23E5B029">
              <w:rPr>
                <w:rStyle w:val="Hyperlink"/>
                <w:noProof/>
              </w:rPr>
              <w:fldChar w:fldCharType="begin"/>
            </w:r>
            <w:r w:rsidRPr="23E5B029">
              <w:rPr>
                <w:rStyle w:val="Hyperlink"/>
                <w:noProof/>
              </w:rPr>
              <w:instrText xml:space="preserve"> </w:instrText>
            </w:r>
            <w:r w:rsidRPr="23E5B029">
              <w:rPr>
                <w:noProof/>
              </w:rPr>
              <w:instrText>HYPERLINK \l "_Toc78722368"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6.3.2</w:t>
          </w:r>
          <w:ins w:author="Unknown" w:date="2021-08-01T14:57:00Z" w:id="325">
            <w:r>
              <w:tab/>
            </w:r>
          </w:ins>
          <w:r w:rsidRPr="00EB505A">
            <w:rPr>
              <w:rStyle w:val="Hyperlink"/>
              <w:noProof/>
            </w:rPr>
            <w:t>System Support Plan (SSP)</w:t>
          </w:r>
          <w:ins w:author="Unknown" w:date="2021-08-01T14:57:00Z" w:id="326">
            <w:r>
              <w:tab/>
            </w:r>
            <w:r w:rsidRPr="23E5B029">
              <w:rPr>
                <w:noProof/>
              </w:rPr>
              <w:fldChar w:fldCharType="begin"/>
            </w:r>
            <w:r w:rsidRPr="23E5B029">
              <w:rPr>
                <w:noProof/>
              </w:rPr>
              <w:instrText xml:space="preserve"> PAGEREF _Toc78722368 \h </w:instrText>
            </w:r>
          </w:ins>
          <w:r w:rsidRPr="23E5B029">
            <w:rPr>
              <w:noProof/>
            </w:rPr>
          </w:r>
          <w:r w:rsidRPr="23E5B029">
            <w:rPr>
              <w:noProof/>
            </w:rPr>
            <w:fldChar w:fldCharType="separate"/>
          </w:r>
          <w:r>
            <w:rPr>
              <w:noProof/>
              <w:webHidden/>
            </w:rPr>
            <w:t>35</w:t>
          </w:r>
          <w:ins w:author="Unknown" w:date="2021-08-01T14:57:00Z" w:id="327">
            <w:r w:rsidRPr="23E5B029">
              <w:rPr>
                <w:noProof/>
              </w:rPr>
              <w:fldChar w:fldCharType="end"/>
            </w:r>
            <w:r w:rsidRPr="23E5B029">
              <w:rPr>
                <w:rStyle w:val="Hyperlink"/>
                <w:noProof/>
              </w:rPr>
              <w:fldChar w:fldCharType="end"/>
            </w:r>
          </w:ins>
        </w:p>
        <w:p w:rsidR="007F4EE9" w:rsidP="23E5B029" w:rsidRDefault="007F4EE9" w14:paraId="6767B772" w14:textId="77DA6041">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28">
            <w:r w:rsidRPr="23E5B029">
              <w:rPr>
                <w:rStyle w:val="Hyperlink"/>
                <w:noProof/>
              </w:rPr>
              <w:fldChar w:fldCharType="begin"/>
            </w:r>
            <w:r w:rsidRPr="23E5B029">
              <w:rPr>
                <w:rStyle w:val="Hyperlink"/>
                <w:noProof/>
              </w:rPr>
              <w:instrText xml:space="preserve"> </w:instrText>
            </w:r>
            <w:r w:rsidRPr="23E5B029">
              <w:rPr>
                <w:noProof/>
              </w:rPr>
              <w:instrText>HYPERLINK \l "_Toc78722369"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6.3.3</w:t>
          </w:r>
          <w:ins w:author="Unknown" w:date="2021-08-01T14:57:00Z" w:id="329">
            <w:r>
              <w:tab/>
            </w:r>
          </w:ins>
          <w:r w:rsidRPr="00EB505A">
            <w:rPr>
              <w:rStyle w:val="Hyperlink"/>
              <w:noProof/>
            </w:rPr>
            <w:t>Business Support Plan (BSP)</w:t>
          </w:r>
          <w:ins w:author="Unknown" w:date="2021-08-01T14:57:00Z" w:id="330">
            <w:r>
              <w:tab/>
            </w:r>
            <w:r w:rsidRPr="23E5B029">
              <w:rPr>
                <w:noProof/>
              </w:rPr>
              <w:fldChar w:fldCharType="begin"/>
            </w:r>
            <w:r w:rsidRPr="23E5B029">
              <w:rPr>
                <w:noProof/>
              </w:rPr>
              <w:instrText xml:space="preserve"> PAGEREF _Toc78722369 \h </w:instrText>
            </w:r>
          </w:ins>
          <w:r w:rsidRPr="23E5B029">
            <w:rPr>
              <w:noProof/>
            </w:rPr>
          </w:r>
          <w:r w:rsidRPr="23E5B029">
            <w:rPr>
              <w:noProof/>
            </w:rPr>
            <w:fldChar w:fldCharType="separate"/>
          </w:r>
          <w:r>
            <w:rPr>
              <w:noProof/>
              <w:webHidden/>
            </w:rPr>
            <w:t>35</w:t>
          </w:r>
          <w:ins w:author="Unknown" w:date="2021-08-01T14:57:00Z" w:id="331">
            <w:r w:rsidRPr="23E5B029">
              <w:rPr>
                <w:noProof/>
              </w:rPr>
              <w:fldChar w:fldCharType="end"/>
            </w:r>
            <w:r w:rsidRPr="23E5B029">
              <w:rPr>
                <w:rStyle w:val="Hyperlink"/>
                <w:noProof/>
              </w:rPr>
              <w:fldChar w:fldCharType="end"/>
            </w:r>
          </w:ins>
        </w:p>
        <w:p w:rsidR="007F4EE9" w:rsidP="23E5B029" w:rsidRDefault="007F4EE9" w14:paraId="10F58648" w14:textId="37F9708C">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32">
            <w:r w:rsidRPr="23E5B029">
              <w:rPr>
                <w:rStyle w:val="Hyperlink"/>
                <w:noProof/>
              </w:rPr>
              <w:fldChar w:fldCharType="begin"/>
            </w:r>
            <w:r w:rsidRPr="23E5B029">
              <w:rPr>
                <w:rStyle w:val="Hyperlink"/>
                <w:noProof/>
              </w:rPr>
              <w:instrText xml:space="preserve"> </w:instrText>
            </w:r>
            <w:r w:rsidRPr="23E5B029">
              <w:rPr>
                <w:noProof/>
              </w:rPr>
              <w:instrText>HYPERLINK \l "_Toc78722370"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6.3.4</w:t>
          </w:r>
          <w:ins w:author="Unknown" w:date="2021-08-01T14:57:00Z" w:id="333">
            <w:r>
              <w:tab/>
            </w:r>
          </w:ins>
          <w:r w:rsidRPr="00EB505A">
            <w:rPr>
              <w:rStyle w:val="Hyperlink"/>
              <w:noProof/>
            </w:rPr>
            <w:t>Monitoring Support Plan</w:t>
          </w:r>
          <w:ins w:author="Unknown" w:date="2021-08-01T14:57:00Z" w:id="334">
            <w:r>
              <w:tab/>
            </w:r>
            <w:r w:rsidRPr="23E5B029">
              <w:rPr>
                <w:noProof/>
              </w:rPr>
              <w:fldChar w:fldCharType="begin"/>
            </w:r>
            <w:r w:rsidRPr="23E5B029">
              <w:rPr>
                <w:noProof/>
              </w:rPr>
              <w:instrText xml:space="preserve"> PAGEREF _Toc78722370 \h </w:instrText>
            </w:r>
          </w:ins>
          <w:r w:rsidRPr="23E5B029">
            <w:rPr>
              <w:noProof/>
            </w:rPr>
          </w:r>
          <w:r w:rsidRPr="23E5B029">
            <w:rPr>
              <w:noProof/>
            </w:rPr>
            <w:fldChar w:fldCharType="separate"/>
          </w:r>
          <w:r>
            <w:rPr>
              <w:noProof/>
              <w:webHidden/>
            </w:rPr>
            <w:t>35</w:t>
          </w:r>
          <w:ins w:author="Unknown" w:date="2021-08-01T14:57:00Z" w:id="335">
            <w:r w:rsidRPr="23E5B029">
              <w:rPr>
                <w:noProof/>
              </w:rPr>
              <w:fldChar w:fldCharType="end"/>
            </w:r>
            <w:r w:rsidRPr="23E5B029">
              <w:rPr>
                <w:rStyle w:val="Hyperlink"/>
                <w:noProof/>
              </w:rPr>
              <w:fldChar w:fldCharType="end"/>
            </w:r>
          </w:ins>
        </w:p>
        <w:p w:rsidR="007F4EE9" w:rsidP="23E5B029" w:rsidRDefault="007F4EE9" w14:paraId="362D20EB" w14:textId="5E88EF48">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36">
            <w:r w:rsidRPr="23E5B029">
              <w:rPr>
                <w:rStyle w:val="Hyperlink"/>
                <w:noProof/>
              </w:rPr>
              <w:fldChar w:fldCharType="begin"/>
            </w:r>
            <w:r w:rsidRPr="23E5B029">
              <w:rPr>
                <w:rStyle w:val="Hyperlink"/>
                <w:noProof/>
              </w:rPr>
              <w:instrText xml:space="preserve"> </w:instrText>
            </w:r>
            <w:r w:rsidRPr="23E5B029">
              <w:rPr>
                <w:noProof/>
              </w:rPr>
              <w:instrText>HYPERLINK \l "_Toc78722371"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6.4</w:t>
          </w:r>
          <w:ins w:author="Unknown" w:date="2021-08-01T14:57:00Z" w:id="337">
            <w:r>
              <w:tab/>
            </w:r>
          </w:ins>
          <w:r w:rsidRPr="00EB505A">
            <w:rPr>
              <w:rStyle w:val="Hyperlink"/>
              <w:noProof/>
            </w:rPr>
            <w:t>Security</w:t>
          </w:r>
          <w:ins w:author="Unknown" w:date="2021-08-01T14:57:00Z" w:id="338">
            <w:r>
              <w:tab/>
            </w:r>
            <w:r w:rsidRPr="23E5B029">
              <w:rPr>
                <w:noProof/>
              </w:rPr>
              <w:fldChar w:fldCharType="begin"/>
            </w:r>
            <w:r w:rsidRPr="23E5B029">
              <w:rPr>
                <w:noProof/>
              </w:rPr>
              <w:instrText xml:space="preserve"> PAGEREF _Toc78722371 \h </w:instrText>
            </w:r>
          </w:ins>
          <w:r w:rsidRPr="23E5B029">
            <w:rPr>
              <w:noProof/>
            </w:rPr>
          </w:r>
          <w:r w:rsidRPr="23E5B029">
            <w:rPr>
              <w:noProof/>
            </w:rPr>
            <w:fldChar w:fldCharType="separate"/>
          </w:r>
          <w:r>
            <w:rPr>
              <w:noProof/>
              <w:webHidden/>
            </w:rPr>
            <w:t>35</w:t>
          </w:r>
          <w:ins w:author="Unknown" w:date="2021-08-01T14:57:00Z" w:id="339">
            <w:r w:rsidRPr="23E5B029">
              <w:rPr>
                <w:noProof/>
              </w:rPr>
              <w:fldChar w:fldCharType="end"/>
            </w:r>
            <w:r w:rsidRPr="23E5B029">
              <w:rPr>
                <w:rStyle w:val="Hyperlink"/>
                <w:noProof/>
              </w:rPr>
              <w:fldChar w:fldCharType="end"/>
            </w:r>
          </w:ins>
        </w:p>
        <w:p w:rsidR="007F4EE9" w:rsidP="23E5B029" w:rsidRDefault="007F4EE9" w14:paraId="7C54AA03" w14:textId="6D9264AF">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40">
            <w:r w:rsidRPr="23E5B029">
              <w:rPr>
                <w:rStyle w:val="Hyperlink"/>
                <w:noProof/>
              </w:rPr>
              <w:fldChar w:fldCharType="begin"/>
            </w:r>
            <w:r w:rsidRPr="23E5B029">
              <w:rPr>
                <w:rStyle w:val="Hyperlink"/>
                <w:noProof/>
              </w:rPr>
              <w:instrText xml:space="preserve"> </w:instrText>
            </w:r>
            <w:r w:rsidRPr="23E5B029">
              <w:rPr>
                <w:noProof/>
              </w:rPr>
              <w:instrText>HYPERLINK \l "_Toc78722372"</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6.5</w:t>
          </w:r>
          <w:ins w:author="Unknown" w:date="2021-08-01T14:57:00Z" w:id="341">
            <w:r>
              <w:tab/>
            </w:r>
          </w:ins>
          <w:r w:rsidRPr="00EB505A">
            <w:rPr>
              <w:rStyle w:val="Hyperlink"/>
              <w:noProof/>
            </w:rPr>
            <w:t>Integrations</w:t>
          </w:r>
          <w:ins w:author="Unknown" w:date="2021-08-01T14:57:00Z" w:id="342">
            <w:r>
              <w:tab/>
            </w:r>
            <w:r w:rsidRPr="23E5B029">
              <w:rPr>
                <w:noProof/>
              </w:rPr>
              <w:fldChar w:fldCharType="begin"/>
            </w:r>
            <w:r w:rsidRPr="23E5B029">
              <w:rPr>
                <w:noProof/>
              </w:rPr>
              <w:instrText xml:space="preserve"> PAGEREF _Toc78722372 \h </w:instrText>
            </w:r>
          </w:ins>
          <w:r w:rsidRPr="23E5B029">
            <w:rPr>
              <w:noProof/>
            </w:rPr>
          </w:r>
          <w:r w:rsidRPr="23E5B029">
            <w:rPr>
              <w:noProof/>
            </w:rPr>
            <w:fldChar w:fldCharType="separate"/>
          </w:r>
          <w:r>
            <w:rPr>
              <w:noProof/>
              <w:webHidden/>
            </w:rPr>
            <w:t>36</w:t>
          </w:r>
          <w:ins w:author="Unknown" w:date="2021-08-01T14:57:00Z" w:id="343">
            <w:r w:rsidRPr="23E5B029">
              <w:rPr>
                <w:noProof/>
              </w:rPr>
              <w:fldChar w:fldCharType="end"/>
            </w:r>
            <w:r w:rsidRPr="23E5B029">
              <w:rPr>
                <w:rStyle w:val="Hyperlink"/>
                <w:noProof/>
              </w:rPr>
              <w:fldChar w:fldCharType="end"/>
            </w:r>
          </w:ins>
        </w:p>
        <w:p w:rsidR="007F4EE9" w:rsidP="23E5B029" w:rsidRDefault="007F4EE9" w14:paraId="570B42B4" w14:textId="372F56D2">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44">
            <w:r w:rsidRPr="23E5B029">
              <w:rPr>
                <w:rStyle w:val="Hyperlink"/>
                <w:noProof/>
              </w:rPr>
              <w:fldChar w:fldCharType="begin"/>
            </w:r>
            <w:r w:rsidRPr="23E5B029">
              <w:rPr>
                <w:rStyle w:val="Hyperlink"/>
                <w:noProof/>
              </w:rPr>
              <w:instrText xml:space="preserve"> </w:instrText>
            </w:r>
            <w:r w:rsidRPr="23E5B029">
              <w:rPr>
                <w:noProof/>
              </w:rPr>
              <w:instrText>HYPERLINK \l "_Toc78722373"</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6.5.1</w:t>
          </w:r>
          <w:ins w:author="Unknown" w:date="2021-08-01T14:57:00Z" w:id="345">
            <w:r>
              <w:tab/>
            </w:r>
          </w:ins>
          <w:r w:rsidRPr="00EB505A">
            <w:rPr>
              <w:rStyle w:val="Hyperlink"/>
              <w:noProof/>
            </w:rPr>
            <w:t>Digital Identity</w:t>
          </w:r>
          <w:ins w:author="Unknown" w:date="2021-08-01T14:57:00Z" w:id="346">
            <w:r>
              <w:tab/>
            </w:r>
            <w:r w:rsidRPr="23E5B029">
              <w:rPr>
                <w:noProof/>
              </w:rPr>
              <w:fldChar w:fldCharType="begin"/>
            </w:r>
            <w:r w:rsidRPr="23E5B029">
              <w:rPr>
                <w:noProof/>
              </w:rPr>
              <w:instrText xml:space="preserve"> PAGEREF _Toc78722373 \h </w:instrText>
            </w:r>
          </w:ins>
          <w:r w:rsidRPr="23E5B029">
            <w:rPr>
              <w:noProof/>
            </w:rPr>
          </w:r>
          <w:r w:rsidRPr="23E5B029">
            <w:rPr>
              <w:noProof/>
            </w:rPr>
            <w:fldChar w:fldCharType="separate"/>
          </w:r>
          <w:r>
            <w:rPr>
              <w:noProof/>
              <w:webHidden/>
            </w:rPr>
            <w:t>36</w:t>
          </w:r>
          <w:ins w:author="Unknown" w:date="2021-08-01T14:57:00Z" w:id="347">
            <w:r w:rsidRPr="23E5B029">
              <w:rPr>
                <w:noProof/>
              </w:rPr>
              <w:fldChar w:fldCharType="end"/>
            </w:r>
            <w:r w:rsidRPr="23E5B029">
              <w:rPr>
                <w:rStyle w:val="Hyperlink"/>
                <w:noProof/>
              </w:rPr>
              <w:fldChar w:fldCharType="end"/>
            </w:r>
          </w:ins>
        </w:p>
        <w:p w:rsidR="007F4EE9" w:rsidP="23E5B029" w:rsidRDefault="007F4EE9" w14:paraId="660AD8EB" w14:textId="21BE80CA">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48">
            <w:r w:rsidRPr="23E5B029">
              <w:rPr>
                <w:rStyle w:val="Hyperlink"/>
                <w:noProof/>
              </w:rPr>
              <w:fldChar w:fldCharType="begin"/>
            </w:r>
            <w:r w:rsidRPr="23E5B029">
              <w:rPr>
                <w:rStyle w:val="Hyperlink"/>
                <w:noProof/>
              </w:rPr>
              <w:instrText xml:space="preserve"> </w:instrText>
            </w:r>
            <w:r w:rsidRPr="23E5B029">
              <w:rPr>
                <w:noProof/>
              </w:rPr>
              <w:instrText>HYPERLINK \l "_Toc78722374"</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6.5.2</w:t>
          </w:r>
          <w:ins w:author="Unknown" w:date="2021-08-01T14:57:00Z" w:id="349">
            <w:r>
              <w:tab/>
            </w:r>
          </w:ins>
          <w:r w:rsidRPr="00EB505A">
            <w:rPr>
              <w:rStyle w:val="Hyperlink"/>
              <w:noProof/>
            </w:rPr>
            <w:t>Digital Warehouse</w:t>
          </w:r>
          <w:ins w:author="Unknown" w:date="2021-08-01T14:57:00Z" w:id="350">
            <w:r>
              <w:tab/>
            </w:r>
            <w:r w:rsidRPr="23E5B029">
              <w:rPr>
                <w:noProof/>
              </w:rPr>
              <w:fldChar w:fldCharType="begin"/>
            </w:r>
            <w:r w:rsidRPr="23E5B029">
              <w:rPr>
                <w:noProof/>
              </w:rPr>
              <w:instrText xml:space="preserve"> PAGEREF _Toc78722374 \h </w:instrText>
            </w:r>
          </w:ins>
          <w:r w:rsidRPr="23E5B029">
            <w:rPr>
              <w:noProof/>
            </w:rPr>
          </w:r>
          <w:r w:rsidRPr="23E5B029">
            <w:rPr>
              <w:noProof/>
            </w:rPr>
            <w:fldChar w:fldCharType="separate"/>
          </w:r>
          <w:r>
            <w:rPr>
              <w:noProof/>
              <w:webHidden/>
            </w:rPr>
            <w:t>36</w:t>
          </w:r>
          <w:ins w:author="Unknown" w:date="2021-08-01T14:57:00Z" w:id="351">
            <w:r w:rsidRPr="23E5B029">
              <w:rPr>
                <w:noProof/>
              </w:rPr>
              <w:fldChar w:fldCharType="end"/>
            </w:r>
            <w:r w:rsidRPr="23E5B029">
              <w:rPr>
                <w:rStyle w:val="Hyperlink"/>
                <w:noProof/>
              </w:rPr>
              <w:fldChar w:fldCharType="end"/>
            </w:r>
          </w:ins>
        </w:p>
        <w:p w:rsidR="007F4EE9" w:rsidP="23E5B029" w:rsidRDefault="007F4EE9" w14:paraId="49308DEE" w14:textId="6ADBC86F">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52">
            <w:r w:rsidRPr="23E5B029">
              <w:rPr>
                <w:rStyle w:val="Hyperlink"/>
                <w:noProof/>
              </w:rPr>
              <w:fldChar w:fldCharType="begin"/>
            </w:r>
            <w:r w:rsidRPr="23E5B029">
              <w:rPr>
                <w:rStyle w:val="Hyperlink"/>
                <w:noProof/>
              </w:rPr>
              <w:instrText xml:space="preserve"> </w:instrText>
            </w:r>
            <w:r w:rsidRPr="23E5B029">
              <w:rPr>
                <w:noProof/>
              </w:rPr>
              <w:instrText>HYPERLINK \l "_Toc78722375"</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6.5.3</w:t>
          </w:r>
          <w:ins w:author="Unknown" w:date="2021-08-01T14:57:00Z" w:id="353">
            <w:r>
              <w:tab/>
            </w:r>
          </w:ins>
          <w:r w:rsidRPr="00EB505A">
            <w:rPr>
              <w:rStyle w:val="Hyperlink"/>
              <w:noProof/>
            </w:rPr>
            <w:t>National Archives</w:t>
          </w:r>
          <w:ins w:author="Unknown" w:date="2021-08-01T14:57:00Z" w:id="354">
            <w:r>
              <w:tab/>
            </w:r>
            <w:r w:rsidRPr="23E5B029">
              <w:rPr>
                <w:noProof/>
              </w:rPr>
              <w:fldChar w:fldCharType="begin"/>
            </w:r>
            <w:r w:rsidRPr="23E5B029">
              <w:rPr>
                <w:noProof/>
              </w:rPr>
              <w:instrText xml:space="preserve"> PAGEREF _Toc78722375 \h </w:instrText>
            </w:r>
          </w:ins>
          <w:r w:rsidRPr="23E5B029">
            <w:rPr>
              <w:noProof/>
            </w:rPr>
          </w:r>
          <w:r w:rsidRPr="23E5B029">
            <w:rPr>
              <w:noProof/>
            </w:rPr>
            <w:fldChar w:fldCharType="separate"/>
          </w:r>
          <w:r>
            <w:rPr>
              <w:noProof/>
              <w:webHidden/>
            </w:rPr>
            <w:t>36</w:t>
          </w:r>
          <w:ins w:author="Unknown" w:date="2021-08-01T14:57:00Z" w:id="355">
            <w:r w:rsidRPr="23E5B029">
              <w:rPr>
                <w:noProof/>
              </w:rPr>
              <w:fldChar w:fldCharType="end"/>
            </w:r>
            <w:r w:rsidRPr="23E5B029">
              <w:rPr>
                <w:rStyle w:val="Hyperlink"/>
                <w:noProof/>
              </w:rPr>
              <w:fldChar w:fldCharType="end"/>
            </w:r>
          </w:ins>
        </w:p>
        <w:p w:rsidR="007F4EE9" w:rsidP="23E5B029" w:rsidRDefault="007F4EE9" w14:paraId="66C1C624" w14:textId="43329BD1">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56">
            <w:r w:rsidRPr="23E5B029">
              <w:rPr>
                <w:rStyle w:val="Hyperlink"/>
                <w:noProof/>
              </w:rPr>
              <w:fldChar w:fldCharType="begin"/>
            </w:r>
            <w:r w:rsidRPr="23E5B029">
              <w:rPr>
                <w:rStyle w:val="Hyperlink"/>
                <w:noProof/>
              </w:rPr>
              <w:instrText xml:space="preserve"> </w:instrText>
            </w:r>
            <w:r w:rsidRPr="23E5B029">
              <w:rPr>
                <w:noProof/>
              </w:rPr>
              <w:instrText>HYPERLINK \l "_Toc78722376"</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6.6</w:t>
          </w:r>
          <w:ins w:author="Unknown" w:date="2021-08-01T14:57:00Z" w:id="357">
            <w:r>
              <w:tab/>
            </w:r>
          </w:ins>
          <w:r w:rsidRPr="00EB505A">
            <w:rPr>
              <w:rStyle w:val="Hyperlink"/>
              <w:noProof/>
            </w:rPr>
            <w:t>Qualities</w:t>
          </w:r>
          <w:ins w:author="Unknown" w:date="2021-08-01T14:57:00Z" w:id="358">
            <w:r>
              <w:tab/>
            </w:r>
            <w:r w:rsidRPr="23E5B029">
              <w:rPr>
                <w:noProof/>
              </w:rPr>
              <w:fldChar w:fldCharType="begin"/>
            </w:r>
            <w:r w:rsidRPr="23E5B029">
              <w:rPr>
                <w:noProof/>
              </w:rPr>
              <w:instrText xml:space="preserve"> PAGEREF _Toc78722376 \h </w:instrText>
            </w:r>
          </w:ins>
          <w:r w:rsidRPr="23E5B029">
            <w:rPr>
              <w:noProof/>
            </w:rPr>
          </w:r>
          <w:r w:rsidRPr="23E5B029">
            <w:rPr>
              <w:noProof/>
            </w:rPr>
            <w:fldChar w:fldCharType="separate"/>
          </w:r>
          <w:r>
            <w:rPr>
              <w:noProof/>
              <w:webHidden/>
            </w:rPr>
            <w:t>36</w:t>
          </w:r>
          <w:ins w:author="Unknown" w:date="2021-08-01T14:57:00Z" w:id="359">
            <w:r w:rsidRPr="23E5B029">
              <w:rPr>
                <w:noProof/>
              </w:rPr>
              <w:fldChar w:fldCharType="end"/>
            </w:r>
            <w:r w:rsidRPr="23E5B029">
              <w:rPr>
                <w:rStyle w:val="Hyperlink"/>
                <w:noProof/>
              </w:rPr>
              <w:fldChar w:fldCharType="end"/>
            </w:r>
          </w:ins>
        </w:p>
        <w:p w:rsidR="007F4EE9" w:rsidP="23E5B029" w:rsidRDefault="007F4EE9" w14:paraId="32DB3563" w14:textId="334F4B4D">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60">
            <w:r w:rsidRPr="23E5B029">
              <w:rPr>
                <w:rStyle w:val="Hyperlink"/>
                <w:noProof/>
              </w:rPr>
              <w:fldChar w:fldCharType="begin"/>
            </w:r>
            <w:r w:rsidRPr="23E5B029">
              <w:rPr>
                <w:rStyle w:val="Hyperlink"/>
                <w:noProof/>
              </w:rPr>
              <w:instrText xml:space="preserve"> </w:instrText>
            </w:r>
            <w:r w:rsidRPr="23E5B029">
              <w:rPr>
                <w:noProof/>
              </w:rPr>
              <w:instrText>HYPERLINK \l "_Toc78722377"</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6.6.1</w:t>
          </w:r>
          <w:ins w:author="Unknown" w:date="2021-08-01T14:57:00Z" w:id="361">
            <w:r>
              <w:tab/>
            </w:r>
          </w:ins>
          <w:r w:rsidRPr="00EB505A">
            <w:rPr>
              <w:rStyle w:val="Hyperlink"/>
              <w:noProof/>
            </w:rPr>
            <w:t>Supportability</w:t>
          </w:r>
          <w:ins w:author="Unknown" w:date="2021-08-01T14:57:00Z" w:id="362">
            <w:r>
              <w:tab/>
            </w:r>
            <w:r w:rsidRPr="23E5B029">
              <w:rPr>
                <w:noProof/>
              </w:rPr>
              <w:fldChar w:fldCharType="begin"/>
            </w:r>
            <w:r w:rsidRPr="23E5B029">
              <w:rPr>
                <w:noProof/>
              </w:rPr>
              <w:instrText xml:space="preserve"> PAGEREF _Toc78722377 \h </w:instrText>
            </w:r>
          </w:ins>
          <w:r w:rsidRPr="23E5B029">
            <w:rPr>
              <w:noProof/>
            </w:rPr>
          </w:r>
          <w:r w:rsidRPr="23E5B029">
            <w:rPr>
              <w:noProof/>
            </w:rPr>
            <w:fldChar w:fldCharType="separate"/>
          </w:r>
          <w:r>
            <w:rPr>
              <w:noProof/>
              <w:webHidden/>
            </w:rPr>
            <w:t>36</w:t>
          </w:r>
          <w:ins w:author="Unknown" w:date="2021-08-01T14:57:00Z" w:id="363">
            <w:r w:rsidRPr="23E5B029">
              <w:rPr>
                <w:noProof/>
              </w:rPr>
              <w:fldChar w:fldCharType="end"/>
            </w:r>
            <w:r w:rsidRPr="23E5B029">
              <w:rPr>
                <w:rStyle w:val="Hyperlink"/>
                <w:noProof/>
              </w:rPr>
              <w:fldChar w:fldCharType="end"/>
            </w:r>
          </w:ins>
        </w:p>
        <w:p w:rsidR="007F4EE9" w:rsidP="23E5B029" w:rsidRDefault="007F4EE9" w14:paraId="1E9BD66E" w14:textId="2B4FC8F2">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64">
            <w:r w:rsidRPr="23E5B029">
              <w:rPr>
                <w:rStyle w:val="Hyperlink"/>
                <w:noProof/>
              </w:rPr>
              <w:fldChar w:fldCharType="begin"/>
            </w:r>
            <w:r w:rsidRPr="23E5B029">
              <w:rPr>
                <w:rStyle w:val="Hyperlink"/>
                <w:noProof/>
              </w:rPr>
              <w:instrText xml:space="preserve"> </w:instrText>
            </w:r>
            <w:r w:rsidRPr="23E5B029">
              <w:rPr>
                <w:noProof/>
              </w:rPr>
              <w:instrText>HYPERLINK \l "_Toc78722378"</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6.6.2</w:t>
          </w:r>
          <w:ins w:author="Unknown" w:date="2021-08-01T14:57:00Z" w:id="365">
            <w:r>
              <w:tab/>
            </w:r>
          </w:ins>
          <w:r w:rsidRPr="00EB505A">
            <w:rPr>
              <w:rStyle w:val="Hyperlink"/>
              <w:noProof/>
            </w:rPr>
            <w:t>Maintainability</w:t>
          </w:r>
          <w:ins w:author="Unknown" w:date="2021-08-01T14:57:00Z" w:id="366">
            <w:r>
              <w:tab/>
            </w:r>
            <w:r w:rsidRPr="23E5B029">
              <w:rPr>
                <w:noProof/>
              </w:rPr>
              <w:fldChar w:fldCharType="begin"/>
            </w:r>
            <w:r w:rsidRPr="23E5B029">
              <w:rPr>
                <w:noProof/>
              </w:rPr>
              <w:instrText xml:space="preserve"> PAGEREF _Toc78722378 \h </w:instrText>
            </w:r>
          </w:ins>
          <w:r w:rsidRPr="23E5B029">
            <w:rPr>
              <w:noProof/>
            </w:rPr>
          </w:r>
          <w:r w:rsidRPr="23E5B029">
            <w:rPr>
              <w:noProof/>
            </w:rPr>
            <w:fldChar w:fldCharType="separate"/>
          </w:r>
          <w:r>
            <w:rPr>
              <w:noProof/>
              <w:webHidden/>
            </w:rPr>
            <w:t>36</w:t>
          </w:r>
          <w:ins w:author="Unknown" w:date="2021-08-01T14:57:00Z" w:id="367">
            <w:r w:rsidRPr="23E5B029">
              <w:rPr>
                <w:noProof/>
              </w:rPr>
              <w:fldChar w:fldCharType="end"/>
            </w:r>
            <w:r w:rsidRPr="23E5B029">
              <w:rPr>
                <w:rStyle w:val="Hyperlink"/>
                <w:noProof/>
              </w:rPr>
              <w:fldChar w:fldCharType="end"/>
            </w:r>
          </w:ins>
        </w:p>
        <w:p w:rsidR="007F4EE9" w:rsidP="23E5B029" w:rsidRDefault="007F4EE9" w14:paraId="5B7E0E07" w14:textId="7F35C1BF">
          <w:pPr>
            <w:pStyle w:val="TOC3"/>
            <w:tabs>
              <w:tab w:val="left" w:pos="132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68">
            <w:r w:rsidRPr="23E5B029">
              <w:rPr>
                <w:rStyle w:val="Hyperlink"/>
                <w:noProof/>
              </w:rPr>
              <w:fldChar w:fldCharType="begin"/>
            </w:r>
            <w:r w:rsidRPr="23E5B029">
              <w:rPr>
                <w:rStyle w:val="Hyperlink"/>
                <w:noProof/>
              </w:rPr>
              <w:instrText xml:space="preserve"> </w:instrText>
            </w:r>
            <w:r w:rsidRPr="23E5B029">
              <w:rPr>
                <w:noProof/>
              </w:rPr>
              <w:instrText>HYPERLINK \l "_Toc78722379"</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6.6.3</w:t>
          </w:r>
          <w:ins w:author="Unknown" w:date="2021-08-01T14:57:00Z" w:id="369">
            <w:r>
              <w:tab/>
            </w:r>
          </w:ins>
          <w:r w:rsidRPr="00EB505A">
            <w:rPr>
              <w:rStyle w:val="Hyperlink"/>
              <w:noProof/>
            </w:rPr>
            <w:t>Functionality</w:t>
          </w:r>
          <w:ins w:author="Unknown" w:date="2021-08-01T14:57:00Z" w:id="370">
            <w:r>
              <w:tab/>
            </w:r>
            <w:r w:rsidRPr="23E5B029">
              <w:rPr>
                <w:noProof/>
              </w:rPr>
              <w:fldChar w:fldCharType="begin"/>
            </w:r>
            <w:r w:rsidRPr="23E5B029">
              <w:rPr>
                <w:noProof/>
              </w:rPr>
              <w:instrText xml:space="preserve"> PAGEREF _Toc78722379 \h </w:instrText>
            </w:r>
          </w:ins>
          <w:r w:rsidRPr="23E5B029">
            <w:rPr>
              <w:noProof/>
            </w:rPr>
          </w:r>
          <w:r w:rsidRPr="23E5B029">
            <w:rPr>
              <w:noProof/>
            </w:rPr>
            <w:fldChar w:fldCharType="separate"/>
          </w:r>
          <w:r>
            <w:rPr>
              <w:noProof/>
              <w:webHidden/>
            </w:rPr>
            <w:t>36</w:t>
          </w:r>
          <w:ins w:author="Unknown" w:date="2021-08-01T14:57:00Z" w:id="371">
            <w:r w:rsidRPr="23E5B029">
              <w:rPr>
                <w:noProof/>
              </w:rPr>
              <w:fldChar w:fldCharType="end"/>
            </w:r>
            <w:r w:rsidRPr="23E5B029">
              <w:rPr>
                <w:rStyle w:val="Hyperlink"/>
                <w:noProof/>
              </w:rPr>
              <w:fldChar w:fldCharType="end"/>
            </w:r>
          </w:ins>
        </w:p>
        <w:p w:rsidR="007F4EE9" w:rsidP="23E5B029" w:rsidRDefault="007F4EE9" w14:paraId="0DED1B1B" w14:textId="2A6C2B0E">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72">
            <w:r w:rsidRPr="23E5B029">
              <w:rPr>
                <w:rStyle w:val="Hyperlink"/>
                <w:noProof/>
              </w:rPr>
              <w:fldChar w:fldCharType="begin"/>
            </w:r>
            <w:r w:rsidRPr="23E5B029">
              <w:rPr>
                <w:rStyle w:val="Hyperlink"/>
                <w:noProof/>
              </w:rPr>
              <w:instrText xml:space="preserve"> </w:instrText>
            </w:r>
            <w:r w:rsidRPr="23E5B029">
              <w:rPr>
                <w:noProof/>
              </w:rPr>
              <w:instrText>HYPERLINK \l "_Toc78722380"</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6.7</w:t>
          </w:r>
          <w:ins w:author="Unknown" w:date="2021-08-01T14:57:00Z" w:id="373">
            <w:r>
              <w:tab/>
            </w:r>
          </w:ins>
          <w:r w:rsidRPr="00EB505A">
            <w:rPr>
              <w:rStyle w:val="Hyperlink"/>
              <w:noProof/>
            </w:rPr>
            <w:t>Quality</w:t>
          </w:r>
          <w:ins w:author="Unknown" w:date="2021-08-01T14:57:00Z" w:id="374">
            <w:r>
              <w:tab/>
            </w:r>
            <w:r w:rsidRPr="23E5B029">
              <w:rPr>
                <w:noProof/>
              </w:rPr>
              <w:fldChar w:fldCharType="begin"/>
            </w:r>
            <w:r w:rsidRPr="23E5B029">
              <w:rPr>
                <w:noProof/>
              </w:rPr>
              <w:instrText xml:space="preserve"> PAGEREF _Toc78722380 \h </w:instrText>
            </w:r>
          </w:ins>
          <w:r w:rsidRPr="23E5B029">
            <w:rPr>
              <w:noProof/>
            </w:rPr>
          </w:r>
          <w:r w:rsidRPr="23E5B029">
            <w:rPr>
              <w:noProof/>
            </w:rPr>
            <w:fldChar w:fldCharType="separate"/>
          </w:r>
          <w:r>
            <w:rPr>
              <w:noProof/>
              <w:webHidden/>
            </w:rPr>
            <w:t>37</w:t>
          </w:r>
          <w:ins w:author="Unknown" w:date="2021-08-01T14:57:00Z" w:id="375">
            <w:r w:rsidRPr="23E5B029">
              <w:rPr>
                <w:noProof/>
              </w:rPr>
              <w:fldChar w:fldCharType="end"/>
            </w:r>
            <w:r w:rsidRPr="23E5B029">
              <w:rPr>
                <w:rStyle w:val="Hyperlink"/>
                <w:noProof/>
              </w:rPr>
              <w:fldChar w:fldCharType="end"/>
            </w:r>
          </w:ins>
        </w:p>
        <w:p w:rsidR="007F4EE9" w:rsidP="23E5B029" w:rsidRDefault="007F4EE9" w14:paraId="5C359840" w14:textId="3828445B">
          <w:pPr>
            <w:pStyle w:val="TOC2"/>
            <w:tabs>
              <w:tab w:val="left" w:pos="880"/>
              <w:tab w:val="right" w:leader="dot" w:pos="9016"/>
            </w:tabs>
            <w:rPr>
              <w:rFonts w:asciiTheme="minorHAnsi" w:hAnsiTheme="minorHAnsi" w:eastAsiaTheme="minorEastAsia" w:cstheme="minorBidi"/>
              <w:noProof/>
              <w:color w:val="auto"/>
              <w:sz w:val="22"/>
              <w:szCs w:val="22"/>
              <w:lang w:val="en-US" w:eastAsia="ja-JP"/>
            </w:rPr>
          </w:pPr>
          <w:ins w:author="Unknown" w:date="2021-08-01T14:57:00Z" w:id="376">
            <w:r w:rsidRPr="23E5B029">
              <w:rPr>
                <w:rStyle w:val="Hyperlink"/>
                <w:noProof/>
              </w:rPr>
              <w:fldChar w:fldCharType="begin"/>
            </w:r>
            <w:r w:rsidRPr="23E5B029">
              <w:rPr>
                <w:rStyle w:val="Hyperlink"/>
                <w:noProof/>
              </w:rPr>
              <w:instrText xml:space="preserve"> </w:instrText>
            </w:r>
            <w:r w:rsidRPr="23E5B029">
              <w:rPr>
                <w:noProof/>
              </w:rPr>
              <w:instrText>HYPERLINK \l "_Toc78722381"</w:instrText>
            </w:r>
            <w:r w:rsidRPr="23E5B029">
              <w:rPr>
                <w:rStyle w:val="Hyperlink"/>
                <w:noProof/>
              </w:rPr>
              <w:instrText xml:space="preserve"> </w:instrText>
            </w:r>
            <w:r w:rsidRPr="23E5B029">
              <w:rPr>
                <w:rStyle w:val="Hyperlink"/>
                <w:noProof/>
              </w:rPr>
              <w:fldChar w:fldCharType="separate"/>
            </w:r>
          </w:ins>
          <w:r w:rsidRPr="00EB505A">
            <w:rPr>
              <w:rStyle w:val="Hyperlink"/>
              <w:rFonts w:ascii="Consolas" w:hAnsi="Consolas"/>
              <w:noProof/>
            </w:rPr>
            <w:t>6.8</w:t>
          </w:r>
          <w:ins w:author="Unknown" w:date="2021-08-01T14:57:00Z" w:id="377">
            <w:r>
              <w:tab/>
            </w:r>
          </w:ins>
          <w:r w:rsidRPr="00EB505A">
            <w:rPr>
              <w:rStyle w:val="Hyperlink"/>
              <w:noProof/>
            </w:rPr>
            <w:t>Authority to Operate Dependencies (A3 Diagram)</w:t>
          </w:r>
          <w:ins w:author="Unknown" w:date="2021-08-01T14:57:00Z" w:id="378">
            <w:r>
              <w:tab/>
            </w:r>
            <w:r w:rsidRPr="23E5B029">
              <w:rPr>
                <w:noProof/>
              </w:rPr>
              <w:fldChar w:fldCharType="begin"/>
            </w:r>
            <w:r w:rsidRPr="23E5B029">
              <w:rPr>
                <w:noProof/>
              </w:rPr>
              <w:instrText xml:space="preserve"> PAGEREF _Toc78722381 \h </w:instrText>
            </w:r>
          </w:ins>
          <w:r w:rsidRPr="23E5B029">
            <w:rPr>
              <w:noProof/>
            </w:rPr>
          </w:r>
          <w:r w:rsidRPr="23E5B029">
            <w:rPr>
              <w:noProof/>
            </w:rPr>
            <w:fldChar w:fldCharType="separate"/>
          </w:r>
          <w:r>
            <w:rPr>
              <w:noProof/>
              <w:webHidden/>
            </w:rPr>
            <w:t>38</w:t>
          </w:r>
          <w:ins w:author="Unknown" w:date="2021-08-01T14:57:00Z" w:id="379">
            <w:r w:rsidRPr="23E5B029">
              <w:rPr>
                <w:noProof/>
              </w:rPr>
              <w:fldChar w:fldCharType="end"/>
            </w:r>
            <w:r w:rsidRPr="23E5B029">
              <w:rPr>
                <w:rStyle w:val="Hyperlink"/>
                <w:noProof/>
              </w:rPr>
              <w:fldChar w:fldCharType="end"/>
            </w:r>
          </w:ins>
        </w:p>
        <w:p w:rsidR="00DE17FB" w:rsidRDefault="00DE17FB" w14:paraId="73859B99" w14:textId="0F1EA6FF">
          <w:pPr>
            <w:pStyle w:val="TOC1"/>
            <w:tabs>
              <w:tab w:val="left" w:pos="400"/>
              <w:tab w:val="right" w:leader="dot" w:pos="9016"/>
            </w:tabs>
            <w:rPr>
              <w:del w:author="Unknown" w:id="380"/>
              <w:rFonts w:asciiTheme="minorHAnsi" w:hAnsiTheme="minorHAnsi" w:eastAsiaTheme="minorEastAsia" w:cstheme="minorBidi"/>
              <w:noProof/>
              <w:color w:val="auto"/>
              <w:sz w:val="22"/>
              <w:szCs w:val="22"/>
              <w:lang w:eastAsia="en-NZ"/>
            </w:rPr>
          </w:pPr>
          <w:del w:author="Unknown" w:id="381">
            <w:r w:rsidRPr="007F4EE9" w:rsidDel="007F4EE9">
              <w:rPr>
                <w:rPrChange w:author="Unknown" w:date="2021-08-01T14:57:00Z" w:id="382">
                  <w:rPr>
                    <w:rStyle w:val="Hyperlink"/>
                    <w:rFonts w:ascii="Consolas" w:hAnsi="Consolas"/>
                    <w:noProof/>
                  </w:rPr>
                </w:rPrChange>
              </w:rPr>
              <w:delText>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383">
                  <w:rPr>
                    <w:rStyle w:val="Hyperlink"/>
                    <w:noProof/>
                  </w:rPr>
                </w:rPrChange>
              </w:rPr>
              <w:delText>Document</w:delText>
            </w:r>
            <w:r w:rsidDel="007F4EE9">
              <w:rPr>
                <w:noProof/>
                <w:webHidden/>
              </w:rPr>
              <w:tab/>
            </w:r>
            <w:r w:rsidDel="007F4EE9" w:rsidR="00773C99">
              <w:rPr>
                <w:noProof/>
                <w:webHidden/>
              </w:rPr>
              <w:delText>1</w:delText>
            </w:r>
          </w:del>
        </w:p>
        <w:p w:rsidR="00DE17FB" w:rsidRDefault="00DE17FB" w14:paraId="67AF2AE0" w14:textId="3B892CFD">
          <w:pPr>
            <w:pStyle w:val="TOC2"/>
            <w:tabs>
              <w:tab w:val="left" w:pos="880"/>
              <w:tab w:val="right" w:leader="dot" w:pos="9016"/>
            </w:tabs>
            <w:rPr>
              <w:del w:author="Unknown" w:id="384"/>
              <w:rFonts w:asciiTheme="minorHAnsi" w:hAnsiTheme="minorHAnsi" w:eastAsiaTheme="minorEastAsia" w:cstheme="minorBidi"/>
              <w:noProof/>
              <w:color w:val="auto"/>
              <w:sz w:val="22"/>
              <w:szCs w:val="22"/>
              <w:lang w:eastAsia="en-NZ"/>
            </w:rPr>
          </w:pPr>
          <w:del w:author="Unknown" w:id="385">
            <w:r w:rsidRPr="007F4EE9" w:rsidDel="007F4EE9">
              <w:rPr>
                <w:rPrChange w:author="Unknown" w:date="2021-08-01T14:57:00Z" w:id="386">
                  <w:rPr>
                    <w:rStyle w:val="Hyperlink"/>
                    <w:rFonts w:ascii="Consolas" w:hAnsi="Consolas"/>
                    <w:noProof/>
                  </w:rPr>
                </w:rPrChange>
              </w:rPr>
              <w:delText>1.1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387">
                  <w:rPr>
                    <w:rStyle w:val="Hyperlink"/>
                    <w:noProof/>
                  </w:rPr>
                </w:rPrChange>
              </w:rPr>
              <w:delText>Synopsis</w:delText>
            </w:r>
            <w:r w:rsidDel="007F4EE9">
              <w:rPr>
                <w:noProof/>
                <w:webHidden/>
              </w:rPr>
              <w:tab/>
            </w:r>
            <w:r w:rsidDel="007F4EE9" w:rsidR="00773C99">
              <w:rPr>
                <w:noProof/>
                <w:webHidden/>
              </w:rPr>
              <w:delText>1</w:delText>
            </w:r>
          </w:del>
        </w:p>
        <w:p w:rsidR="00DE17FB" w:rsidRDefault="00DE17FB" w14:paraId="460CBB9A" w14:textId="3FB63E90">
          <w:pPr>
            <w:pStyle w:val="TOC2"/>
            <w:tabs>
              <w:tab w:val="left" w:pos="880"/>
              <w:tab w:val="right" w:leader="dot" w:pos="9016"/>
            </w:tabs>
            <w:rPr>
              <w:del w:author="Unknown" w:id="388"/>
              <w:rFonts w:asciiTheme="minorHAnsi" w:hAnsiTheme="minorHAnsi" w:eastAsiaTheme="minorEastAsia" w:cstheme="minorBidi"/>
              <w:noProof/>
              <w:color w:val="auto"/>
              <w:sz w:val="22"/>
              <w:szCs w:val="22"/>
              <w:lang w:eastAsia="en-NZ"/>
            </w:rPr>
          </w:pPr>
          <w:del w:author="Unknown" w:id="389">
            <w:r w:rsidRPr="007F4EE9" w:rsidDel="007F4EE9">
              <w:rPr>
                <w:rPrChange w:author="Unknown" w:date="2021-08-01T14:57:00Z" w:id="390">
                  <w:rPr>
                    <w:rStyle w:val="Hyperlink"/>
                    <w:rFonts w:ascii="Consolas" w:hAnsi="Consolas"/>
                    <w:noProof/>
                  </w:rPr>
                </w:rPrChange>
              </w:rPr>
              <w:delText>1.2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391">
                  <w:rPr>
                    <w:rStyle w:val="Hyperlink"/>
                    <w:noProof/>
                  </w:rPr>
                </w:rPrChange>
              </w:rPr>
              <w:delText>Author &amp; Version</w:delText>
            </w:r>
            <w:r w:rsidDel="007F4EE9">
              <w:rPr>
                <w:noProof/>
                <w:webHidden/>
              </w:rPr>
              <w:tab/>
            </w:r>
            <w:r w:rsidDel="007F4EE9" w:rsidR="00773C99">
              <w:rPr>
                <w:noProof/>
                <w:webHidden/>
              </w:rPr>
              <w:delText>1</w:delText>
            </w:r>
          </w:del>
        </w:p>
        <w:p w:rsidR="00DE17FB" w:rsidRDefault="00DE17FB" w14:paraId="7185CFD2" w14:textId="5C54293A">
          <w:pPr>
            <w:pStyle w:val="TOC2"/>
            <w:tabs>
              <w:tab w:val="left" w:pos="880"/>
              <w:tab w:val="right" w:leader="dot" w:pos="9016"/>
            </w:tabs>
            <w:rPr>
              <w:del w:author="Unknown" w:id="392"/>
              <w:rFonts w:asciiTheme="minorHAnsi" w:hAnsiTheme="minorHAnsi" w:eastAsiaTheme="minorEastAsia" w:cstheme="minorBidi"/>
              <w:noProof/>
              <w:color w:val="auto"/>
              <w:sz w:val="22"/>
              <w:szCs w:val="22"/>
              <w:lang w:eastAsia="en-NZ"/>
            </w:rPr>
          </w:pPr>
          <w:del w:author="Unknown" w:id="393">
            <w:r w:rsidRPr="007F4EE9" w:rsidDel="007F4EE9">
              <w:rPr>
                <w:rPrChange w:author="Unknown" w:date="2021-08-01T14:57:00Z" w:id="394">
                  <w:rPr>
                    <w:rStyle w:val="Hyperlink"/>
                    <w:rFonts w:ascii="Consolas" w:hAnsi="Consolas"/>
                    <w:noProof/>
                  </w:rPr>
                </w:rPrChange>
              </w:rPr>
              <w:delText>1.3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395">
                  <w:rPr>
                    <w:rStyle w:val="Hyperlink"/>
                    <w:noProof/>
                  </w:rPr>
                </w:rPrChange>
              </w:rPr>
              <w:delText>Distribution &amp; Review List</w:delText>
            </w:r>
            <w:r w:rsidDel="007F4EE9">
              <w:rPr>
                <w:noProof/>
                <w:webHidden/>
              </w:rPr>
              <w:tab/>
            </w:r>
            <w:r w:rsidDel="007F4EE9" w:rsidR="00773C99">
              <w:rPr>
                <w:noProof/>
                <w:webHidden/>
              </w:rPr>
              <w:delText>2</w:delText>
            </w:r>
          </w:del>
        </w:p>
        <w:p w:rsidR="00DE17FB" w:rsidRDefault="00DE17FB" w14:paraId="35829311" w14:textId="1EA4A3A4">
          <w:pPr>
            <w:pStyle w:val="TOC2"/>
            <w:tabs>
              <w:tab w:val="left" w:pos="880"/>
              <w:tab w:val="right" w:leader="dot" w:pos="9016"/>
            </w:tabs>
            <w:rPr>
              <w:del w:author="Unknown" w:id="396"/>
              <w:rFonts w:asciiTheme="minorHAnsi" w:hAnsiTheme="minorHAnsi" w:eastAsiaTheme="minorEastAsia" w:cstheme="minorBidi"/>
              <w:noProof/>
              <w:color w:val="auto"/>
              <w:sz w:val="22"/>
              <w:szCs w:val="22"/>
              <w:lang w:eastAsia="en-NZ"/>
            </w:rPr>
          </w:pPr>
          <w:del w:author="Unknown" w:id="397">
            <w:r w:rsidRPr="007F4EE9" w:rsidDel="007F4EE9">
              <w:rPr>
                <w:rPrChange w:author="Unknown" w:date="2021-08-01T14:57:00Z" w:id="398">
                  <w:rPr>
                    <w:rStyle w:val="Hyperlink"/>
                    <w:rFonts w:ascii="Consolas" w:hAnsi="Consolas"/>
                    <w:noProof/>
                  </w:rPr>
                </w:rPrChange>
              </w:rPr>
              <w:delText>1.4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399">
                  <w:rPr>
                    <w:rStyle w:val="Hyperlink"/>
                    <w:noProof/>
                  </w:rPr>
                </w:rPrChange>
              </w:rPr>
              <w:delText>Contents</w:delText>
            </w:r>
            <w:r w:rsidDel="007F4EE9">
              <w:rPr>
                <w:noProof/>
                <w:webHidden/>
              </w:rPr>
              <w:tab/>
            </w:r>
            <w:r w:rsidDel="007F4EE9" w:rsidR="00773C99">
              <w:rPr>
                <w:noProof/>
                <w:webHidden/>
              </w:rPr>
              <w:delText>2</w:delText>
            </w:r>
          </w:del>
        </w:p>
        <w:p w:rsidR="00DE17FB" w:rsidRDefault="00DE17FB" w14:paraId="6D50BCAE" w14:textId="6C6F30FB">
          <w:pPr>
            <w:pStyle w:val="TOC1"/>
            <w:tabs>
              <w:tab w:val="left" w:pos="400"/>
              <w:tab w:val="right" w:leader="dot" w:pos="9016"/>
            </w:tabs>
            <w:rPr>
              <w:del w:author="Unknown" w:id="400"/>
              <w:rFonts w:asciiTheme="minorHAnsi" w:hAnsiTheme="minorHAnsi" w:eastAsiaTheme="minorEastAsia" w:cstheme="minorBidi"/>
              <w:noProof/>
              <w:color w:val="auto"/>
              <w:sz w:val="22"/>
              <w:szCs w:val="22"/>
              <w:lang w:eastAsia="en-NZ"/>
            </w:rPr>
          </w:pPr>
          <w:del w:author="Unknown" w:id="401">
            <w:r w:rsidRPr="007F4EE9" w:rsidDel="007F4EE9">
              <w:rPr>
                <w:rPrChange w:author="Unknown" w:date="2021-08-01T14:57:00Z" w:id="402">
                  <w:rPr>
                    <w:rStyle w:val="Hyperlink"/>
                    <w:rFonts w:ascii="Consolas" w:hAnsi="Consolas"/>
                    <w:noProof/>
                  </w:rPr>
                </w:rPrChange>
              </w:rPr>
              <w:delText>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03">
                  <w:rPr>
                    <w:rStyle w:val="Hyperlink"/>
                    <w:noProof/>
                  </w:rPr>
                </w:rPrChange>
              </w:rPr>
              <w:delText>Context</w:delText>
            </w:r>
            <w:r w:rsidDel="007F4EE9">
              <w:rPr>
                <w:noProof/>
                <w:webHidden/>
              </w:rPr>
              <w:tab/>
            </w:r>
            <w:r w:rsidDel="007F4EE9" w:rsidR="00773C99">
              <w:rPr>
                <w:noProof/>
                <w:webHidden/>
              </w:rPr>
              <w:delText>5</w:delText>
            </w:r>
          </w:del>
        </w:p>
        <w:p w:rsidR="00DE17FB" w:rsidRDefault="00DE17FB" w14:paraId="4D634051" w14:textId="53D3260C">
          <w:pPr>
            <w:pStyle w:val="TOC2"/>
            <w:tabs>
              <w:tab w:val="left" w:pos="880"/>
              <w:tab w:val="right" w:leader="dot" w:pos="9016"/>
            </w:tabs>
            <w:rPr>
              <w:del w:author="Unknown" w:id="404"/>
              <w:rFonts w:asciiTheme="minorHAnsi" w:hAnsiTheme="minorHAnsi" w:eastAsiaTheme="minorEastAsia" w:cstheme="minorBidi"/>
              <w:noProof/>
              <w:color w:val="auto"/>
              <w:sz w:val="22"/>
              <w:szCs w:val="22"/>
              <w:lang w:eastAsia="en-NZ"/>
            </w:rPr>
          </w:pPr>
          <w:del w:author="Unknown" w:id="405">
            <w:r w:rsidRPr="007F4EE9" w:rsidDel="007F4EE9">
              <w:rPr>
                <w:rPrChange w:author="Unknown" w:date="2021-08-01T14:57:00Z" w:id="406">
                  <w:rPr>
                    <w:rStyle w:val="Hyperlink"/>
                    <w:rFonts w:ascii="Consolas" w:hAnsi="Consolas"/>
                    <w:noProof/>
                  </w:rPr>
                </w:rPrChange>
              </w:rPr>
              <w:delText>2.1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07">
                  <w:rPr>
                    <w:rStyle w:val="Hyperlink"/>
                    <w:noProof/>
                  </w:rPr>
                </w:rPrChange>
              </w:rPr>
              <w:delText>Dependencies</w:delText>
            </w:r>
            <w:r w:rsidDel="007F4EE9">
              <w:rPr>
                <w:noProof/>
                <w:webHidden/>
              </w:rPr>
              <w:tab/>
            </w:r>
            <w:r w:rsidDel="007F4EE9" w:rsidR="00773C99">
              <w:rPr>
                <w:noProof/>
                <w:webHidden/>
              </w:rPr>
              <w:delText>5</w:delText>
            </w:r>
          </w:del>
        </w:p>
        <w:p w:rsidR="00DE17FB" w:rsidRDefault="00DE17FB" w14:paraId="73A74CD9" w14:textId="715DF30C">
          <w:pPr>
            <w:pStyle w:val="TOC2"/>
            <w:tabs>
              <w:tab w:val="left" w:pos="880"/>
              <w:tab w:val="right" w:leader="dot" w:pos="9016"/>
            </w:tabs>
            <w:rPr>
              <w:del w:author="Unknown" w:id="408"/>
              <w:rFonts w:asciiTheme="minorHAnsi" w:hAnsiTheme="minorHAnsi" w:eastAsiaTheme="minorEastAsia" w:cstheme="minorBidi"/>
              <w:noProof/>
              <w:color w:val="auto"/>
              <w:sz w:val="22"/>
              <w:szCs w:val="22"/>
              <w:lang w:eastAsia="en-NZ"/>
            </w:rPr>
          </w:pPr>
          <w:del w:author="Unknown" w:id="409">
            <w:r w:rsidRPr="007F4EE9" w:rsidDel="007F4EE9">
              <w:rPr>
                <w:rPrChange w:author="Unknown" w:date="2021-08-01T14:57:00Z" w:id="410">
                  <w:rPr>
                    <w:rStyle w:val="Hyperlink"/>
                    <w:rFonts w:ascii="Consolas" w:hAnsi="Consolas"/>
                    <w:noProof/>
                  </w:rPr>
                </w:rPrChange>
              </w:rPr>
              <w:delText>2.2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11">
                  <w:rPr>
                    <w:rStyle w:val="Hyperlink"/>
                    <w:noProof/>
                  </w:rPr>
                </w:rPrChange>
              </w:rPr>
              <w:delText>Background</w:delText>
            </w:r>
            <w:r w:rsidDel="007F4EE9">
              <w:rPr>
                <w:noProof/>
                <w:webHidden/>
              </w:rPr>
              <w:tab/>
            </w:r>
            <w:r w:rsidDel="007F4EE9" w:rsidR="00773C99">
              <w:rPr>
                <w:noProof/>
                <w:webHidden/>
              </w:rPr>
              <w:delText>5</w:delText>
            </w:r>
          </w:del>
        </w:p>
        <w:p w:rsidR="00DE17FB" w:rsidRDefault="00DE17FB" w14:paraId="743C1079" w14:textId="3D71920E">
          <w:pPr>
            <w:pStyle w:val="TOC2"/>
            <w:tabs>
              <w:tab w:val="left" w:pos="880"/>
              <w:tab w:val="right" w:leader="dot" w:pos="9016"/>
            </w:tabs>
            <w:rPr>
              <w:del w:author="Unknown" w:id="412"/>
              <w:rFonts w:asciiTheme="minorHAnsi" w:hAnsiTheme="minorHAnsi" w:eastAsiaTheme="minorEastAsia" w:cstheme="minorBidi"/>
              <w:noProof/>
              <w:color w:val="auto"/>
              <w:sz w:val="22"/>
              <w:szCs w:val="22"/>
              <w:lang w:eastAsia="en-NZ"/>
            </w:rPr>
          </w:pPr>
          <w:del w:author="Unknown" w:id="413">
            <w:r w:rsidRPr="007F4EE9" w:rsidDel="007F4EE9">
              <w:rPr>
                <w:rPrChange w:author="Unknown" w:date="2021-08-01T14:57:00Z" w:id="414">
                  <w:rPr>
                    <w:rStyle w:val="Hyperlink"/>
                    <w:rFonts w:ascii="Consolas" w:hAnsi="Consolas"/>
                    <w:noProof/>
                  </w:rPr>
                </w:rPrChange>
              </w:rPr>
              <w:delText>2.3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15">
                  <w:rPr>
                    <w:rStyle w:val="Hyperlink"/>
                    <w:noProof/>
                  </w:rPr>
                </w:rPrChange>
              </w:rPr>
              <w:delText>Objective</w:delText>
            </w:r>
            <w:r w:rsidDel="007F4EE9">
              <w:rPr>
                <w:noProof/>
                <w:webHidden/>
              </w:rPr>
              <w:tab/>
            </w:r>
            <w:r w:rsidDel="007F4EE9" w:rsidR="00773C99">
              <w:rPr>
                <w:noProof/>
                <w:webHidden/>
              </w:rPr>
              <w:delText>5</w:delText>
            </w:r>
          </w:del>
        </w:p>
        <w:p w:rsidR="00DE17FB" w:rsidRDefault="00DE17FB" w14:paraId="3F50E4AC" w14:textId="4F255E5B">
          <w:pPr>
            <w:pStyle w:val="TOC1"/>
            <w:tabs>
              <w:tab w:val="left" w:pos="400"/>
              <w:tab w:val="right" w:leader="dot" w:pos="9016"/>
            </w:tabs>
            <w:rPr>
              <w:del w:author="Unknown" w:id="416"/>
              <w:rFonts w:asciiTheme="minorHAnsi" w:hAnsiTheme="minorHAnsi" w:eastAsiaTheme="minorEastAsia" w:cstheme="minorBidi"/>
              <w:noProof/>
              <w:color w:val="auto"/>
              <w:sz w:val="22"/>
              <w:szCs w:val="22"/>
              <w:lang w:eastAsia="en-NZ"/>
            </w:rPr>
          </w:pPr>
          <w:del w:author="Unknown" w:id="417">
            <w:r w:rsidRPr="007F4EE9" w:rsidDel="007F4EE9">
              <w:rPr>
                <w:rPrChange w:author="Unknown" w:date="2021-08-01T14:57:00Z" w:id="418">
                  <w:rPr>
                    <w:rStyle w:val="Hyperlink"/>
                    <w:rFonts w:ascii="Consolas" w:hAnsi="Consolas"/>
                    <w:noProof/>
                  </w:rPr>
                </w:rPrChange>
              </w:rPr>
              <w:delText>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19">
                  <w:rPr>
                    <w:rStyle w:val="Hyperlink"/>
                    <w:noProof/>
                  </w:rPr>
                </w:rPrChange>
              </w:rPr>
              <w:delText>Obligations</w:delText>
            </w:r>
            <w:r w:rsidDel="007F4EE9">
              <w:rPr>
                <w:noProof/>
                <w:webHidden/>
              </w:rPr>
              <w:tab/>
            </w:r>
            <w:r w:rsidDel="007F4EE9" w:rsidR="00773C99">
              <w:rPr>
                <w:noProof/>
                <w:webHidden/>
              </w:rPr>
              <w:delText>6</w:delText>
            </w:r>
          </w:del>
        </w:p>
        <w:p w:rsidR="00DE17FB" w:rsidRDefault="00DE17FB" w14:paraId="1D6177EC" w14:textId="5659A3C2">
          <w:pPr>
            <w:pStyle w:val="TOC2"/>
            <w:tabs>
              <w:tab w:val="left" w:pos="880"/>
              <w:tab w:val="right" w:leader="dot" w:pos="9016"/>
            </w:tabs>
            <w:rPr>
              <w:del w:author="Unknown" w:id="420"/>
              <w:rFonts w:asciiTheme="minorHAnsi" w:hAnsiTheme="minorHAnsi" w:eastAsiaTheme="minorEastAsia" w:cstheme="minorBidi"/>
              <w:noProof/>
              <w:color w:val="auto"/>
              <w:sz w:val="22"/>
              <w:szCs w:val="22"/>
              <w:lang w:eastAsia="en-NZ"/>
            </w:rPr>
          </w:pPr>
          <w:del w:author="Unknown" w:id="421">
            <w:r w:rsidRPr="007F4EE9" w:rsidDel="007F4EE9">
              <w:rPr>
                <w:rPrChange w:author="Unknown" w:date="2021-08-01T14:57:00Z" w:id="422">
                  <w:rPr>
                    <w:rStyle w:val="Hyperlink"/>
                    <w:rFonts w:ascii="Consolas" w:hAnsi="Consolas"/>
                    <w:noProof/>
                  </w:rPr>
                </w:rPrChange>
              </w:rPr>
              <w:delText>3.1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23">
                  <w:rPr>
                    <w:rStyle w:val="Hyperlink"/>
                    <w:noProof/>
                  </w:rPr>
                </w:rPrChange>
              </w:rPr>
              <w:delText>Regulations</w:delText>
            </w:r>
            <w:r w:rsidDel="007F4EE9">
              <w:rPr>
                <w:noProof/>
                <w:webHidden/>
              </w:rPr>
              <w:tab/>
            </w:r>
            <w:r w:rsidDel="007F4EE9" w:rsidR="00773C99">
              <w:rPr>
                <w:noProof/>
                <w:webHidden/>
              </w:rPr>
              <w:delText>6</w:delText>
            </w:r>
          </w:del>
        </w:p>
        <w:p w:rsidR="00DE17FB" w:rsidRDefault="00DE17FB" w14:paraId="3F425F9E" w14:textId="1C9AF474">
          <w:pPr>
            <w:pStyle w:val="TOC2"/>
            <w:tabs>
              <w:tab w:val="left" w:pos="880"/>
              <w:tab w:val="right" w:leader="dot" w:pos="9016"/>
            </w:tabs>
            <w:rPr>
              <w:del w:author="Unknown" w:id="424"/>
              <w:rFonts w:asciiTheme="minorHAnsi" w:hAnsiTheme="minorHAnsi" w:eastAsiaTheme="minorEastAsia" w:cstheme="minorBidi"/>
              <w:noProof/>
              <w:color w:val="auto"/>
              <w:sz w:val="22"/>
              <w:szCs w:val="22"/>
              <w:lang w:eastAsia="en-NZ"/>
            </w:rPr>
          </w:pPr>
          <w:del w:author="Unknown" w:id="425">
            <w:r w:rsidRPr="007F4EE9" w:rsidDel="007F4EE9">
              <w:rPr>
                <w:rPrChange w:author="Unknown" w:date="2021-08-01T14:57:00Z" w:id="426">
                  <w:rPr>
                    <w:rStyle w:val="Hyperlink"/>
                    <w:rFonts w:ascii="Consolas" w:hAnsi="Consolas"/>
                    <w:noProof/>
                  </w:rPr>
                </w:rPrChange>
              </w:rPr>
              <w:delText>3.2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27">
                  <w:rPr>
                    <w:rStyle w:val="Hyperlink"/>
                    <w:noProof/>
                  </w:rPr>
                </w:rPrChange>
              </w:rPr>
              <w:delText>Policies</w:delText>
            </w:r>
            <w:r w:rsidDel="007F4EE9">
              <w:rPr>
                <w:noProof/>
                <w:webHidden/>
              </w:rPr>
              <w:tab/>
            </w:r>
            <w:r w:rsidDel="007F4EE9" w:rsidR="00773C99">
              <w:rPr>
                <w:noProof/>
                <w:webHidden/>
              </w:rPr>
              <w:delText>7</w:delText>
            </w:r>
          </w:del>
        </w:p>
        <w:p w:rsidR="00DE17FB" w:rsidRDefault="00DE17FB" w14:paraId="705B03CA" w14:textId="31F53030">
          <w:pPr>
            <w:pStyle w:val="TOC2"/>
            <w:tabs>
              <w:tab w:val="left" w:pos="880"/>
              <w:tab w:val="right" w:leader="dot" w:pos="9016"/>
            </w:tabs>
            <w:rPr>
              <w:del w:author="Unknown" w:id="428"/>
              <w:rFonts w:asciiTheme="minorHAnsi" w:hAnsiTheme="minorHAnsi" w:eastAsiaTheme="minorEastAsia" w:cstheme="minorBidi"/>
              <w:noProof/>
              <w:color w:val="auto"/>
              <w:sz w:val="22"/>
              <w:szCs w:val="22"/>
              <w:lang w:eastAsia="en-NZ"/>
            </w:rPr>
          </w:pPr>
          <w:del w:author="Unknown" w:id="429">
            <w:r w:rsidRPr="007F4EE9" w:rsidDel="007F4EE9">
              <w:rPr>
                <w:rPrChange w:author="Unknown" w:date="2021-08-01T14:57:00Z" w:id="430">
                  <w:rPr>
                    <w:rStyle w:val="Hyperlink"/>
                    <w:rFonts w:ascii="Consolas" w:hAnsi="Consolas"/>
                    <w:noProof/>
                  </w:rPr>
                </w:rPrChange>
              </w:rPr>
              <w:delText>3.3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31">
                  <w:rPr>
                    <w:rStyle w:val="Hyperlink"/>
                    <w:noProof/>
                  </w:rPr>
                </w:rPrChange>
              </w:rPr>
              <w:delText>Principles</w:delText>
            </w:r>
            <w:r w:rsidDel="007F4EE9">
              <w:rPr>
                <w:noProof/>
                <w:webHidden/>
              </w:rPr>
              <w:tab/>
            </w:r>
            <w:r w:rsidDel="007F4EE9" w:rsidR="00773C99">
              <w:rPr>
                <w:noProof/>
                <w:webHidden/>
              </w:rPr>
              <w:delText>7</w:delText>
            </w:r>
          </w:del>
        </w:p>
        <w:p w:rsidR="00DE17FB" w:rsidRDefault="00DE17FB" w14:paraId="6EAD62F4" w14:textId="6BB94AE5">
          <w:pPr>
            <w:pStyle w:val="TOC2"/>
            <w:tabs>
              <w:tab w:val="left" w:pos="880"/>
              <w:tab w:val="right" w:leader="dot" w:pos="9016"/>
            </w:tabs>
            <w:rPr>
              <w:del w:author="Unknown" w:id="432"/>
              <w:rFonts w:asciiTheme="minorHAnsi" w:hAnsiTheme="minorHAnsi" w:eastAsiaTheme="minorEastAsia" w:cstheme="minorBidi"/>
              <w:noProof/>
              <w:color w:val="auto"/>
              <w:sz w:val="22"/>
              <w:szCs w:val="22"/>
              <w:lang w:eastAsia="en-NZ"/>
            </w:rPr>
          </w:pPr>
          <w:del w:author="Unknown" w:id="433">
            <w:r w:rsidRPr="007F4EE9" w:rsidDel="007F4EE9">
              <w:rPr>
                <w:rPrChange w:author="Unknown" w:date="2021-08-01T14:57:00Z" w:id="434">
                  <w:rPr>
                    <w:rStyle w:val="Hyperlink"/>
                    <w:rFonts w:ascii="Consolas" w:hAnsi="Consolas"/>
                    <w:noProof/>
                  </w:rPr>
                </w:rPrChange>
              </w:rPr>
              <w:delText>3.4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35">
                  <w:rPr>
                    <w:rStyle w:val="Hyperlink"/>
                    <w:noProof/>
                  </w:rPr>
                </w:rPrChange>
              </w:rPr>
              <w:delText>Standards</w:delText>
            </w:r>
            <w:r w:rsidDel="007F4EE9">
              <w:rPr>
                <w:noProof/>
                <w:webHidden/>
              </w:rPr>
              <w:tab/>
            </w:r>
            <w:r w:rsidDel="007F4EE9" w:rsidR="00773C99">
              <w:rPr>
                <w:noProof/>
                <w:webHidden/>
              </w:rPr>
              <w:delText>7</w:delText>
            </w:r>
          </w:del>
        </w:p>
        <w:p w:rsidR="00DE17FB" w:rsidRDefault="00DE17FB" w14:paraId="0CBA0D2D" w14:textId="0B8AD02D">
          <w:pPr>
            <w:pStyle w:val="TOC3"/>
            <w:tabs>
              <w:tab w:val="left" w:pos="1320"/>
              <w:tab w:val="right" w:leader="dot" w:pos="9016"/>
            </w:tabs>
            <w:rPr>
              <w:del w:author="Unknown" w:id="436"/>
              <w:rFonts w:asciiTheme="minorHAnsi" w:hAnsiTheme="minorHAnsi" w:eastAsiaTheme="minorEastAsia" w:cstheme="minorBidi"/>
              <w:noProof/>
              <w:color w:val="auto"/>
              <w:sz w:val="22"/>
              <w:szCs w:val="22"/>
              <w:lang w:eastAsia="en-NZ"/>
            </w:rPr>
          </w:pPr>
          <w:del w:author="Unknown" w:id="437">
            <w:r w:rsidRPr="007F4EE9" w:rsidDel="007F4EE9">
              <w:rPr>
                <w:rPrChange w:author="Unknown" w:date="2021-08-01T14:57:00Z" w:id="438">
                  <w:rPr>
                    <w:rStyle w:val="Hyperlink"/>
                    <w:rFonts w:ascii="Consolas" w:hAnsi="Consolas"/>
                    <w:noProof/>
                  </w:rPr>
                </w:rPrChange>
              </w:rPr>
              <w:delText>3.4.1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39">
                  <w:rPr>
                    <w:rStyle w:val="Hyperlink"/>
                    <w:noProof/>
                  </w:rPr>
                </w:rPrChange>
              </w:rPr>
              <w:delText>Software System Delivery and Lifecycle Management</w:delText>
            </w:r>
            <w:r w:rsidDel="007F4EE9">
              <w:rPr>
                <w:noProof/>
                <w:webHidden/>
              </w:rPr>
              <w:tab/>
            </w:r>
            <w:r w:rsidDel="007F4EE9" w:rsidR="00773C99">
              <w:rPr>
                <w:noProof/>
                <w:webHidden/>
              </w:rPr>
              <w:delText>7</w:delText>
            </w:r>
          </w:del>
        </w:p>
        <w:p w:rsidR="00DE17FB" w:rsidRDefault="00DE17FB" w14:paraId="5898256D" w14:textId="5A2A3511">
          <w:pPr>
            <w:pStyle w:val="TOC3"/>
            <w:tabs>
              <w:tab w:val="left" w:pos="1320"/>
              <w:tab w:val="right" w:leader="dot" w:pos="9016"/>
            </w:tabs>
            <w:rPr>
              <w:del w:author="Unknown" w:id="440"/>
              <w:rFonts w:asciiTheme="minorHAnsi" w:hAnsiTheme="minorHAnsi" w:eastAsiaTheme="minorEastAsia" w:cstheme="minorBidi"/>
              <w:noProof/>
              <w:color w:val="auto"/>
              <w:sz w:val="22"/>
              <w:szCs w:val="22"/>
              <w:lang w:eastAsia="en-NZ"/>
            </w:rPr>
          </w:pPr>
          <w:del w:author="Unknown" w:id="441">
            <w:r w:rsidRPr="007F4EE9" w:rsidDel="007F4EE9">
              <w:rPr>
                <w:rPrChange w:author="Unknown" w:date="2021-08-01T14:57:00Z" w:id="442">
                  <w:rPr>
                    <w:rStyle w:val="Hyperlink"/>
                    <w:rFonts w:ascii="Consolas" w:hAnsi="Consolas"/>
                    <w:noProof/>
                  </w:rPr>
                </w:rPrChange>
              </w:rPr>
              <w:delText>3.4.2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43">
                  <w:rPr>
                    <w:rStyle w:val="Hyperlink"/>
                    <w:noProof/>
                  </w:rPr>
                </w:rPrChange>
              </w:rPr>
              <w:delText>Stakeholder analysis standards</w:delText>
            </w:r>
            <w:r w:rsidDel="007F4EE9">
              <w:rPr>
                <w:noProof/>
                <w:webHidden/>
              </w:rPr>
              <w:tab/>
            </w:r>
            <w:r w:rsidDel="007F4EE9" w:rsidR="00773C99">
              <w:rPr>
                <w:noProof/>
                <w:webHidden/>
              </w:rPr>
              <w:delText>8</w:delText>
            </w:r>
          </w:del>
        </w:p>
        <w:p w:rsidR="00DE17FB" w:rsidRDefault="00DE17FB" w14:paraId="5FE0BBA2" w14:textId="7CC62F9D">
          <w:pPr>
            <w:pStyle w:val="TOC3"/>
            <w:tabs>
              <w:tab w:val="left" w:pos="1320"/>
              <w:tab w:val="right" w:leader="dot" w:pos="9016"/>
            </w:tabs>
            <w:rPr>
              <w:del w:author="Unknown" w:id="444"/>
              <w:rFonts w:asciiTheme="minorHAnsi" w:hAnsiTheme="minorHAnsi" w:eastAsiaTheme="minorEastAsia" w:cstheme="minorBidi"/>
              <w:noProof/>
              <w:color w:val="auto"/>
              <w:sz w:val="22"/>
              <w:szCs w:val="22"/>
              <w:lang w:eastAsia="en-NZ"/>
            </w:rPr>
          </w:pPr>
          <w:del w:author="Unknown" w:id="445">
            <w:r w:rsidRPr="007F4EE9" w:rsidDel="007F4EE9">
              <w:rPr>
                <w:rPrChange w:author="Unknown" w:date="2021-08-01T14:57:00Z" w:id="446">
                  <w:rPr>
                    <w:rStyle w:val="Hyperlink"/>
                    <w:rFonts w:ascii="Consolas" w:hAnsi="Consolas"/>
                    <w:noProof/>
                  </w:rPr>
                </w:rPrChange>
              </w:rPr>
              <w:delText>3.4.3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47">
                  <w:rPr>
                    <w:rStyle w:val="Hyperlink"/>
                    <w:noProof/>
                  </w:rPr>
                </w:rPrChange>
              </w:rPr>
              <w:delText>Design Standards</w:delText>
            </w:r>
            <w:r w:rsidDel="007F4EE9">
              <w:rPr>
                <w:noProof/>
                <w:webHidden/>
              </w:rPr>
              <w:tab/>
            </w:r>
            <w:r w:rsidDel="007F4EE9" w:rsidR="00773C99">
              <w:rPr>
                <w:noProof/>
                <w:webHidden/>
              </w:rPr>
              <w:delText>8</w:delText>
            </w:r>
          </w:del>
        </w:p>
        <w:p w:rsidR="00DE17FB" w:rsidRDefault="00DE17FB" w14:paraId="4B8B2B6A" w14:textId="0180A789">
          <w:pPr>
            <w:pStyle w:val="TOC3"/>
            <w:tabs>
              <w:tab w:val="left" w:pos="1320"/>
              <w:tab w:val="right" w:leader="dot" w:pos="9016"/>
            </w:tabs>
            <w:rPr>
              <w:del w:author="Unknown" w:id="448"/>
              <w:rFonts w:asciiTheme="minorHAnsi" w:hAnsiTheme="minorHAnsi" w:eastAsiaTheme="minorEastAsia" w:cstheme="minorBidi"/>
              <w:noProof/>
              <w:color w:val="auto"/>
              <w:sz w:val="22"/>
              <w:szCs w:val="22"/>
              <w:lang w:eastAsia="en-NZ"/>
            </w:rPr>
          </w:pPr>
          <w:del w:author="Unknown" w:id="449">
            <w:r w:rsidRPr="007F4EE9" w:rsidDel="007F4EE9">
              <w:rPr>
                <w:rPrChange w:author="Unknown" w:date="2021-08-01T14:57:00Z" w:id="450">
                  <w:rPr>
                    <w:rStyle w:val="Hyperlink"/>
                    <w:rFonts w:ascii="Consolas" w:hAnsi="Consolas"/>
                    <w:noProof/>
                  </w:rPr>
                </w:rPrChange>
              </w:rPr>
              <w:delText>3.4.4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51">
                  <w:rPr>
                    <w:rStyle w:val="Hyperlink"/>
                    <w:noProof/>
                  </w:rPr>
                </w:rPrChange>
              </w:rPr>
              <w:delText>Development Standards</w:delText>
            </w:r>
            <w:r w:rsidDel="007F4EE9">
              <w:rPr>
                <w:noProof/>
                <w:webHidden/>
              </w:rPr>
              <w:tab/>
            </w:r>
            <w:r w:rsidDel="007F4EE9" w:rsidR="00773C99">
              <w:rPr>
                <w:noProof/>
                <w:webHidden/>
              </w:rPr>
              <w:delText>8</w:delText>
            </w:r>
          </w:del>
        </w:p>
        <w:p w:rsidR="00DE17FB" w:rsidRDefault="00DE17FB" w14:paraId="350D5B1F" w14:textId="38269787">
          <w:pPr>
            <w:pStyle w:val="TOC3"/>
            <w:tabs>
              <w:tab w:val="left" w:pos="1320"/>
              <w:tab w:val="right" w:leader="dot" w:pos="9016"/>
            </w:tabs>
            <w:rPr>
              <w:del w:author="Unknown" w:id="452"/>
              <w:rFonts w:asciiTheme="minorHAnsi" w:hAnsiTheme="minorHAnsi" w:eastAsiaTheme="minorEastAsia" w:cstheme="minorBidi"/>
              <w:noProof/>
              <w:color w:val="auto"/>
              <w:sz w:val="22"/>
              <w:szCs w:val="22"/>
              <w:lang w:eastAsia="en-NZ"/>
            </w:rPr>
          </w:pPr>
          <w:del w:author="Unknown" w:id="453">
            <w:r w:rsidRPr="007F4EE9" w:rsidDel="007F4EE9">
              <w:rPr>
                <w:rPrChange w:author="Unknown" w:date="2021-08-01T14:57:00Z" w:id="454">
                  <w:rPr>
                    <w:rStyle w:val="Hyperlink"/>
                    <w:rFonts w:ascii="Consolas" w:hAnsi="Consolas"/>
                    <w:noProof/>
                  </w:rPr>
                </w:rPrChange>
              </w:rPr>
              <w:delText>3.4.5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55">
                  <w:rPr>
                    <w:rStyle w:val="Hyperlink"/>
                    <w:noProof/>
                  </w:rPr>
                </w:rPrChange>
              </w:rPr>
              <w:delText>Quality Assurance Standards</w:delText>
            </w:r>
            <w:r w:rsidDel="007F4EE9">
              <w:rPr>
                <w:noProof/>
                <w:webHidden/>
              </w:rPr>
              <w:tab/>
            </w:r>
            <w:r w:rsidDel="007F4EE9" w:rsidR="00773C99">
              <w:rPr>
                <w:noProof/>
                <w:webHidden/>
              </w:rPr>
              <w:delText>8</w:delText>
            </w:r>
          </w:del>
        </w:p>
        <w:p w:rsidR="00DE17FB" w:rsidRDefault="00DE17FB" w14:paraId="5C6D9764" w14:textId="03CC152B">
          <w:pPr>
            <w:pStyle w:val="TOC3"/>
            <w:tabs>
              <w:tab w:val="left" w:pos="1320"/>
              <w:tab w:val="right" w:leader="dot" w:pos="9016"/>
            </w:tabs>
            <w:rPr>
              <w:del w:author="Unknown" w:id="456"/>
              <w:rFonts w:asciiTheme="minorHAnsi" w:hAnsiTheme="minorHAnsi" w:eastAsiaTheme="minorEastAsia" w:cstheme="minorBidi"/>
              <w:noProof/>
              <w:color w:val="auto"/>
              <w:sz w:val="22"/>
              <w:szCs w:val="22"/>
              <w:lang w:eastAsia="en-NZ"/>
            </w:rPr>
          </w:pPr>
          <w:del w:author="Unknown" w:id="457">
            <w:r w:rsidRPr="007F4EE9" w:rsidDel="007F4EE9">
              <w:rPr>
                <w:rPrChange w:author="Unknown" w:date="2021-08-01T14:57:00Z" w:id="458">
                  <w:rPr>
                    <w:rStyle w:val="Hyperlink"/>
                    <w:rFonts w:ascii="Consolas" w:hAnsi="Consolas"/>
                    <w:noProof/>
                  </w:rPr>
                </w:rPrChange>
              </w:rPr>
              <w:delText>3.4.6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59">
                  <w:rPr>
                    <w:rStyle w:val="Hyperlink"/>
                    <w:noProof/>
                  </w:rPr>
                </w:rPrChange>
              </w:rPr>
              <w:delText>Support Services</w:delText>
            </w:r>
            <w:r w:rsidDel="007F4EE9">
              <w:rPr>
                <w:noProof/>
                <w:webHidden/>
              </w:rPr>
              <w:tab/>
            </w:r>
            <w:r w:rsidDel="007F4EE9" w:rsidR="00773C99">
              <w:rPr>
                <w:noProof/>
                <w:webHidden/>
              </w:rPr>
              <w:delText>9</w:delText>
            </w:r>
          </w:del>
        </w:p>
        <w:p w:rsidR="00DE17FB" w:rsidRDefault="00DE17FB" w14:paraId="7355BD14" w14:textId="1F4ADC75">
          <w:pPr>
            <w:pStyle w:val="TOC3"/>
            <w:tabs>
              <w:tab w:val="left" w:pos="1320"/>
              <w:tab w:val="right" w:leader="dot" w:pos="9016"/>
            </w:tabs>
            <w:rPr>
              <w:del w:author="Unknown" w:id="460"/>
              <w:rFonts w:asciiTheme="minorHAnsi" w:hAnsiTheme="minorHAnsi" w:eastAsiaTheme="minorEastAsia" w:cstheme="minorBidi"/>
              <w:noProof/>
              <w:color w:val="auto"/>
              <w:sz w:val="22"/>
              <w:szCs w:val="22"/>
              <w:lang w:eastAsia="en-NZ"/>
            </w:rPr>
          </w:pPr>
          <w:del w:author="Unknown" w:id="461">
            <w:r w:rsidRPr="007F4EE9" w:rsidDel="007F4EE9">
              <w:rPr>
                <w:rPrChange w:author="Unknown" w:date="2021-08-01T14:57:00Z" w:id="462">
                  <w:rPr>
                    <w:rStyle w:val="Hyperlink"/>
                    <w:rFonts w:ascii="Consolas" w:hAnsi="Consolas"/>
                    <w:noProof/>
                  </w:rPr>
                </w:rPrChange>
              </w:rPr>
              <w:delText>3.4.7</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63">
                  <w:rPr>
                    <w:rStyle w:val="Hyperlink"/>
                    <w:noProof/>
                  </w:rPr>
                </w:rPrChange>
              </w:rPr>
              <w:delText>Organisation Standards</w:delText>
            </w:r>
            <w:r w:rsidDel="007F4EE9">
              <w:rPr>
                <w:noProof/>
                <w:webHidden/>
              </w:rPr>
              <w:tab/>
            </w:r>
            <w:r w:rsidDel="007F4EE9" w:rsidR="00773C99">
              <w:rPr>
                <w:noProof/>
                <w:webHidden/>
              </w:rPr>
              <w:delText>9</w:delText>
            </w:r>
          </w:del>
        </w:p>
        <w:p w:rsidR="00DE17FB" w:rsidRDefault="00DE17FB" w14:paraId="3B439BBB" w14:textId="28BAB97F">
          <w:pPr>
            <w:pStyle w:val="TOC2"/>
            <w:tabs>
              <w:tab w:val="left" w:pos="880"/>
              <w:tab w:val="right" w:leader="dot" w:pos="9016"/>
            </w:tabs>
            <w:rPr>
              <w:del w:author="Unknown" w:id="464"/>
              <w:rFonts w:asciiTheme="minorHAnsi" w:hAnsiTheme="minorHAnsi" w:eastAsiaTheme="minorEastAsia" w:cstheme="minorBidi"/>
              <w:noProof/>
              <w:color w:val="auto"/>
              <w:sz w:val="22"/>
              <w:szCs w:val="22"/>
              <w:lang w:eastAsia="en-NZ"/>
            </w:rPr>
          </w:pPr>
          <w:del w:author="Unknown" w:id="465">
            <w:r w:rsidRPr="007F4EE9" w:rsidDel="007F4EE9">
              <w:rPr>
                <w:rPrChange w:author="Unknown" w:date="2021-08-01T14:57:00Z" w:id="466">
                  <w:rPr>
                    <w:rStyle w:val="Hyperlink"/>
                    <w:rFonts w:ascii="Consolas" w:hAnsi="Consolas"/>
                    <w:noProof/>
                  </w:rPr>
                </w:rPrChange>
              </w:rPr>
              <w:delText>3.5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67">
                  <w:rPr>
                    <w:rStyle w:val="Hyperlink"/>
                    <w:noProof/>
                  </w:rPr>
                </w:rPrChange>
              </w:rPr>
              <w:delText>Morals</w:delText>
            </w:r>
            <w:r w:rsidDel="007F4EE9">
              <w:rPr>
                <w:noProof/>
                <w:webHidden/>
              </w:rPr>
              <w:tab/>
            </w:r>
          </w:del>
        </w:p>
        <w:p w:rsidR="00DE17FB" w:rsidRDefault="00DE17FB" w14:paraId="2BBA2B54" w14:textId="7C151FED">
          <w:pPr>
            <w:pStyle w:val="TOC1"/>
            <w:tabs>
              <w:tab w:val="left" w:pos="400"/>
              <w:tab w:val="right" w:leader="dot" w:pos="9016"/>
            </w:tabs>
            <w:rPr>
              <w:del w:author="Unknown" w:id="468"/>
              <w:rFonts w:asciiTheme="minorHAnsi" w:hAnsiTheme="minorHAnsi" w:eastAsiaTheme="minorEastAsia" w:cstheme="minorBidi"/>
              <w:noProof/>
              <w:color w:val="auto"/>
              <w:sz w:val="22"/>
              <w:szCs w:val="22"/>
              <w:lang w:eastAsia="en-NZ"/>
            </w:rPr>
          </w:pPr>
          <w:del w:author="Unknown" w:id="469">
            <w:r w:rsidRPr="007F4EE9" w:rsidDel="007F4EE9">
              <w:rPr>
                <w:rPrChange w:author="Unknown" w:date="2021-08-01T14:57:00Z" w:id="470">
                  <w:rPr>
                    <w:rStyle w:val="Hyperlink"/>
                    <w:rFonts w:ascii="Consolas" w:hAnsi="Consolas"/>
                    <w:noProof/>
                  </w:rPr>
                </w:rPrChange>
              </w:rPr>
              <w:delText>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71">
                  <w:rPr>
                    <w:rStyle w:val="Hyperlink"/>
                    <w:noProof/>
                  </w:rPr>
                </w:rPrChange>
              </w:rPr>
              <w:delText>Governance</w:delText>
            </w:r>
            <w:r w:rsidDel="007F4EE9">
              <w:rPr>
                <w:noProof/>
                <w:webHidden/>
              </w:rPr>
              <w:tab/>
            </w:r>
          </w:del>
        </w:p>
        <w:p w:rsidR="00DE17FB" w:rsidRDefault="00DE17FB" w14:paraId="201CF98E" w14:textId="2026DAA2">
          <w:pPr>
            <w:pStyle w:val="TOC2"/>
            <w:tabs>
              <w:tab w:val="left" w:pos="880"/>
              <w:tab w:val="right" w:leader="dot" w:pos="9016"/>
            </w:tabs>
            <w:rPr>
              <w:del w:author="Unknown" w:id="472"/>
              <w:rFonts w:asciiTheme="minorHAnsi" w:hAnsiTheme="minorHAnsi" w:eastAsiaTheme="minorEastAsia" w:cstheme="minorBidi"/>
              <w:noProof/>
              <w:color w:val="auto"/>
              <w:sz w:val="22"/>
              <w:szCs w:val="22"/>
              <w:lang w:eastAsia="en-NZ"/>
            </w:rPr>
          </w:pPr>
          <w:del w:author="Unknown" w:id="473">
            <w:r w:rsidRPr="007F4EE9" w:rsidDel="007F4EE9">
              <w:rPr>
                <w:rPrChange w:author="Unknown" w:date="2021-08-01T14:57:00Z" w:id="474">
                  <w:rPr>
                    <w:rStyle w:val="Hyperlink"/>
                    <w:rFonts w:ascii="Consolas" w:hAnsi="Consolas"/>
                    <w:noProof/>
                  </w:rPr>
                </w:rPrChange>
              </w:rPr>
              <w:delText>4.1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75">
                  <w:rPr>
                    <w:rStyle w:val="Hyperlink"/>
                    <w:noProof/>
                  </w:rPr>
                </w:rPrChange>
              </w:rPr>
              <w:delText>Technical Working Group (TWG)</w:delText>
            </w:r>
            <w:r w:rsidDel="007F4EE9">
              <w:rPr>
                <w:noProof/>
                <w:webHidden/>
              </w:rPr>
              <w:tab/>
            </w:r>
          </w:del>
        </w:p>
        <w:p w:rsidR="00DE17FB" w:rsidRDefault="00DE17FB" w14:paraId="129E6D5E" w14:textId="3D20746D">
          <w:pPr>
            <w:pStyle w:val="TOC2"/>
            <w:tabs>
              <w:tab w:val="left" w:pos="880"/>
              <w:tab w:val="right" w:leader="dot" w:pos="9016"/>
            </w:tabs>
            <w:rPr>
              <w:del w:author="Unknown" w:id="476"/>
              <w:rFonts w:asciiTheme="minorHAnsi" w:hAnsiTheme="minorHAnsi" w:eastAsiaTheme="minorEastAsia" w:cstheme="minorBidi"/>
              <w:noProof/>
              <w:color w:val="auto"/>
              <w:sz w:val="22"/>
              <w:szCs w:val="22"/>
              <w:lang w:eastAsia="en-NZ"/>
            </w:rPr>
          </w:pPr>
          <w:del w:author="Unknown" w:id="477">
            <w:r w:rsidRPr="007F4EE9" w:rsidDel="007F4EE9">
              <w:rPr>
                <w:rPrChange w:author="Unknown" w:date="2021-08-01T14:57:00Z" w:id="478">
                  <w:rPr>
                    <w:rStyle w:val="Hyperlink"/>
                    <w:rFonts w:ascii="Consolas" w:hAnsi="Consolas"/>
                    <w:noProof/>
                  </w:rPr>
                </w:rPrChange>
              </w:rPr>
              <w:delText>4.2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79">
                  <w:rPr>
                    <w:rStyle w:val="Hyperlink"/>
                    <w:noProof/>
                  </w:rPr>
                </w:rPrChange>
              </w:rPr>
              <w:delText>Change Advisory Board (CAB)</w:delText>
            </w:r>
            <w:r w:rsidDel="007F4EE9">
              <w:rPr>
                <w:noProof/>
                <w:webHidden/>
              </w:rPr>
              <w:tab/>
            </w:r>
          </w:del>
        </w:p>
        <w:p w:rsidR="00DE17FB" w:rsidRDefault="00DE17FB" w14:paraId="62D66C23" w14:textId="7F048C13">
          <w:pPr>
            <w:pStyle w:val="TOC3"/>
            <w:tabs>
              <w:tab w:val="left" w:pos="1320"/>
              <w:tab w:val="right" w:leader="dot" w:pos="9016"/>
            </w:tabs>
            <w:rPr>
              <w:del w:author="Unknown" w:id="480"/>
              <w:rFonts w:asciiTheme="minorHAnsi" w:hAnsiTheme="minorHAnsi" w:eastAsiaTheme="minorEastAsia" w:cstheme="minorBidi"/>
              <w:noProof/>
              <w:color w:val="auto"/>
              <w:sz w:val="22"/>
              <w:szCs w:val="22"/>
              <w:lang w:eastAsia="en-NZ"/>
            </w:rPr>
          </w:pPr>
          <w:del w:author="Unknown" w:id="481">
            <w:r w:rsidRPr="007F4EE9" w:rsidDel="007F4EE9">
              <w:rPr>
                <w:rPrChange w:author="Unknown" w:date="2021-08-01T14:57:00Z" w:id="482">
                  <w:rPr>
                    <w:rStyle w:val="Hyperlink"/>
                    <w:rFonts w:ascii="Consolas" w:hAnsi="Consolas"/>
                    <w:noProof/>
                  </w:rPr>
                </w:rPrChange>
              </w:rPr>
              <w:delText>4.2.1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83">
                  <w:rPr>
                    <w:rStyle w:val="Hyperlink"/>
                    <w:noProof/>
                  </w:rPr>
                </w:rPrChange>
              </w:rPr>
              <w:delText>Process</w:delText>
            </w:r>
            <w:r w:rsidDel="007F4EE9">
              <w:rPr>
                <w:noProof/>
                <w:webHidden/>
              </w:rPr>
              <w:tab/>
            </w:r>
          </w:del>
        </w:p>
        <w:p w:rsidR="00DE17FB" w:rsidRDefault="00DE17FB" w14:paraId="56FF755F" w14:textId="7D6C2C7F">
          <w:pPr>
            <w:pStyle w:val="TOC3"/>
            <w:tabs>
              <w:tab w:val="left" w:pos="1320"/>
              <w:tab w:val="right" w:leader="dot" w:pos="9016"/>
            </w:tabs>
            <w:rPr>
              <w:del w:author="Unknown" w:id="484"/>
              <w:rFonts w:asciiTheme="minorHAnsi" w:hAnsiTheme="minorHAnsi" w:eastAsiaTheme="minorEastAsia" w:cstheme="minorBidi"/>
              <w:noProof/>
              <w:color w:val="auto"/>
              <w:sz w:val="22"/>
              <w:szCs w:val="22"/>
              <w:lang w:eastAsia="en-NZ"/>
            </w:rPr>
          </w:pPr>
          <w:del w:author="Unknown" w:id="485">
            <w:r w:rsidRPr="007F4EE9" w:rsidDel="007F4EE9">
              <w:rPr>
                <w:rPrChange w:author="Unknown" w:date="2021-08-01T14:57:00Z" w:id="486">
                  <w:rPr>
                    <w:rStyle w:val="Hyperlink"/>
                    <w:rFonts w:ascii="Consolas" w:hAnsi="Consolas"/>
                    <w:noProof/>
                  </w:rPr>
                </w:rPrChange>
              </w:rPr>
              <w:delText>4.2.2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87">
                  <w:rPr>
                    <w:rStyle w:val="Hyperlink"/>
                    <w:noProof/>
                  </w:rPr>
                </w:rPrChange>
              </w:rPr>
              <w:delText>CAB Members – Governance &amp; full Lifecycle Stakeholders</w:delText>
            </w:r>
            <w:r w:rsidDel="007F4EE9">
              <w:rPr>
                <w:noProof/>
                <w:webHidden/>
              </w:rPr>
              <w:tab/>
            </w:r>
          </w:del>
        </w:p>
        <w:p w:rsidR="00DE17FB" w:rsidRDefault="00DE17FB" w14:paraId="2146A49E" w14:textId="601BB886">
          <w:pPr>
            <w:pStyle w:val="TOC1"/>
            <w:tabs>
              <w:tab w:val="left" w:pos="400"/>
              <w:tab w:val="right" w:leader="dot" w:pos="9016"/>
            </w:tabs>
            <w:rPr>
              <w:del w:author="Unknown" w:id="488"/>
              <w:rFonts w:asciiTheme="minorHAnsi" w:hAnsiTheme="minorHAnsi" w:eastAsiaTheme="minorEastAsia" w:cstheme="minorBidi"/>
              <w:noProof/>
              <w:color w:val="auto"/>
              <w:sz w:val="22"/>
              <w:szCs w:val="22"/>
              <w:lang w:eastAsia="en-NZ"/>
            </w:rPr>
          </w:pPr>
          <w:del w:author="Unknown" w:id="489">
            <w:r w:rsidRPr="007F4EE9" w:rsidDel="007F4EE9">
              <w:rPr>
                <w:rPrChange w:author="Unknown" w:date="2021-08-01T14:57:00Z" w:id="490">
                  <w:rPr>
                    <w:rStyle w:val="Hyperlink"/>
                    <w:rFonts w:ascii="Consolas" w:hAnsi="Consolas"/>
                    <w:noProof/>
                  </w:rPr>
                </w:rPrChange>
              </w:rPr>
              <w:delText>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91">
                  <w:rPr>
                    <w:rStyle w:val="Hyperlink"/>
                    <w:noProof/>
                  </w:rPr>
                </w:rPrChange>
              </w:rPr>
              <w:delText>Deliverables and Sequencing</w:delText>
            </w:r>
            <w:r w:rsidDel="007F4EE9">
              <w:rPr>
                <w:noProof/>
                <w:webHidden/>
              </w:rPr>
              <w:tab/>
            </w:r>
          </w:del>
        </w:p>
        <w:p w:rsidR="00DE17FB" w:rsidRDefault="00DE17FB" w14:paraId="2E25F27A" w14:textId="1D01A129">
          <w:pPr>
            <w:pStyle w:val="TOC2"/>
            <w:tabs>
              <w:tab w:val="left" w:pos="880"/>
              <w:tab w:val="right" w:leader="dot" w:pos="9016"/>
            </w:tabs>
            <w:rPr>
              <w:del w:author="Unknown" w:id="492"/>
              <w:rFonts w:asciiTheme="minorHAnsi" w:hAnsiTheme="minorHAnsi" w:eastAsiaTheme="minorEastAsia" w:cstheme="minorBidi"/>
              <w:noProof/>
              <w:color w:val="auto"/>
              <w:sz w:val="22"/>
              <w:szCs w:val="22"/>
              <w:lang w:eastAsia="en-NZ"/>
            </w:rPr>
          </w:pPr>
          <w:del w:author="Unknown" w:id="493">
            <w:r w:rsidRPr="007F4EE9" w:rsidDel="007F4EE9">
              <w:rPr>
                <w:rPrChange w:author="Unknown" w:date="2021-08-01T14:57:00Z" w:id="494">
                  <w:rPr>
                    <w:rStyle w:val="Hyperlink"/>
                    <w:rFonts w:ascii="Consolas" w:hAnsi="Consolas"/>
                    <w:noProof/>
                  </w:rPr>
                </w:rPrChange>
              </w:rPr>
              <w:delText>5.1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95">
                  <w:rPr>
                    <w:rStyle w:val="Hyperlink"/>
                    <w:noProof/>
                  </w:rPr>
                </w:rPrChange>
              </w:rPr>
              <w:delText>Objective</w:delText>
            </w:r>
            <w:r w:rsidDel="007F4EE9">
              <w:rPr>
                <w:noProof/>
                <w:webHidden/>
              </w:rPr>
              <w:tab/>
            </w:r>
          </w:del>
        </w:p>
        <w:p w:rsidR="00DE17FB" w:rsidRDefault="00DE17FB" w14:paraId="00D40B30" w14:textId="4F12FC73">
          <w:pPr>
            <w:pStyle w:val="TOC2"/>
            <w:tabs>
              <w:tab w:val="left" w:pos="880"/>
              <w:tab w:val="right" w:leader="dot" w:pos="9016"/>
            </w:tabs>
            <w:rPr>
              <w:del w:author="Unknown" w:id="496"/>
              <w:rFonts w:asciiTheme="minorHAnsi" w:hAnsiTheme="minorHAnsi" w:eastAsiaTheme="minorEastAsia" w:cstheme="minorBidi"/>
              <w:noProof/>
              <w:color w:val="auto"/>
              <w:sz w:val="22"/>
              <w:szCs w:val="22"/>
              <w:lang w:eastAsia="en-NZ"/>
            </w:rPr>
          </w:pPr>
          <w:del w:author="Unknown" w:id="497">
            <w:r w:rsidRPr="007F4EE9" w:rsidDel="007F4EE9">
              <w:rPr>
                <w:rPrChange w:author="Unknown" w:date="2021-08-01T14:57:00Z" w:id="498">
                  <w:rPr>
                    <w:rStyle w:val="Hyperlink"/>
                    <w:rFonts w:ascii="Consolas" w:hAnsi="Consolas"/>
                    <w:noProof/>
                  </w:rPr>
                </w:rPrChange>
              </w:rPr>
              <w:delText>5.2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499">
                  <w:rPr>
                    <w:rStyle w:val="Hyperlink"/>
                    <w:noProof/>
                  </w:rPr>
                </w:rPrChange>
              </w:rPr>
              <w:delText>Scheduling</w:delText>
            </w:r>
            <w:r w:rsidDel="007F4EE9">
              <w:rPr>
                <w:noProof/>
                <w:webHidden/>
              </w:rPr>
              <w:tab/>
            </w:r>
          </w:del>
        </w:p>
        <w:p w:rsidR="00DE17FB" w:rsidRDefault="00DE17FB" w14:paraId="61BDF43F" w14:textId="13679144">
          <w:pPr>
            <w:pStyle w:val="TOC2"/>
            <w:tabs>
              <w:tab w:val="left" w:pos="880"/>
              <w:tab w:val="right" w:leader="dot" w:pos="9016"/>
            </w:tabs>
            <w:rPr>
              <w:del w:author="Unknown" w:id="500"/>
              <w:rFonts w:asciiTheme="minorHAnsi" w:hAnsiTheme="minorHAnsi" w:eastAsiaTheme="minorEastAsia" w:cstheme="minorBidi"/>
              <w:noProof/>
              <w:color w:val="auto"/>
              <w:sz w:val="22"/>
              <w:szCs w:val="22"/>
              <w:lang w:eastAsia="en-NZ"/>
            </w:rPr>
          </w:pPr>
          <w:del w:author="Unknown" w:id="501">
            <w:r w:rsidRPr="007F4EE9" w:rsidDel="007F4EE9">
              <w:rPr>
                <w:rPrChange w:author="Unknown" w:date="2021-08-01T14:57:00Z" w:id="502">
                  <w:rPr>
                    <w:rStyle w:val="Hyperlink"/>
                    <w:rFonts w:ascii="Consolas" w:hAnsi="Consolas"/>
                    <w:noProof/>
                  </w:rPr>
                </w:rPrChange>
              </w:rPr>
              <w:delText>5.3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03">
                  <w:rPr>
                    <w:rStyle w:val="Hyperlink"/>
                    <w:noProof/>
                  </w:rPr>
                </w:rPrChange>
              </w:rPr>
              <w:delText>Design Services Engagement</w:delText>
            </w:r>
            <w:r w:rsidDel="007F4EE9">
              <w:rPr>
                <w:noProof/>
                <w:webHidden/>
              </w:rPr>
              <w:tab/>
            </w:r>
          </w:del>
        </w:p>
        <w:p w:rsidR="00DE17FB" w:rsidRDefault="00DE17FB" w14:paraId="4F4FFD7D" w14:textId="105470D2">
          <w:pPr>
            <w:pStyle w:val="TOC3"/>
            <w:tabs>
              <w:tab w:val="left" w:pos="1320"/>
              <w:tab w:val="right" w:leader="dot" w:pos="9016"/>
            </w:tabs>
            <w:rPr>
              <w:del w:author="Unknown" w:id="504"/>
              <w:rFonts w:asciiTheme="minorHAnsi" w:hAnsiTheme="minorHAnsi" w:eastAsiaTheme="minorEastAsia" w:cstheme="minorBidi"/>
              <w:noProof/>
              <w:color w:val="auto"/>
              <w:sz w:val="22"/>
              <w:szCs w:val="22"/>
              <w:lang w:eastAsia="en-NZ"/>
            </w:rPr>
          </w:pPr>
          <w:del w:author="Unknown" w:id="505">
            <w:r w:rsidRPr="007F4EE9" w:rsidDel="007F4EE9">
              <w:rPr>
                <w:rPrChange w:author="Unknown" w:date="2021-08-01T14:57:00Z" w:id="506">
                  <w:rPr>
                    <w:rStyle w:val="Hyperlink"/>
                    <w:rFonts w:ascii="Consolas" w:hAnsi="Consolas"/>
                    <w:noProof/>
                    <w:lang w:val="en-US"/>
                  </w:rPr>
                </w:rPrChange>
              </w:rPr>
              <w:delText>5.3.1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07">
                  <w:rPr>
                    <w:rStyle w:val="Hyperlink"/>
                    <w:noProof/>
                    <w:lang w:val="en-US"/>
                  </w:rPr>
                </w:rPrChange>
              </w:rPr>
              <w:delText>Solution Architecture Description (SAD) Deliverable</w:delText>
            </w:r>
            <w:r w:rsidDel="007F4EE9">
              <w:rPr>
                <w:noProof/>
                <w:webHidden/>
              </w:rPr>
              <w:tab/>
            </w:r>
          </w:del>
        </w:p>
        <w:p w:rsidR="00DE17FB" w:rsidRDefault="00DE17FB" w14:paraId="4ABC793B" w14:textId="15A55381">
          <w:pPr>
            <w:pStyle w:val="TOC3"/>
            <w:tabs>
              <w:tab w:val="left" w:pos="1320"/>
              <w:tab w:val="right" w:leader="dot" w:pos="9016"/>
            </w:tabs>
            <w:rPr>
              <w:del w:author="Unknown" w:id="508"/>
              <w:rFonts w:asciiTheme="minorHAnsi" w:hAnsiTheme="minorHAnsi" w:eastAsiaTheme="minorEastAsia" w:cstheme="minorBidi"/>
              <w:noProof/>
              <w:color w:val="auto"/>
              <w:sz w:val="22"/>
              <w:szCs w:val="22"/>
              <w:lang w:eastAsia="en-NZ"/>
            </w:rPr>
          </w:pPr>
          <w:del w:author="Unknown" w:id="509">
            <w:r w:rsidRPr="007F4EE9" w:rsidDel="007F4EE9">
              <w:rPr>
                <w:rPrChange w:author="Unknown" w:date="2021-08-01T14:57:00Z" w:id="510">
                  <w:rPr>
                    <w:rStyle w:val="Hyperlink"/>
                    <w:rFonts w:ascii="Consolas" w:hAnsi="Consolas"/>
                    <w:noProof/>
                    <w:lang w:val="en-US"/>
                  </w:rPr>
                </w:rPrChange>
              </w:rPr>
              <w:delText>5.3.2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11">
                  <w:rPr>
                    <w:rStyle w:val="Hyperlink"/>
                    <w:noProof/>
                    <w:lang w:val="en-US"/>
                  </w:rPr>
                </w:rPrChange>
              </w:rPr>
              <w:delText>Solution Architecture Description Summary (SADS) Deliverable</w:delText>
            </w:r>
            <w:r w:rsidDel="007F4EE9">
              <w:rPr>
                <w:noProof/>
                <w:webHidden/>
              </w:rPr>
              <w:tab/>
            </w:r>
          </w:del>
        </w:p>
        <w:p w:rsidR="00DE17FB" w:rsidRDefault="00DE17FB" w14:paraId="3B839796" w14:textId="2226B440">
          <w:pPr>
            <w:pStyle w:val="TOC3"/>
            <w:tabs>
              <w:tab w:val="left" w:pos="1320"/>
              <w:tab w:val="right" w:leader="dot" w:pos="9016"/>
            </w:tabs>
            <w:rPr>
              <w:del w:author="Unknown" w:id="512"/>
              <w:rFonts w:asciiTheme="minorHAnsi" w:hAnsiTheme="minorHAnsi" w:eastAsiaTheme="minorEastAsia" w:cstheme="minorBidi"/>
              <w:noProof/>
              <w:color w:val="auto"/>
              <w:sz w:val="22"/>
              <w:szCs w:val="22"/>
              <w:lang w:eastAsia="en-NZ"/>
            </w:rPr>
          </w:pPr>
          <w:del w:author="Unknown" w:id="513">
            <w:r w:rsidRPr="007F4EE9" w:rsidDel="007F4EE9">
              <w:rPr>
                <w:rPrChange w:author="Unknown" w:date="2021-08-01T14:57:00Z" w:id="514">
                  <w:rPr>
                    <w:rStyle w:val="Hyperlink"/>
                    <w:rFonts w:ascii="Consolas" w:hAnsi="Consolas"/>
                    <w:noProof/>
                    <w:lang w:val="en-US"/>
                  </w:rPr>
                </w:rPrChange>
              </w:rPr>
              <w:delText>5.3.3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15">
                  <w:rPr>
                    <w:rStyle w:val="Hyperlink"/>
                    <w:noProof/>
                    <w:lang w:val="en-US"/>
                  </w:rPr>
                </w:rPrChange>
              </w:rPr>
              <w:delText>Technical Working Group (TWG) Endorsement</w:delText>
            </w:r>
            <w:r w:rsidDel="007F4EE9">
              <w:rPr>
                <w:noProof/>
                <w:webHidden/>
              </w:rPr>
              <w:tab/>
            </w:r>
          </w:del>
        </w:p>
        <w:p w:rsidR="00DE17FB" w:rsidRDefault="00DE17FB" w14:paraId="425B3673" w14:textId="1321A44B">
          <w:pPr>
            <w:pStyle w:val="TOC3"/>
            <w:tabs>
              <w:tab w:val="left" w:pos="1320"/>
              <w:tab w:val="right" w:leader="dot" w:pos="9016"/>
            </w:tabs>
            <w:rPr>
              <w:del w:author="Unknown" w:id="516"/>
              <w:rFonts w:asciiTheme="minorHAnsi" w:hAnsiTheme="minorHAnsi" w:eastAsiaTheme="minorEastAsia" w:cstheme="minorBidi"/>
              <w:noProof/>
              <w:color w:val="auto"/>
              <w:sz w:val="22"/>
              <w:szCs w:val="22"/>
              <w:lang w:eastAsia="en-NZ"/>
            </w:rPr>
          </w:pPr>
          <w:del w:author="Unknown" w:id="517">
            <w:r w:rsidRPr="007F4EE9" w:rsidDel="007F4EE9">
              <w:rPr>
                <w:rPrChange w:author="Unknown" w:date="2021-08-01T14:57:00Z" w:id="518">
                  <w:rPr>
                    <w:rStyle w:val="Hyperlink"/>
                    <w:rFonts w:ascii="Consolas" w:hAnsi="Consolas"/>
                    <w:noProof/>
                  </w:rPr>
                </w:rPrChange>
              </w:rPr>
              <w:delText>5.3.4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19">
                  <w:rPr>
                    <w:rStyle w:val="Hyperlink"/>
                    <w:noProof/>
                  </w:rPr>
                </w:rPrChange>
              </w:rPr>
              <w:delText>Technical Documentation (STD) Deliverables</w:delText>
            </w:r>
            <w:r w:rsidDel="007F4EE9">
              <w:rPr>
                <w:noProof/>
                <w:webHidden/>
              </w:rPr>
              <w:tab/>
            </w:r>
          </w:del>
        </w:p>
        <w:p w:rsidR="00DE17FB" w:rsidRDefault="00DE17FB" w14:paraId="4044B544" w14:textId="39E13031">
          <w:pPr>
            <w:pStyle w:val="TOC2"/>
            <w:tabs>
              <w:tab w:val="left" w:pos="880"/>
              <w:tab w:val="right" w:leader="dot" w:pos="9016"/>
            </w:tabs>
            <w:rPr>
              <w:del w:author="Unknown" w:id="520"/>
              <w:rFonts w:asciiTheme="minorHAnsi" w:hAnsiTheme="minorHAnsi" w:eastAsiaTheme="minorEastAsia" w:cstheme="minorBidi"/>
              <w:noProof/>
              <w:color w:val="auto"/>
              <w:sz w:val="22"/>
              <w:szCs w:val="22"/>
              <w:lang w:eastAsia="en-NZ"/>
            </w:rPr>
          </w:pPr>
          <w:del w:author="Unknown" w:id="521">
            <w:r w:rsidRPr="007F4EE9" w:rsidDel="007F4EE9">
              <w:rPr>
                <w:rPrChange w:author="Unknown" w:date="2021-08-01T14:57:00Z" w:id="522">
                  <w:rPr>
                    <w:rStyle w:val="Hyperlink"/>
                    <w:rFonts w:ascii="Consolas" w:hAnsi="Consolas"/>
                    <w:noProof/>
                  </w:rPr>
                </w:rPrChange>
              </w:rPr>
              <w:delText>5.4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23">
                  <w:rPr>
                    <w:rStyle w:val="Hyperlink"/>
                    <w:noProof/>
                  </w:rPr>
                </w:rPrChange>
              </w:rPr>
              <w:delText>Deployment, Infrastructure and Operations Services Engagement</w:delText>
            </w:r>
            <w:r w:rsidDel="007F4EE9">
              <w:rPr>
                <w:noProof/>
                <w:webHidden/>
              </w:rPr>
              <w:tab/>
            </w:r>
          </w:del>
        </w:p>
        <w:p w:rsidR="00DE17FB" w:rsidRDefault="00DE17FB" w14:paraId="26EAC33A" w14:textId="6E3E3F23">
          <w:pPr>
            <w:pStyle w:val="TOC3"/>
            <w:tabs>
              <w:tab w:val="left" w:pos="1320"/>
              <w:tab w:val="right" w:leader="dot" w:pos="9016"/>
            </w:tabs>
            <w:rPr>
              <w:del w:author="Unknown" w:id="524"/>
              <w:rFonts w:asciiTheme="minorHAnsi" w:hAnsiTheme="minorHAnsi" w:eastAsiaTheme="minorEastAsia" w:cstheme="minorBidi"/>
              <w:noProof/>
              <w:color w:val="auto"/>
              <w:sz w:val="22"/>
              <w:szCs w:val="22"/>
              <w:lang w:eastAsia="en-NZ"/>
            </w:rPr>
          </w:pPr>
          <w:del w:author="Unknown" w:id="525">
            <w:r w:rsidRPr="007F4EE9" w:rsidDel="007F4EE9">
              <w:rPr>
                <w:rPrChange w:author="Unknown" w:date="2021-08-01T14:57:00Z" w:id="526">
                  <w:rPr>
                    <w:rStyle w:val="Hyperlink"/>
                    <w:rFonts w:ascii="Consolas" w:hAnsi="Consolas"/>
                    <w:noProof/>
                  </w:rPr>
                </w:rPrChange>
              </w:rPr>
              <w:delText>5.4.1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27">
                  <w:rPr>
                    <w:rStyle w:val="Hyperlink"/>
                    <w:noProof/>
                  </w:rPr>
                </w:rPrChange>
              </w:rPr>
              <w:delText>Application Lifecycle Management (ALM) Deliverable</w:delText>
            </w:r>
            <w:r w:rsidDel="007F4EE9">
              <w:rPr>
                <w:noProof/>
                <w:webHidden/>
              </w:rPr>
              <w:tab/>
            </w:r>
          </w:del>
        </w:p>
        <w:p w:rsidR="00DE17FB" w:rsidRDefault="00DE17FB" w14:paraId="17505387" w14:textId="143ACB56">
          <w:pPr>
            <w:pStyle w:val="TOC3"/>
            <w:tabs>
              <w:tab w:val="left" w:pos="1320"/>
              <w:tab w:val="right" w:leader="dot" w:pos="9016"/>
            </w:tabs>
            <w:rPr>
              <w:del w:author="Unknown" w:id="528"/>
              <w:rFonts w:asciiTheme="minorHAnsi" w:hAnsiTheme="minorHAnsi" w:eastAsiaTheme="minorEastAsia" w:cstheme="minorBidi"/>
              <w:noProof/>
              <w:color w:val="auto"/>
              <w:sz w:val="22"/>
              <w:szCs w:val="22"/>
              <w:lang w:eastAsia="en-NZ"/>
            </w:rPr>
          </w:pPr>
          <w:del w:author="Unknown" w:id="529">
            <w:r w:rsidRPr="007F4EE9" w:rsidDel="007F4EE9">
              <w:rPr>
                <w:rPrChange w:author="Unknown" w:date="2021-08-01T14:57:00Z" w:id="530">
                  <w:rPr>
                    <w:rStyle w:val="Hyperlink"/>
                    <w:rFonts w:ascii="Consolas" w:hAnsi="Consolas"/>
                    <w:noProof/>
                  </w:rPr>
                </w:rPrChange>
              </w:rPr>
              <w:delText>5.4.2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31">
                  <w:rPr>
                    <w:rStyle w:val="Hyperlink"/>
                    <w:noProof/>
                  </w:rPr>
                </w:rPrChange>
              </w:rPr>
              <w:delText>Idempotent Infrastructure Environment Provisioning</w:delText>
            </w:r>
            <w:r w:rsidDel="007F4EE9">
              <w:rPr>
                <w:noProof/>
                <w:webHidden/>
              </w:rPr>
              <w:tab/>
            </w:r>
          </w:del>
        </w:p>
        <w:p w:rsidR="00DE17FB" w:rsidRDefault="00DE17FB" w14:paraId="7FA11225" w14:textId="297DD4BD">
          <w:pPr>
            <w:pStyle w:val="TOC3"/>
            <w:tabs>
              <w:tab w:val="left" w:pos="1320"/>
              <w:tab w:val="right" w:leader="dot" w:pos="9016"/>
            </w:tabs>
            <w:rPr>
              <w:del w:author="Unknown" w:id="532"/>
              <w:rFonts w:asciiTheme="minorHAnsi" w:hAnsiTheme="minorHAnsi" w:eastAsiaTheme="minorEastAsia" w:cstheme="minorBidi"/>
              <w:noProof/>
              <w:color w:val="auto"/>
              <w:sz w:val="22"/>
              <w:szCs w:val="22"/>
              <w:lang w:eastAsia="en-NZ"/>
            </w:rPr>
          </w:pPr>
          <w:del w:author="Unknown" w:id="533">
            <w:r w:rsidRPr="007F4EE9" w:rsidDel="007F4EE9">
              <w:rPr>
                <w:rPrChange w:author="Unknown" w:date="2021-08-01T14:57:00Z" w:id="534">
                  <w:rPr>
                    <w:rStyle w:val="Hyperlink"/>
                    <w:rFonts w:ascii="Consolas" w:hAnsi="Consolas"/>
                    <w:noProof/>
                  </w:rPr>
                </w:rPrChange>
              </w:rPr>
              <w:delText>5.4.3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35">
                  <w:rPr>
                    <w:rStyle w:val="Hyperlink"/>
                    <w:noProof/>
                  </w:rPr>
                </w:rPrChange>
              </w:rPr>
              <w:delText>Idempotent Data Management Automation Deliverable</w:delText>
            </w:r>
            <w:r w:rsidDel="007F4EE9">
              <w:rPr>
                <w:noProof/>
                <w:webHidden/>
              </w:rPr>
              <w:tab/>
            </w:r>
          </w:del>
        </w:p>
        <w:p w:rsidR="00DE17FB" w:rsidRDefault="00DE17FB" w14:paraId="614206CE" w14:textId="122DD096">
          <w:pPr>
            <w:pStyle w:val="TOC2"/>
            <w:tabs>
              <w:tab w:val="left" w:pos="880"/>
              <w:tab w:val="right" w:leader="dot" w:pos="9016"/>
            </w:tabs>
            <w:rPr>
              <w:del w:author="Unknown" w:id="536"/>
              <w:rFonts w:asciiTheme="minorHAnsi" w:hAnsiTheme="minorHAnsi" w:eastAsiaTheme="minorEastAsia" w:cstheme="minorBidi"/>
              <w:noProof/>
              <w:color w:val="auto"/>
              <w:sz w:val="22"/>
              <w:szCs w:val="22"/>
              <w:lang w:eastAsia="en-NZ"/>
            </w:rPr>
          </w:pPr>
          <w:del w:author="Unknown" w:id="537">
            <w:r w:rsidRPr="007F4EE9" w:rsidDel="007F4EE9">
              <w:rPr>
                <w:rPrChange w:author="Unknown" w:date="2021-08-01T14:57:00Z" w:id="538">
                  <w:rPr>
                    <w:rStyle w:val="Hyperlink"/>
                    <w:rFonts w:ascii="Consolas" w:hAnsi="Consolas"/>
                    <w:noProof/>
                  </w:rPr>
                </w:rPrChange>
              </w:rPr>
              <w:delText>5.5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39">
                  <w:rPr>
                    <w:rStyle w:val="Hyperlink"/>
                    <w:noProof/>
                  </w:rPr>
                </w:rPrChange>
              </w:rPr>
              <w:delText>Data Services Engagement</w:delText>
            </w:r>
            <w:r w:rsidDel="007F4EE9">
              <w:rPr>
                <w:noProof/>
                <w:webHidden/>
              </w:rPr>
              <w:tab/>
            </w:r>
          </w:del>
        </w:p>
        <w:p w:rsidR="00DE17FB" w:rsidRDefault="00DE17FB" w14:paraId="3D0C064C" w14:textId="5DF2CE4A">
          <w:pPr>
            <w:pStyle w:val="TOC3"/>
            <w:tabs>
              <w:tab w:val="left" w:pos="1320"/>
              <w:tab w:val="right" w:leader="dot" w:pos="9016"/>
            </w:tabs>
            <w:rPr>
              <w:del w:author="Unknown" w:id="540"/>
              <w:rFonts w:asciiTheme="minorHAnsi" w:hAnsiTheme="minorHAnsi" w:eastAsiaTheme="minorEastAsia" w:cstheme="minorBidi"/>
              <w:noProof/>
              <w:color w:val="auto"/>
              <w:sz w:val="22"/>
              <w:szCs w:val="22"/>
              <w:lang w:eastAsia="en-NZ"/>
            </w:rPr>
          </w:pPr>
          <w:del w:author="Unknown" w:id="541">
            <w:r w:rsidRPr="007F4EE9" w:rsidDel="007F4EE9">
              <w:rPr>
                <w:rPrChange w:author="Unknown" w:date="2021-08-01T14:57:00Z" w:id="542">
                  <w:rPr>
                    <w:rStyle w:val="Hyperlink"/>
                    <w:rFonts w:ascii="Consolas" w:hAnsi="Consolas"/>
                    <w:noProof/>
                  </w:rPr>
                </w:rPrChange>
              </w:rPr>
              <w:delText>5.5.1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43">
                  <w:rPr>
                    <w:rStyle w:val="Hyperlink"/>
                    <w:noProof/>
                  </w:rPr>
                </w:rPrChange>
              </w:rPr>
              <w:delText>Information Classification Deliverable</w:delText>
            </w:r>
            <w:r w:rsidDel="007F4EE9">
              <w:rPr>
                <w:noProof/>
                <w:webHidden/>
              </w:rPr>
              <w:tab/>
            </w:r>
          </w:del>
        </w:p>
        <w:p w:rsidR="00DE17FB" w:rsidRDefault="00DE17FB" w14:paraId="115A55F2" w14:textId="31612A0E">
          <w:pPr>
            <w:pStyle w:val="TOC3"/>
            <w:tabs>
              <w:tab w:val="left" w:pos="1320"/>
              <w:tab w:val="right" w:leader="dot" w:pos="9016"/>
            </w:tabs>
            <w:rPr>
              <w:del w:author="Unknown" w:id="544"/>
              <w:rFonts w:asciiTheme="minorHAnsi" w:hAnsiTheme="minorHAnsi" w:eastAsiaTheme="minorEastAsia" w:cstheme="minorBidi"/>
              <w:noProof/>
              <w:color w:val="auto"/>
              <w:sz w:val="22"/>
              <w:szCs w:val="22"/>
              <w:lang w:eastAsia="en-NZ"/>
            </w:rPr>
          </w:pPr>
          <w:del w:author="Unknown" w:id="545">
            <w:r w:rsidRPr="007F4EE9" w:rsidDel="007F4EE9">
              <w:rPr>
                <w:rPrChange w:author="Unknown" w:date="2021-08-01T14:57:00Z" w:id="546">
                  <w:rPr>
                    <w:rStyle w:val="Hyperlink"/>
                    <w:rFonts w:ascii="Consolas" w:hAnsi="Consolas"/>
                    <w:noProof/>
                  </w:rPr>
                </w:rPrChange>
              </w:rPr>
              <w:delText>5.5.2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47">
                  <w:rPr>
                    <w:rStyle w:val="Hyperlink"/>
                    <w:noProof/>
                  </w:rPr>
                </w:rPrChange>
              </w:rPr>
              <w:delText>Data Information Management Principles (DIMP) Alignment Deliverable</w:delText>
            </w:r>
            <w:r w:rsidDel="007F4EE9">
              <w:rPr>
                <w:noProof/>
                <w:webHidden/>
              </w:rPr>
              <w:tab/>
            </w:r>
          </w:del>
        </w:p>
        <w:p w:rsidR="00DE17FB" w:rsidRDefault="00DE17FB" w14:paraId="519FF191" w14:textId="2F0415B3">
          <w:pPr>
            <w:pStyle w:val="TOC3"/>
            <w:tabs>
              <w:tab w:val="left" w:pos="1320"/>
              <w:tab w:val="right" w:leader="dot" w:pos="9016"/>
            </w:tabs>
            <w:rPr>
              <w:del w:author="Unknown" w:id="548"/>
              <w:rFonts w:asciiTheme="minorHAnsi" w:hAnsiTheme="minorHAnsi" w:eastAsiaTheme="minorEastAsia" w:cstheme="minorBidi"/>
              <w:noProof/>
              <w:color w:val="auto"/>
              <w:sz w:val="22"/>
              <w:szCs w:val="22"/>
              <w:lang w:eastAsia="en-NZ"/>
            </w:rPr>
          </w:pPr>
          <w:del w:author="Unknown" w:id="549">
            <w:r w:rsidRPr="007F4EE9" w:rsidDel="007F4EE9">
              <w:rPr>
                <w:rPrChange w:author="Unknown" w:date="2021-08-01T14:57:00Z" w:id="550">
                  <w:rPr>
                    <w:rStyle w:val="Hyperlink"/>
                    <w:rFonts w:ascii="Consolas" w:hAnsi="Consolas"/>
                    <w:noProof/>
                  </w:rPr>
                </w:rPrChange>
              </w:rPr>
              <w:delText>5.5.3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51">
                  <w:rPr>
                    <w:rStyle w:val="Hyperlink"/>
                    <w:noProof/>
                  </w:rPr>
                </w:rPrChange>
              </w:rPr>
              <w:delText>NZ Government Open Access &amp; Licensing (NZGOAL) Alignment Deliverable</w:delText>
            </w:r>
            <w:r w:rsidDel="007F4EE9">
              <w:rPr>
                <w:noProof/>
                <w:webHidden/>
              </w:rPr>
              <w:tab/>
            </w:r>
          </w:del>
        </w:p>
        <w:p w:rsidR="00DE17FB" w:rsidRDefault="00DE17FB" w14:paraId="00031A8D" w14:textId="12FDBD92">
          <w:pPr>
            <w:pStyle w:val="TOC2"/>
            <w:tabs>
              <w:tab w:val="left" w:pos="880"/>
              <w:tab w:val="right" w:leader="dot" w:pos="9016"/>
            </w:tabs>
            <w:rPr>
              <w:del w:author="Unknown" w:id="552"/>
              <w:rFonts w:asciiTheme="minorHAnsi" w:hAnsiTheme="minorHAnsi" w:eastAsiaTheme="minorEastAsia" w:cstheme="minorBidi"/>
              <w:noProof/>
              <w:color w:val="auto"/>
              <w:sz w:val="22"/>
              <w:szCs w:val="22"/>
              <w:lang w:eastAsia="en-NZ"/>
            </w:rPr>
          </w:pPr>
          <w:del w:author="Unknown" w:id="553">
            <w:r w:rsidRPr="007F4EE9" w:rsidDel="007F4EE9">
              <w:rPr>
                <w:rPrChange w:author="Unknown" w:date="2021-08-01T14:57:00Z" w:id="554">
                  <w:rPr>
                    <w:rStyle w:val="Hyperlink"/>
                    <w:rFonts w:ascii="Consolas" w:hAnsi="Consolas"/>
                    <w:noProof/>
                  </w:rPr>
                </w:rPrChange>
              </w:rPr>
              <w:delText>5.6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55">
                  <w:rPr>
                    <w:rStyle w:val="Hyperlink"/>
                    <w:noProof/>
                  </w:rPr>
                </w:rPrChange>
              </w:rPr>
              <w:delText>Privacy Office Engagement</w:delText>
            </w:r>
            <w:r w:rsidDel="007F4EE9">
              <w:rPr>
                <w:noProof/>
                <w:webHidden/>
              </w:rPr>
              <w:tab/>
            </w:r>
          </w:del>
        </w:p>
        <w:p w:rsidR="00DE17FB" w:rsidRDefault="00DE17FB" w14:paraId="121E42A8" w14:textId="0413AADD">
          <w:pPr>
            <w:pStyle w:val="TOC3"/>
            <w:tabs>
              <w:tab w:val="left" w:pos="1320"/>
              <w:tab w:val="right" w:leader="dot" w:pos="9016"/>
            </w:tabs>
            <w:rPr>
              <w:del w:author="Unknown" w:id="556"/>
              <w:rFonts w:asciiTheme="minorHAnsi" w:hAnsiTheme="minorHAnsi" w:eastAsiaTheme="minorEastAsia" w:cstheme="minorBidi"/>
              <w:noProof/>
              <w:color w:val="auto"/>
              <w:sz w:val="22"/>
              <w:szCs w:val="22"/>
              <w:lang w:eastAsia="en-NZ"/>
            </w:rPr>
          </w:pPr>
          <w:del w:author="Unknown" w:id="557">
            <w:r w:rsidRPr="007F4EE9" w:rsidDel="007F4EE9">
              <w:rPr>
                <w:rPrChange w:author="Unknown" w:date="2021-08-01T14:57:00Z" w:id="558">
                  <w:rPr>
                    <w:rStyle w:val="Hyperlink"/>
                    <w:rFonts w:ascii="Consolas" w:hAnsi="Consolas"/>
                    <w:noProof/>
                  </w:rPr>
                </w:rPrChange>
              </w:rPr>
              <w:delText>5.6.1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59">
                  <w:rPr>
                    <w:rStyle w:val="Hyperlink"/>
                    <w:noProof/>
                  </w:rPr>
                </w:rPrChange>
              </w:rPr>
              <w:delText>Privacy Threshold Assessment (PTA)</w:delText>
            </w:r>
            <w:r w:rsidDel="007F4EE9">
              <w:rPr>
                <w:noProof/>
                <w:webHidden/>
              </w:rPr>
              <w:tab/>
            </w:r>
          </w:del>
        </w:p>
        <w:p w:rsidR="00DE17FB" w:rsidRDefault="00DE17FB" w14:paraId="2DEFD9B0" w14:textId="07BF964A">
          <w:pPr>
            <w:pStyle w:val="TOC3"/>
            <w:tabs>
              <w:tab w:val="left" w:pos="1320"/>
              <w:tab w:val="right" w:leader="dot" w:pos="9016"/>
            </w:tabs>
            <w:rPr>
              <w:del w:author="Unknown" w:id="560"/>
              <w:rFonts w:asciiTheme="minorHAnsi" w:hAnsiTheme="minorHAnsi" w:eastAsiaTheme="minorEastAsia" w:cstheme="minorBidi"/>
              <w:noProof/>
              <w:color w:val="auto"/>
              <w:sz w:val="22"/>
              <w:szCs w:val="22"/>
              <w:lang w:eastAsia="en-NZ"/>
            </w:rPr>
          </w:pPr>
          <w:del w:author="Unknown" w:id="561">
            <w:r w:rsidRPr="007F4EE9" w:rsidDel="007F4EE9">
              <w:rPr>
                <w:rPrChange w:author="Unknown" w:date="2021-08-01T14:57:00Z" w:id="562">
                  <w:rPr>
                    <w:rStyle w:val="Hyperlink"/>
                    <w:rFonts w:ascii="Consolas" w:hAnsi="Consolas"/>
                    <w:noProof/>
                  </w:rPr>
                </w:rPrChange>
              </w:rPr>
              <w:delText>5.6.2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63">
                  <w:rPr>
                    <w:rStyle w:val="Hyperlink"/>
                    <w:noProof/>
                  </w:rPr>
                </w:rPrChange>
              </w:rPr>
              <w:delText>The Privacy Threshold Assessment (PTA)</w:delText>
            </w:r>
            <w:r w:rsidDel="007F4EE9">
              <w:rPr>
                <w:noProof/>
                <w:webHidden/>
              </w:rPr>
              <w:tab/>
            </w:r>
          </w:del>
        </w:p>
        <w:p w:rsidR="00DE17FB" w:rsidRDefault="00DE17FB" w14:paraId="657EEE25" w14:textId="6698FF03">
          <w:pPr>
            <w:pStyle w:val="TOC3"/>
            <w:tabs>
              <w:tab w:val="left" w:pos="1320"/>
              <w:tab w:val="right" w:leader="dot" w:pos="9016"/>
            </w:tabs>
            <w:rPr>
              <w:del w:author="Unknown" w:id="564"/>
              <w:rFonts w:asciiTheme="minorHAnsi" w:hAnsiTheme="minorHAnsi" w:eastAsiaTheme="minorEastAsia" w:cstheme="minorBidi"/>
              <w:noProof/>
              <w:color w:val="auto"/>
              <w:sz w:val="22"/>
              <w:szCs w:val="22"/>
              <w:lang w:eastAsia="en-NZ"/>
            </w:rPr>
          </w:pPr>
          <w:del w:author="Unknown" w:id="565">
            <w:r w:rsidRPr="007F4EE9" w:rsidDel="007F4EE9">
              <w:rPr>
                <w:rPrChange w:author="Unknown" w:date="2021-08-01T14:57:00Z" w:id="566">
                  <w:rPr>
                    <w:rStyle w:val="Hyperlink"/>
                    <w:rFonts w:ascii="Consolas" w:hAnsi="Consolas"/>
                    <w:noProof/>
                  </w:rPr>
                </w:rPrChange>
              </w:rPr>
              <w:delText>5.6.3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67">
                  <w:rPr>
                    <w:rStyle w:val="Hyperlink"/>
                    <w:noProof/>
                  </w:rPr>
                </w:rPrChange>
              </w:rPr>
              <w:delText>Privacy Impact Assessment (PIA)</w:delText>
            </w:r>
            <w:r w:rsidDel="007F4EE9">
              <w:rPr>
                <w:noProof/>
                <w:webHidden/>
              </w:rPr>
              <w:tab/>
            </w:r>
          </w:del>
        </w:p>
        <w:p w:rsidR="00DE17FB" w:rsidRDefault="00DE17FB" w14:paraId="5182E249" w14:textId="42964636">
          <w:pPr>
            <w:pStyle w:val="TOC2"/>
            <w:tabs>
              <w:tab w:val="left" w:pos="880"/>
              <w:tab w:val="right" w:leader="dot" w:pos="9016"/>
            </w:tabs>
            <w:rPr>
              <w:del w:author="Unknown" w:id="568"/>
              <w:rFonts w:asciiTheme="minorHAnsi" w:hAnsiTheme="minorHAnsi" w:eastAsiaTheme="minorEastAsia" w:cstheme="minorBidi"/>
              <w:noProof/>
              <w:color w:val="auto"/>
              <w:sz w:val="22"/>
              <w:szCs w:val="22"/>
              <w:lang w:eastAsia="en-NZ"/>
            </w:rPr>
          </w:pPr>
          <w:del w:author="Unknown" w:id="569">
            <w:r w:rsidRPr="007F4EE9" w:rsidDel="007F4EE9">
              <w:rPr>
                <w:rPrChange w:author="Unknown" w:date="2021-08-01T14:57:00Z" w:id="570">
                  <w:rPr>
                    <w:rStyle w:val="Hyperlink"/>
                    <w:rFonts w:ascii="Consolas" w:hAnsi="Consolas"/>
                    <w:noProof/>
                  </w:rPr>
                </w:rPrChange>
              </w:rPr>
              <w:delText>5.7</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71">
                  <w:rPr>
                    <w:rStyle w:val="Hyperlink"/>
                    <w:noProof/>
                  </w:rPr>
                </w:rPrChange>
              </w:rPr>
              <w:delText>Certification &amp; Assurance (C&amp;A) Services Engagement</w:delText>
            </w:r>
            <w:r w:rsidDel="007F4EE9">
              <w:rPr>
                <w:noProof/>
                <w:webHidden/>
              </w:rPr>
              <w:tab/>
            </w:r>
          </w:del>
        </w:p>
        <w:p w:rsidR="00DE17FB" w:rsidRDefault="00DE17FB" w14:paraId="252FEEC7" w14:textId="3D5AE12B">
          <w:pPr>
            <w:pStyle w:val="TOC3"/>
            <w:tabs>
              <w:tab w:val="left" w:pos="1320"/>
              <w:tab w:val="right" w:leader="dot" w:pos="9016"/>
            </w:tabs>
            <w:rPr>
              <w:del w:author="Unknown" w:id="572"/>
              <w:rFonts w:asciiTheme="minorHAnsi" w:hAnsiTheme="minorHAnsi" w:eastAsiaTheme="minorEastAsia" w:cstheme="minorBidi"/>
              <w:noProof/>
              <w:color w:val="auto"/>
              <w:sz w:val="22"/>
              <w:szCs w:val="22"/>
              <w:lang w:eastAsia="en-NZ"/>
            </w:rPr>
          </w:pPr>
          <w:del w:author="Unknown" w:id="573">
            <w:r w:rsidRPr="007F4EE9" w:rsidDel="007F4EE9">
              <w:rPr>
                <w:rPrChange w:author="Unknown" w:date="2021-08-01T14:57:00Z" w:id="574">
                  <w:rPr>
                    <w:rStyle w:val="Hyperlink"/>
                    <w:rFonts w:ascii="Consolas" w:hAnsi="Consolas"/>
                    <w:noProof/>
                  </w:rPr>
                </w:rPrChange>
              </w:rPr>
              <w:delText>5.7.1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75">
                  <w:rPr>
                    <w:rStyle w:val="Hyperlink"/>
                    <w:noProof/>
                    <w:lang w:val="en-AU"/>
                  </w:rPr>
                </w:rPrChange>
              </w:rPr>
              <w:delText>Scheduling</w:delText>
            </w:r>
            <w:r w:rsidDel="007F4EE9">
              <w:rPr>
                <w:noProof/>
                <w:webHidden/>
              </w:rPr>
              <w:tab/>
            </w:r>
          </w:del>
        </w:p>
        <w:p w:rsidR="00DE17FB" w:rsidRDefault="00DE17FB" w14:paraId="3AE7FD1E" w14:textId="1A2B49FE">
          <w:pPr>
            <w:pStyle w:val="TOC3"/>
            <w:tabs>
              <w:tab w:val="left" w:pos="1320"/>
              <w:tab w:val="right" w:leader="dot" w:pos="9016"/>
            </w:tabs>
            <w:rPr>
              <w:del w:author="Unknown" w:id="576"/>
              <w:rFonts w:asciiTheme="minorHAnsi" w:hAnsiTheme="minorHAnsi" w:eastAsiaTheme="minorEastAsia" w:cstheme="minorBidi"/>
              <w:noProof/>
              <w:color w:val="auto"/>
              <w:sz w:val="22"/>
              <w:szCs w:val="22"/>
              <w:lang w:eastAsia="en-NZ"/>
            </w:rPr>
          </w:pPr>
          <w:del w:author="Unknown" w:id="577">
            <w:r w:rsidRPr="007F4EE9" w:rsidDel="007F4EE9">
              <w:rPr>
                <w:rPrChange w:author="Unknown" w:date="2021-08-01T14:57:00Z" w:id="578">
                  <w:rPr>
                    <w:rStyle w:val="Hyperlink"/>
                    <w:rFonts w:ascii="Consolas" w:hAnsi="Consolas"/>
                    <w:noProof/>
                    <w:lang w:val="en-AU"/>
                  </w:rPr>
                </w:rPrChange>
              </w:rPr>
              <w:delText>5.7.2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79">
                  <w:rPr>
                    <w:rStyle w:val="Hyperlink"/>
                    <w:noProof/>
                    <w:lang w:val="en-AU"/>
                  </w:rPr>
                </w:rPrChange>
              </w:rPr>
              <w:delText>Security Risk Assessment (SRA)</w:delText>
            </w:r>
            <w:r w:rsidDel="007F4EE9">
              <w:rPr>
                <w:noProof/>
                <w:webHidden/>
              </w:rPr>
              <w:tab/>
            </w:r>
          </w:del>
        </w:p>
        <w:p w:rsidR="00DE17FB" w:rsidRDefault="00DE17FB" w14:paraId="70E643E8" w14:textId="3A499A85">
          <w:pPr>
            <w:pStyle w:val="TOC3"/>
            <w:tabs>
              <w:tab w:val="left" w:pos="1320"/>
              <w:tab w:val="right" w:leader="dot" w:pos="9016"/>
            </w:tabs>
            <w:rPr>
              <w:del w:author="Unknown" w:id="580"/>
              <w:rFonts w:asciiTheme="minorHAnsi" w:hAnsiTheme="minorHAnsi" w:eastAsiaTheme="minorEastAsia" w:cstheme="minorBidi"/>
              <w:noProof/>
              <w:color w:val="auto"/>
              <w:sz w:val="22"/>
              <w:szCs w:val="22"/>
              <w:lang w:eastAsia="en-NZ"/>
            </w:rPr>
          </w:pPr>
          <w:del w:author="Unknown" w:id="581">
            <w:r w:rsidRPr="007F4EE9" w:rsidDel="007F4EE9">
              <w:rPr>
                <w:rPrChange w:author="Unknown" w:date="2021-08-01T14:57:00Z" w:id="582">
                  <w:rPr>
                    <w:rStyle w:val="Hyperlink"/>
                    <w:rFonts w:ascii="Consolas" w:hAnsi="Consolas"/>
                    <w:noProof/>
                  </w:rPr>
                </w:rPrChange>
              </w:rPr>
              <w:delText>5.7.3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83">
                  <w:rPr>
                    <w:rStyle w:val="Hyperlink"/>
                    <w:noProof/>
                  </w:rPr>
                </w:rPrChange>
              </w:rPr>
              <w:delText>Technical Risk Assessment (TRA)</w:delText>
            </w:r>
            <w:r w:rsidDel="007F4EE9">
              <w:rPr>
                <w:noProof/>
                <w:webHidden/>
              </w:rPr>
              <w:tab/>
            </w:r>
          </w:del>
        </w:p>
        <w:p w:rsidR="00DE17FB" w:rsidRDefault="00DE17FB" w14:paraId="4CC81D95" w14:textId="7DD9F21B">
          <w:pPr>
            <w:pStyle w:val="TOC3"/>
            <w:tabs>
              <w:tab w:val="left" w:pos="1320"/>
              <w:tab w:val="right" w:leader="dot" w:pos="9016"/>
            </w:tabs>
            <w:rPr>
              <w:del w:author="Unknown" w:id="584"/>
              <w:rFonts w:asciiTheme="minorHAnsi" w:hAnsiTheme="minorHAnsi" w:eastAsiaTheme="minorEastAsia" w:cstheme="minorBidi"/>
              <w:noProof/>
              <w:color w:val="auto"/>
              <w:sz w:val="22"/>
              <w:szCs w:val="22"/>
              <w:lang w:eastAsia="en-NZ"/>
            </w:rPr>
          </w:pPr>
          <w:del w:author="Unknown" w:id="585">
            <w:r w:rsidRPr="007F4EE9" w:rsidDel="007F4EE9">
              <w:rPr>
                <w:rPrChange w:author="Unknown" w:date="2021-08-01T14:57:00Z" w:id="586">
                  <w:rPr>
                    <w:rStyle w:val="Hyperlink"/>
                    <w:rFonts w:ascii="Consolas" w:hAnsi="Consolas"/>
                    <w:noProof/>
                  </w:rPr>
                </w:rPrChange>
              </w:rPr>
              <w:delText>5.7.4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87">
                  <w:rPr>
                    <w:rStyle w:val="Hyperlink"/>
                    <w:noProof/>
                  </w:rPr>
                </w:rPrChange>
              </w:rPr>
              <w:delText>Risk Mitigation</w:delText>
            </w:r>
            <w:r w:rsidDel="007F4EE9">
              <w:rPr>
                <w:noProof/>
                <w:webHidden/>
              </w:rPr>
              <w:tab/>
            </w:r>
          </w:del>
        </w:p>
        <w:p w:rsidR="00DE17FB" w:rsidRDefault="00DE17FB" w14:paraId="3423B22C" w14:textId="7CE1A27A">
          <w:pPr>
            <w:pStyle w:val="TOC3"/>
            <w:tabs>
              <w:tab w:val="left" w:pos="1320"/>
              <w:tab w:val="right" w:leader="dot" w:pos="9016"/>
            </w:tabs>
            <w:rPr>
              <w:del w:author="Unknown" w:id="588"/>
              <w:rFonts w:asciiTheme="minorHAnsi" w:hAnsiTheme="minorHAnsi" w:eastAsiaTheme="minorEastAsia" w:cstheme="minorBidi"/>
              <w:noProof/>
              <w:color w:val="auto"/>
              <w:sz w:val="22"/>
              <w:szCs w:val="22"/>
              <w:lang w:eastAsia="en-NZ"/>
            </w:rPr>
          </w:pPr>
          <w:del w:author="Unknown" w:id="589">
            <w:r w:rsidRPr="007F4EE9" w:rsidDel="007F4EE9">
              <w:rPr>
                <w:rPrChange w:author="Unknown" w:date="2021-08-01T14:57:00Z" w:id="590">
                  <w:rPr>
                    <w:rStyle w:val="Hyperlink"/>
                    <w:rFonts w:ascii="Consolas" w:hAnsi="Consolas"/>
                    <w:noProof/>
                  </w:rPr>
                </w:rPrChange>
              </w:rPr>
              <w:delText>5.7.5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91">
                  <w:rPr>
                    <w:rStyle w:val="Hyperlink"/>
                    <w:noProof/>
                  </w:rPr>
                </w:rPrChange>
              </w:rPr>
              <w:delText>Residual Risk</w:delText>
            </w:r>
            <w:r w:rsidDel="007F4EE9">
              <w:rPr>
                <w:noProof/>
                <w:webHidden/>
              </w:rPr>
              <w:tab/>
            </w:r>
          </w:del>
        </w:p>
        <w:p w:rsidR="00DE17FB" w:rsidRDefault="00DE17FB" w14:paraId="5877220B" w14:textId="4F961BF5">
          <w:pPr>
            <w:pStyle w:val="TOC3"/>
            <w:tabs>
              <w:tab w:val="left" w:pos="1320"/>
              <w:tab w:val="right" w:leader="dot" w:pos="9016"/>
            </w:tabs>
            <w:rPr>
              <w:del w:author="Unknown" w:id="592"/>
              <w:rFonts w:asciiTheme="minorHAnsi" w:hAnsiTheme="minorHAnsi" w:eastAsiaTheme="minorEastAsia" w:cstheme="minorBidi"/>
              <w:noProof/>
              <w:color w:val="auto"/>
              <w:sz w:val="22"/>
              <w:szCs w:val="22"/>
              <w:lang w:eastAsia="en-NZ"/>
            </w:rPr>
          </w:pPr>
          <w:del w:author="Unknown" w:id="593">
            <w:r w:rsidRPr="007F4EE9" w:rsidDel="007F4EE9">
              <w:rPr>
                <w:rPrChange w:author="Unknown" w:date="2021-08-01T14:57:00Z" w:id="594">
                  <w:rPr>
                    <w:rStyle w:val="Hyperlink"/>
                    <w:rFonts w:ascii="Consolas" w:hAnsi="Consolas"/>
                    <w:noProof/>
                    <w:lang w:val="en-AU"/>
                  </w:rPr>
                </w:rPrChange>
              </w:rPr>
              <w:delText>5.7.6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595">
                  <w:rPr>
                    <w:rStyle w:val="Hyperlink"/>
                    <w:noProof/>
                    <w:lang w:val="en-AU"/>
                  </w:rPr>
                </w:rPrChange>
              </w:rPr>
              <w:delText>Control Validation Plan (CVP)</w:delText>
            </w:r>
            <w:r w:rsidRPr="007F4EE9" w:rsidDel="007F4EE9">
              <w:rPr>
                <w:rPrChange w:author="Unknown" w:date="2021-08-01T14:57:00Z" w:id="596">
                  <w:rPr>
                    <w:rStyle w:val="Hyperlink"/>
                    <w:noProof/>
                    <w:lang w:val="en-US"/>
                  </w:rPr>
                </w:rPrChange>
              </w:rPr>
              <w:delText xml:space="preserve"> Deliverable</w:delText>
            </w:r>
            <w:r w:rsidDel="007F4EE9">
              <w:rPr>
                <w:noProof/>
                <w:webHidden/>
              </w:rPr>
              <w:tab/>
            </w:r>
          </w:del>
        </w:p>
        <w:p w:rsidR="00DE17FB" w:rsidRDefault="00DE17FB" w14:paraId="6D61D496" w14:textId="14659623">
          <w:pPr>
            <w:pStyle w:val="TOC3"/>
            <w:tabs>
              <w:tab w:val="left" w:pos="1320"/>
              <w:tab w:val="right" w:leader="dot" w:pos="9016"/>
            </w:tabs>
            <w:rPr>
              <w:del w:author="Unknown" w:id="597"/>
              <w:rFonts w:asciiTheme="minorHAnsi" w:hAnsiTheme="minorHAnsi" w:eastAsiaTheme="minorEastAsia" w:cstheme="minorBidi"/>
              <w:noProof/>
              <w:color w:val="auto"/>
              <w:sz w:val="22"/>
              <w:szCs w:val="22"/>
              <w:lang w:eastAsia="en-NZ"/>
            </w:rPr>
          </w:pPr>
          <w:del w:author="Unknown" w:id="598">
            <w:r w:rsidRPr="007F4EE9" w:rsidDel="007F4EE9">
              <w:rPr>
                <w:rPrChange w:author="Unknown" w:date="2021-08-01T14:57:00Z" w:id="599">
                  <w:rPr>
                    <w:rStyle w:val="Hyperlink"/>
                    <w:rFonts w:ascii="Consolas" w:hAnsi="Consolas"/>
                    <w:noProof/>
                    <w:lang w:val="en-US"/>
                  </w:rPr>
                </w:rPrChange>
              </w:rPr>
              <w:delText>5.7.7</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00">
                  <w:rPr>
                    <w:rStyle w:val="Hyperlink"/>
                    <w:noProof/>
                    <w:lang w:val="en-US"/>
                  </w:rPr>
                </w:rPrChange>
              </w:rPr>
              <w:delText>Control Validation Audit (CVA) Deliverable</w:delText>
            </w:r>
            <w:r w:rsidDel="007F4EE9">
              <w:rPr>
                <w:noProof/>
                <w:webHidden/>
              </w:rPr>
              <w:tab/>
            </w:r>
          </w:del>
        </w:p>
        <w:p w:rsidR="00DE17FB" w:rsidRDefault="00DE17FB" w14:paraId="5D258177" w14:textId="0B36F930">
          <w:pPr>
            <w:pStyle w:val="TOC3"/>
            <w:tabs>
              <w:tab w:val="left" w:pos="1320"/>
              <w:tab w:val="right" w:leader="dot" w:pos="9016"/>
            </w:tabs>
            <w:rPr>
              <w:del w:author="Unknown" w:id="601"/>
              <w:rFonts w:asciiTheme="minorHAnsi" w:hAnsiTheme="minorHAnsi" w:eastAsiaTheme="minorEastAsia" w:cstheme="minorBidi"/>
              <w:noProof/>
              <w:color w:val="auto"/>
              <w:sz w:val="22"/>
              <w:szCs w:val="22"/>
              <w:lang w:eastAsia="en-NZ"/>
            </w:rPr>
          </w:pPr>
          <w:del w:author="Unknown" w:id="602">
            <w:r w:rsidRPr="007F4EE9" w:rsidDel="007F4EE9">
              <w:rPr>
                <w:rPrChange w:author="Unknown" w:date="2021-08-01T14:57:00Z" w:id="603">
                  <w:rPr>
                    <w:rStyle w:val="Hyperlink"/>
                    <w:rFonts w:ascii="Consolas" w:hAnsi="Consolas"/>
                    <w:noProof/>
                  </w:rPr>
                </w:rPrChange>
              </w:rPr>
              <w:delText>5.7.8</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04">
                  <w:rPr>
                    <w:rStyle w:val="Hyperlink"/>
                    <w:noProof/>
                  </w:rPr>
                </w:rPrChange>
              </w:rPr>
              <w:delText>Control Validation Audit (CVA) (“Trust – but verify”)</w:delText>
            </w:r>
            <w:r w:rsidDel="007F4EE9">
              <w:rPr>
                <w:noProof/>
                <w:webHidden/>
              </w:rPr>
              <w:tab/>
            </w:r>
          </w:del>
        </w:p>
        <w:p w:rsidR="00DE17FB" w:rsidRDefault="00DE17FB" w14:paraId="02E49F8E" w14:textId="323C55EA">
          <w:pPr>
            <w:pStyle w:val="TOC3"/>
            <w:tabs>
              <w:tab w:val="left" w:pos="1320"/>
              <w:tab w:val="right" w:leader="dot" w:pos="9016"/>
            </w:tabs>
            <w:rPr>
              <w:del w:author="Unknown" w:id="605"/>
              <w:rFonts w:asciiTheme="minorHAnsi" w:hAnsiTheme="minorHAnsi" w:eastAsiaTheme="minorEastAsia" w:cstheme="minorBidi"/>
              <w:noProof/>
              <w:color w:val="auto"/>
              <w:sz w:val="22"/>
              <w:szCs w:val="22"/>
              <w:lang w:eastAsia="en-NZ"/>
            </w:rPr>
          </w:pPr>
          <w:del w:author="Unknown" w:id="606">
            <w:r w:rsidRPr="007F4EE9" w:rsidDel="007F4EE9">
              <w:rPr>
                <w:rPrChange w:author="Unknown" w:date="2021-08-01T14:57:00Z" w:id="607">
                  <w:rPr>
                    <w:rStyle w:val="Hyperlink"/>
                    <w:rFonts w:ascii="Consolas" w:hAnsi="Consolas"/>
                    <w:noProof/>
                  </w:rPr>
                </w:rPrChange>
              </w:rPr>
              <w:delText>5.7.9</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08">
                  <w:rPr>
                    <w:rStyle w:val="Hyperlink"/>
                    <w:noProof/>
                  </w:rPr>
                </w:rPrChange>
              </w:rPr>
              <w:delText>Risk Categorisation</w:delText>
            </w:r>
            <w:r w:rsidDel="007F4EE9">
              <w:rPr>
                <w:noProof/>
                <w:webHidden/>
              </w:rPr>
              <w:tab/>
            </w:r>
          </w:del>
        </w:p>
        <w:p w:rsidR="00DE17FB" w:rsidRDefault="00DE17FB" w14:paraId="17C9BE97" w14:textId="04E0674A">
          <w:pPr>
            <w:pStyle w:val="TOC3"/>
            <w:tabs>
              <w:tab w:val="left" w:pos="1320"/>
              <w:tab w:val="right" w:leader="dot" w:pos="9016"/>
            </w:tabs>
            <w:rPr>
              <w:del w:author="Unknown" w:id="609"/>
              <w:rFonts w:asciiTheme="minorHAnsi" w:hAnsiTheme="minorHAnsi" w:eastAsiaTheme="minorEastAsia" w:cstheme="minorBidi"/>
              <w:noProof/>
              <w:color w:val="auto"/>
              <w:sz w:val="22"/>
              <w:szCs w:val="22"/>
              <w:lang w:eastAsia="en-NZ"/>
            </w:rPr>
          </w:pPr>
          <w:del w:author="Unknown" w:id="610">
            <w:r w:rsidRPr="007F4EE9" w:rsidDel="007F4EE9">
              <w:rPr>
                <w:rPrChange w:author="Unknown" w:date="2021-08-01T14:57:00Z" w:id="611">
                  <w:rPr>
                    <w:rStyle w:val="Hyperlink"/>
                    <w:rFonts w:ascii="Consolas" w:hAnsi="Consolas"/>
                    <w:noProof/>
                  </w:rPr>
                </w:rPrChange>
              </w:rPr>
              <w:delText>5.7.10</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12">
                  <w:rPr>
                    <w:rStyle w:val="Hyperlink"/>
                    <w:noProof/>
                  </w:rPr>
                </w:rPrChange>
              </w:rPr>
              <w:delText>Risk Acceptance</w:delText>
            </w:r>
            <w:r w:rsidDel="007F4EE9">
              <w:rPr>
                <w:noProof/>
                <w:webHidden/>
              </w:rPr>
              <w:tab/>
            </w:r>
          </w:del>
        </w:p>
        <w:p w:rsidR="00DE17FB" w:rsidRDefault="00DE17FB" w14:paraId="31A15C95" w14:textId="650F30ED">
          <w:pPr>
            <w:pStyle w:val="TOC2"/>
            <w:tabs>
              <w:tab w:val="left" w:pos="880"/>
              <w:tab w:val="right" w:leader="dot" w:pos="9016"/>
            </w:tabs>
            <w:rPr>
              <w:del w:author="Unknown" w:id="613"/>
              <w:rFonts w:asciiTheme="minorHAnsi" w:hAnsiTheme="minorHAnsi" w:eastAsiaTheme="minorEastAsia" w:cstheme="minorBidi"/>
              <w:noProof/>
              <w:color w:val="auto"/>
              <w:sz w:val="22"/>
              <w:szCs w:val="22"/>
              <w:lang w:eastAsia="en-NZ"/>
            </w:rPr>
          </w:pPr>
          <w:del w:author="Unknown" w:id="614">
            <w:r w:rsidRPr="007F4EE9" w:rsidDel="007F4EE9">
              <w:rPr>
                <w:rPrChange w:author="Unknown" w:date="2021-08-01T14:57:00Z" w:id="615">
                  <w:rPr>
                    <w:rStyle w:val="Hyperlink"/>
                    <w:rFonts w:ascii="Consolas" w:hAnsi="Consolas"/>
                    <w:noProof/>
                    <w:lang w:val="en-AU"/>
                  </w:rPr>
                </w:rPrChange>
              </w:rPr>
              <w:delText>5.8</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16">
                  <w:rPr>
                    <w:rStyle w:val="Hyperlink"/>
                    <w:noProof/>
                    <w:lang w:val="en-AU"/>
                  </w:rPr>
                </w:rPrChange>
              </w:rPr>
              <w:delText>Quality Assurance (QA) Services</w:delText>
            </w:r>
            <w:r w:rsidDel="007F4EE9">
              <w:rPr>
                <w:noProof/>
                <w:webHidden/>
              </w:rPr>
              <w:tab/>
            </w:r>
          </w:del>
        </w:p>
        <w:p w:rsidR="00DE17FB" w:rsidRDefault="00DE17FB" w14:paraId="166993AD" w14:textId="78688EAC">
          <w:pPr>
            <w:pStyle w:val="TOC3"/>
            <w:tabs>
              <w:tab w:val="left" w:pos="1320"/>
              <w:tab w:val="right" w:leader="dot" w:pos="9016"/>
            </w:tabs>
            <w:rPr>
              <w:del w:author="Unknown" w:id="617"/>
              <w:rFonts w:asciiTheme="minorHAnsi" w:hAnsiTheme="minorHAnsi" w:eastAsiaTheme="minorEastAsia" w:cstheme="minorBidi"/>
              <w:noProof/>
              <w:color w:val="auto"/>
              <w:sz w:val="22"/>
              <w:szCs w:val="22"/>
              <w:lang w:eastAsia="en-NZ"/>
            </w:rPr>
          </w:pPr>
          <w:del w:author="Unknown" w:id="618">
            <w:r w:rsidRPr="007F4EE9" w:rsidDel="007F4EE9">
              <w:rPr>
                <w:rPrChange w:author="Unknown" w:date="2021-08-01T14:57:00Z" w:id="619">
                  <w:rPr>
                    <w:rStyle w:val="Hyperlink"/>
                    <w:rFonts w:ascii="Consolas" w:hAnsi="Consolas"/>
                    <w:noProof/>
                    <w:lang w:val="en-AU"/>
                  </w:rPr>
                </w:rPrChange>
              </w:rPr>
              <w:delText>5.8.1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20">
                  <w:rPr>
                    <w:rStyle w:val="Hyperlink"/>
                    <w:noProof/>
                    <w:lang w:val="en-AU"/>
                  </w:rPr>
                </w:rPrChange>
              </w:rPr>
              <w:delText>Test Definition Reports Deliverables</w:delText>
            </w:r>
            <w:r w:rsidDel="007F4EE9">
              <w:rPr>
                <w:noProof/>
                <w:webHidden/>
              </w:rPr>
              <w:tab/>
            </w:r>
          </w:del>
        </w:p>
        <w:p w:rsidR="00DE17FB" w:rsidRDefault="00DE17FB" w14:paraId="6B531BA0" w14:textId="48E28582">
          <w:pPr>
            <w:pStyle w:val="TOC3"/>
            <w:tabs>
              <w:tab w:val="left" w:pos="1320"/>
              <w:tab w:val="right" w:leader="dot" w:pos="9016"/>
            </w:tabs>
            <w:rPr>
              <w:del w:author="Unknown" w:id="621"/>
              <w:rFonts w:asciiTheme="minorHAnsi" w:hAnsiTheme="minorHAnsi" w:eastAsiaTheme="minorEastAsia" w:cstheme="minorBidi"/>
              <w:noProof/>
              <w:color w:val="auto"/>
              <w:sz w:val="22"/>
              <w:szCs w:val="22"/>
              <w:lang w:eastAsia="en-NZ"/>
            </w:rPr>
          </w:pPr>
          <w:del w:author="Unknown" w:id="622">
            <w:r w:rsidRPr="007F4EE9" w:rsidDel="007F4EE9">
              <w:rPr>
                <w:rPrChange w:author="Unknown" w:date="2021-08-01T14:57:00Z" w:id="623">
                  <w:rPr>
                    <w:rStyle w:val="Hyperlink"/>
                    <w:rFonts w:ascii="Consolas" w:hAnsi="Consolas"/>
                    <w:noProof/>
                  </w:rPr>
                </w:rPrChange>
              </w:rPr>
              <w:delText>5.8.2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24">
                  <w:rPr>
                    <w:rStyle w:val="Hyperlink"/>
                    <w:noProof/>
                  </w:rPr>
                </w:rPrChange>
              </w:rPr>
              <w:delText>Testing Summary Report (TSR)</w:delText>
            </w:r>
            <w:r w:rsidDel="007F4EE9">
              <w:rPr>
                <w:noProof/>
                <w:webHidden/>
              </w:rPr>
              <w:tab/>
            </w:r>
          </w:del>
        </w:p>
        <w:p w:rsidR="00DE17FB" w:rsidRDefault="00DE17FB" w14:paraId="6E57C9C6" w14:textId="3C309977">
          <w:pPr>
            <w:pStyle w:val="TOC2"/>
            <w:tabs>
              <w:tab w:val="left" w:pos="880"/>
              <w:tab w:val="right" w:leader="dot" w:pos="9016"/>
            </w:tabs>
            <w:rPr>
              <w:del w:author="Unknown" w:id="625"/>
              <w:rFonts w:asciiTheme="minorHAnsi" w:hAnsiTheme="minorHAnsi" w:eastAsiaTheme="minorEastAsia" w:cstheme="minorBidi"/>
              <w:noProof/>
              <w:color w:val="auto"/>
              <w:sz w:val="22"/>
              <w:szCs w:val="22"/>
              <w:lang w:eastAsia="en-NZ"/>
            </w:rPr>
          </w:pPr>
          <w:del w:author="Unknown" w:id="626">
            <w:r w:rsidRPr="007F4EE9" w:rsidDel="007F4EE9">
              <w:rPr>
                <w:rPrChange w:author="Unknown" w:date="2021-08-01T14:57:00Z" w:id="627">
                  <w:rPr>
                    <w:rStyle w:val="Hyperlink"/>
                    <w:rFonts w:ascii="Consolas" w:hAnsi="Consolas"/>
                    <w:noProof/>
                  </w:rPr>
                </w:rPrChange>
              </w:rPr>
              <w:delText>5.9</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28">
                  <w:rPr>
                    <w:rStyle w:val="Hyperlink"/>
                    <w:noProof/>
                  </w:rPr>
                </w:rPrChange>
              </w:rPr>
              <w:delText>Development Services Engagement</w:delText>
            </w:r>
            <w:r w:rsidDel="007F4EE9">
              <w:rPr>
                <w:noProof/>
                <w:webHidden/>
              </w:rPr>
              <w:tab/>
            </w:r>
          </w:del>
        </w:p>
        <w:p w:rsidR="00DE17FB" w:rsidRDefault="00DE17FB" w14:paraId="38E4AC7D" w14:textId="7C207CE5">
          <w:pPr>
            <w:pStyle w:val="TOC3"/>
            <w:tabs>
              <w:tab w:val="left" w:pos="1320"/>
              <w:tab w:val="right" w:leader="dot" w:pos="9016"/>
            </w:tabs>
            <w:rPr>
              <w:del w:author="Unknown" w:id="629"/>
              <w:rFonts w:asciiTheme="minorHAnsi" w:hAnsiTheme="minorHAnsi" w:eastAsiaTheme="minorEastAsia" w:cstheme="minorBidi"/>
              <w:noProof/>
              <w:color w:val="auto"/>
              <w:sz w:val="22"/>
              <w:szCs w:val="22"/>
              <w:lang w:eastAsia="en-NZ"/>
            </w:rPr>
          </w:pPr>
          <w:del w:author="Unknown" w:id="630">
            <w:r w:rsidRPr="007F4EE9" w:rsidDel="007F4EE9">
              <w:rPr>
                <w:rPrChange w:author="Unknown" w:date="2021-08-01T14:57:00Z" w:id="631">
                  <w:rPr>
                    <w:rStyle w:val="Hyperlink"/>
                    <w:rFonts w:ascii="Consolas" w:hAnsi="Consolas"/>
                    <w:noProof/>
                    <w:lang w:val="en-AU"/>
                  </w:rPr>
                </w:rPrChange>
              </w:rPr>
              <w:delText>5.9.1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32">
                  <w:rPr>
                    <w:rStyle w:val="Hyperlink"/>
                    <w:noProof/>
                    <w:lang w:val="en-AU"/>
                  </w:rPr>
                </w:rPrChange>
              </w:rPr>
              <w:delText>Automation</w:delText>
            </w:r>
            <w:r w:rsidDel="007F4EE9">
              <w:rPr>
                <w:noProof/>
                <w:webHidden/>
              </w:rPr>
              <w:tab/>
            </w:r>
          </w:del>
        </w:p>
        <w:p w:rsidR="00DE17FB" w:rsidRDefault="00DE17FB" w14:paraId="37B9FF1E" w14:textId="06D7344E">
          <w:pPr>
            <w:pStyle w:val="TOC3"/>
            <w:tabs>
              <w:tab w:val="left" w:pos="1320"/>
              <w:tab w:val="right" w:leader="dot" w:pos="9016"/>
            </w:tabs>
            <w:rPr>
              <w:del w:author="Unknown" w:id="633"/>
              <w:rFonts w:asciiTheme="minorHAnsi" w:hAnsiTheme="minorHAnsi" w:eastAsiaTheme="minorEastAsia" w:cstheme="minorBidi"/>
              <w:noProof/>
              <w:color w:val="auto"/>
              <w:sz w:val="22"/>
              <w:szCs w:val="22"/>
              <w:lang w:eastAsia="en-NZ"/>
            </w:rPr>
          </w:pPr>
          <w:del w:author="Unknown" w:id="634">
            <w:r w:rsidRPr="007F4EE9" w:rsidDel="007F4EE9">
              <w:rPr>
                <w:rPrChange w:author="Unknown" w:date="2021-08-01T14:57:00Z" w:id="635">
                  <w:rPr>
                    <w:rStyle w:val="Hyperlink"/>
                    <w:rFonts w:ascii="Consolas" w:hAnsi="Consolas"/>
                    <w:noProof/>
                  </w:rPr>
                </w:rPrChange>
              </w:rPr>
              <w:delText>5.9.2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36">
                  <w:rPr>
                    <w:rStyle w:val="Hyperlink"/>
                    <w:noProof/>
                  </w:rPr>
                </w:rPrChange>
              </w:rPr>
              <w:delText>Unit Tests Suite Deliverable</w:delText>
            </w:r>
            <w:r w:rsidDel="007F4EE9">
              <w:rPr>
                <w:noProof/>
                <w:webHidden/>
              </w:rPr>
              <w:tab/>
            </w:r>
          </w:del>
        </w:p>
        <w:p w:rsidR="00DE17FB" w:rsidRDefault="00DE17FB" w14:paraId="757CF537" w14:textId="5E278A55">
          <w:pPr>
            <w:pStyle w:val="TOC3"/>
            <w:tabs>
              <w:tab w:val="left" w:pos="1320"/>
              <w:tab w:val="right" w:leader="dot" w:pos="9016"/>
            </w:tabs>
            <w:rPr>
              <w:del w:author="Unknown" w:id="637"/>
              <w:rFonts w:asciiTheme="minorHAnsi" w:hAnsiTheme="minorHAnsi" w:eastAsiaTheme="minorEastAsia" w:cstheme="minorBidi"/>
              <w:noProof/>
              <w:color w:val="auto"/>
              <w:sz w:val="22"/>
              <w:szCs w:val="22"/>
              <w:lang w:eastAsia="en-NZ"/>
            </w:rPr>
          </w:pPr>
          <w:del w:author="Unknown" w:id="638">
            <w:r w:rsidRPr="007F4EE9" w:rsidDel="007F4EE9">
              <w:rPr>
                <w:rPrChange w:author="Unknown" w:date="2021-08-01T14:57:00Z" w:id="639">
                  <w:rPr>
                    <w:rStyle w:val="Hyperlink"/>
                    <w:rFonts w:ascii="Consolas" w:hAnsi="Consolas"/>
                    <w:noProof/>
                  </w:rPr>
                </w:rPrChange>
              </w:rPr>
              <w:delText>5.9.3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40">
                  <w:rPr>
                    <w:rStyle w:val="Hyperlink"/>
                    <w:noProof/>
                  </w:rPr>
                </w:rPrChange>
              </w:rPr>
              <w:delText>Use Case Tests Deliverable</w:delText>
            </w:r>
            <w:r w:rsidDel="007F4EE9">
              <w:rPr>
                <w:noProof/>
                <w:webHidden/>
              </w:rPr>
              <w:tab/>
            </w:r>
          </w:del>
        </w:p>
        <w:p w:rsidR="00DE17FB" w:rsidRDefault="00DE17FB" w14:paraId="55D83E95" w14:textId="63065754">
          <w:pPr>
            <w:pStyle w:val="TOC3"/>
            <w:tabs>
              <w:tab w:val="left" w:pos="1320"/>
              <w:tab w:val="right" w:leader="dot" w:pos="9016"/>
            </w:tabs>
            <w:rPr>
              <w:del w:author="Unknown" w:id="641"/>
              <w:rFonts w:asciiTheme="minorHAnsi" w:hAnsiTheme="minorHAnsi" w:eastAsiaTheme="minorEastAsia" w:cstheme="minorBidi"/>
              <w:noProof/>
              <w:color w:val="auto"/>
              <w:sz w:val="22"/>
              <w:szCs w:val="22"/>
              <w:lang w:eastAsia="en-NZ"/>
            </w:rPr>
          </w:pPr>
          <w:del w:author="Unknown" w:id="642">
            <w:r w:rsidRPr="007F4EE9" w:rsidDel="007F4EE9">
              <w:rPr>
                <w:rPrChange w:author="Unknown" w:date="2021-08-01T14:57:00Z" w:id="643">
                  <w:rPr>
                    <w:rStyle w:val="Hyperlink"/>
                    <w:rFonts w:ascii="Consolas" w:hAnsi="Consolas"/>
                    <w:noProof/>
                  </w:rPr>
                </w:rPrChange>
              </w:rPr>
              <w:delText>5.9.4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44">
                  <w:rPr>
                    <w:rStyle w:val="Hyperlink"/>
                    <w:noProof/>
                  </w:rPr>
                </w:rPrChange>
              </w:rPr>
              <w:delText>System-Device Server Code Deliverable</w:delText>
            </w:r>
            <w:r w:rsidDel="007F4EE9">
              <w:rPr>
                <w:noProof/>
                <w:webHidden/>
              </w:rPr>
              <w:tab/>
            </w:r>
          </w:del>
        </w:p>
        <w:p w:rsidR="00DE17FB" w:rsidRDefault="00DE17FB" w14:paraId="63E5C0DB" w14:textId="4E50A49B">
          <w:pPr>
            <w:pStyle w:val="TOC3"/>
            <w:tabs>
              <w:tab w:val="left" w:pos="1320"/>
              <w:tab w:val="right" w:leader="dot" w:pos="9016"/>
            </w:tabs>
            <w:rPr>
              <w:del w:author="Unknown" w:id="645"/>
              <w:rFonts w:asciiTheme="minorHAnsi" w:hAnsiTheme="minorHAnsi" w:eastAsiaTheme="minorEastAsia" w:cstheme="minorBidi"/>
              <w:noProof/>
              <w:color w:val="auto"/>
              <w:sz w:val="22"/>
              <w:szCs w:val="22"/>
              <w:lang w:eastAsia="en-NZ"/>
            </w:rPr>
          </w:pPr>
          <w:del w:author="Unknown" w:id="646">
            <w:r w:rsidRPr="007F4EE9" w:rsidDel="007F4EE9">
              <w:rPr>
                <w:rPrChange w:author="Unknown" w:date="2021-08-01T14:57:00Z" w:id="647">
                  <w:rPr>
                    <w:rStyle w:val="Hyperlink"/>
                    <w:rFonts w:ascii="Consolas" w:hAnsi="Consolas"/>
                    <w:noProof/>
                  </w:rPr>
                </w:rPrChange>
              </w:rPr>
              <w:delText>5.9.5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48">
                  <w:rPr>
                    <w:rStyle w:val="Hyperlink"/>
                    <w:noProof/>
                  </w:rPr>
                </w:rPrChange>
              </w:rPr>
              <w:delText>Client-Device System Code Deliverable</w:delText>
            </w:r>
            <w:r w:rsidDel="007F4EE9">
              <w:rPr>
                <w:noProof/>
                <w:webHidden/>
              </w:rPr>
              <w:tab/>
            </w:r>
          </w:del>
        </w:p>
        <w:p w:rsidR="00DE17FB" w:rsidRDefault="00DE17FB" w14:paraId="00246C87" w14:textId="4E10C2F4">
          <w:pPr>
            <w:pStyle w:val="TOC3"/>
            <w:tabs>
              <w:tab w:val="left" w:pos="1320"/>
              <w:tab w:val="right" w:leader="dot" w:pos="9016"/>
            </w:tabs>
            <w:rPr>
              <w:del w:author="Unknown" w:id="649"/>
              <w:rFonts w:asciiTheme="minorHAnsi" w:hAnsiTheme="minorHAnsi" w:eastAsiaTheme="minorEastAsia" w:cstheme="minorBidi"/>
              <w:noProof/>
              <w:color w:val="auto"/>
              <w:sz w:val="22"/>
              <w:szCs w:val="22"/>
              <w:lang w:eastAsia="en-NZ"/>
            </w:rPr>
          </w:pPr>
          <w:del w:author="Unknown" w:id="650">
            <w:r w:rsidRPr="007F4EE9" w:rsidDel="007F4EE9">
              <w:rPr>
                <w:rPrChange w:author="Unknown" w:date="2021-08-01T14:57:00Z" w:id="651">
                  <w:rPr>
                    <w:rStyle w:val="Hyperlink"/>
                    <w:rFonts w:ascii="Consolas" w:hAnsi="Consolas"/>
                    <w:noProof/>
                  </w:rPr>
                </w:rPrChange>
              </w:rPr>
              <w:delText>5.9.6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52">
                  <w:rPr>
                    <w:rStyle w:val="Hyperlink"/>
                    <w:noProof/>
                  </w:rPr>
                </w:rPrChange>
              </w:rPr>
              <w:delText>Environment Configuration Automation Deliverable</w:delText>
            </w:r>
            <w:r w:rsidDel="007F4EE9">
              <w:rPr>
                <w:noProof/>
                <w:webHidden/>
              </w:rPr>
              <w:tab/>
            </w:r>
          </w:del>
        </w:p>
        <w:p w:rsidR="00DE17FB" w:rsidRDefault="00DE17FB" w14:paraId="106417CA" w14:textId="53AF53BB">
          <w:pPr>
            <w:pStyle w:val="TOC3"/>
            <w:tabs>
              <w:tab w:val="left" w:pos="1320"/>
              <w:tab w:val="right" w:leader="dot" w:pos="9016"/>
            </w:tabs>
            <w:rPr>
              <w:del w:author="Unknown" w:id="653"/>
              <w:rFonts w:asciiTheme="minorHAnsi" w:hAnsiTheme="minorHAnsi" w:eastAsiaTheme="minorEastAsia" w:cstheme="minorBidi"/>
              <w:noProof/>
              <w:color w:val="auto"/>
              <w:sz w:val="22"/>
              <w:szCs w:val="22"/>
              <w:lang w:eastAsia="en-NZ"/>
            </w:rPr>
          </w:pPr>
          <w:del w:author="Unknown" w:id="654">
            <w:r w:rsidRPr="007F4EE9" w:rsidDel="007F4EE9">
              <w:rPr>
                <w:rPrChange w:author="Unknown" w:date="2021-08-01T14:57:00Z" w:id="655">
                  <w:rPr>
                    <w:rStyle w:val="Hyperlink"/>
                    <w:rFonts w:ascii="Consolas" w:hAnsi="Consolas"/>
                    <w:noProof/>
                  </w:rPr>
                </w:rPrChange>
              </w:rPr>
              <w:delText>5.9.7</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56">
                  <w:rPr>
                    <w:rStyle w:val="Hyperlink"/>
                    <w:noProof/>
                  </w:rPr>
                </w:rPrChange>
              </w:rPr>
              <w:delText>Development Documentation</w:delText>
            </w:r>
            <w:r w:rsidDel="007F4EE9">
              <w:rPr>
                <w:noProof/>
                <w:webHidden/>
              </w:rPr>
              <w:tab/>
            </w:r>
          </w:del>
        </w:p>
        <w:p w:rsidR="00DE17FB" w:rsidRDefault="00DE17FB" w14:paraId="6AF16252" w14:textId="40DE9A81">
          <w:pPr>
            <w:pStyle w:val="TOC2"/>
            <w:tabs>
              <w:tab w:val="left" w:pos="880"/>
              <w:tab w:val="right" w:leader="dot" w:pos="9016"/>
            </w:tabs>
            <w:rPr>
              <w:del w:author="Unknown" w:id="657"/>
              <w:rFonts w:asciiTheme="minorHAnsi" w:hAnsiTheme="minorHAnsi" w:eastAsiaTheme="minorEastAsia" w:cstheme="minorBidi"/>
              <w:noProof/>
              <w:color w:val="auto"/>
              <w:sz w:val="22"/>
              <w:szCs w:val="22"/>
              <w:lang w:eastAsia="en-NZ"/>
            </w:rPr>
          </w:pPr>
          <w:del w:author="Unknown" w:id="658">
            <w:r w:rsidRPr="007F4EE9" w:rsidDel="007F4EE9">
              <w:rPr>
                <w:rPrChange w:author="Unknown" w:date="2021-08-01T14:57:00Z" w:id="659">
                  <w:rPr>
                    <w:rStyle w:val="Hyperlink"/>
                    <w:rFonts w:ascii="Consolas" w:hAnsi="Consolas"/>
                    <w:noProof/>
                  </w:rPr>
                </w:rPrChange>
              </w:rPr>
              <w:delText>5.10</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60">
                  <w:rPr>
                    <w:rStyle w:val="Hyperlink"/>
                    <w:noProof/>
                  </w:rPr>
                </w:rPrChange>
              </w:rPr>
              <w:delText>Change Advisory Board</w:delText>
            </w:r>
            <w:r w:rsidDel="007F4EE9">
              <w:rPr>
                <w:noProof/>
                <w:webHidden/>
              </w:rPr>
              <w:tab/>
            </w:r>
          </w:del>
        </w:p>
        <w:p w:rsidR="00DE17FB" w:rsidRDefault="00DE17FB" w14:paraId="4955C600" w14:textId="713334DC">
          <w:pPr>
            <w:pStyle w:val="TOC2"/>
            <w:tabs>
              <w:tab w:val="left" w:pos="880"/>
              <w:tab w:val="right" w:leader="dot" w:pos="9016"/>
            </w:tabs>
            <w:rPr>
              <w:del w:author="Unknown" w:id="661"/>
              <w:rFonts w:asciiTheme="minorHAnsi" w:hAnsiTheme="minorHAnsi" w:eastAsiaTheme="minorEastAsia" w:cstheme="minorBidi"/>
              <w:noProof/>
              <w:color w:val="auto"/>
              <w:sz w:val="22"/>
              <w:szCs w:val="22"/>
              <w:lang w:eastAsia="en-NZ"/>
            </w:rPr>
          </w:pPr>
          <w:del w:author="Unknown" w:id="662">
            <w:r w:rsidRPr="007F4EE9" w:rsidDel="007F4EE9">
              <w:rPr>
                <w:rPrChange w:author="Unknown" w:date="2021-08-01T14:57:00Z" w:id="663">
                  <w:rPr>
                    <w:rStyle w:val="Hyperlink"/>
                    <w:rFonts w:ascii="Consolas" w:hAnsi="Consolas"/>
                    <w:noProof/>
                  </w:rPr>
                </w:rPrChange>
              </w:rPr>
              <w:delText>5.11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64">
                  <w:rPr>
                    <w:rStyle w:val="Hyperlink"/>
                    <w:noProof/>
                  </w:rPr>
                </w:rPrChange>
              </w:rPr>
              <w:delText>Production Environment Go-Live Request for Change (RFC)</w:delText>
            </w:r>
            <w:r w:rsidDel="007F4EE9">
              <w:rPr>
                <w:noProof/>
                <w:webHidden/>
              </w:rPr>
              <w:tab/>
            </w:r>
          </w:del>
        </w:p>
        <w:p w:rsidR="00DE17FB" w:rsidRDefault="00DE17FB" w14:paraId="7A99D4B9" w14:textId="3899A8B6">
          <w:pPr>
            <w:pStyle w:val="TOC1"/>
            <w:tabs>
              <w:tab w:val="left" w:pos="400"/>
              <w:tab w:val="right" w:leader="dot" w:pos="9016"/>
            </w:tabs>
            <w:rPr>
              <w:del w:author="Unknown" w:id="665"/>
              <w:rFonts w:asciiTheme="minorHAnsi" w:hAnsiTheme="minorHAnsi" w:eastAsiaTheme="minorEastAsia" w:cstheme="minorBidi"/>
              <w:noProof/>
              <w:color w:val="auto"/>
              <w:sz w:val="22"/>
              <w:szCs w:val="22"/>
              <w:lang w:eastAsia="en-NZ"/>
            </w:rPr>
          </w:pPr>
          <w:del w:author="Unknown" w:id="666">
            <w:r w:rsidRPr="007F4EE9" w:rsidDel="007F4EE9">
              <w:rPr>
                <w:rPrChange w:author="Unknown" w:date="2021-08-01T14:57:00Z" w:id="667">
                  <w:rPr>
                    <w:rStyle w:val="Hyperlink"/>
                    <w:rFonts w:ascii="Consolas" w:hAnsi="Consolas"/>
                    <w:noProof/>
                  </w:rPr>
                </w:rPrChange>
              </w:rPr>
              <w:delText>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68">
                  <w:rPr>
                    <w:rStyle w:val="Hyperlink"/>
                    <w:noProof/>
                  </w:rPr>
                </w:rPrChange>
              </w:rPr>
              <w:delText>Appendices</w:delText>
            </w:r>
            <w:r w:rsidDel="007F4EE9">
              <w:rPr>
                <w:noProof/>
                <w:webHidden/>
              </w:rPr>
              <w:tab/>
            </w:r>
          </w:del>
        </w:p>
        <w:p w:rsidR="00DE17FB" w:rsidRDefault="00DE17FB" w14:paraId="7A82BE88" w14:textId="193A89DD">
          <w:pPr>
            <w:pStyle w:val="TOC2"/>
            <w:tabs>
              <w:tab w:val="left" w:pos="880"/>
              <w:tab w:val="right" w:leader="dot" w:pos="9016"/>
            </w:tabs>
            <w:rPr>
              <w:del w:author="Unknown" w:id="669"/>
              <w:rFonts w:asciiTheme="minorHAnsi" w:hAnsiTheme="minorHAnsi" w:eastAsiaTheme="minorEastAsia" w:cstheme="minorBidi"/>
              <w:noProof/>
              <w:color w:val="auto"/>
              <w:sz w:val="22"/>
              <w:szCs w:val="22"/>
              <w:lang w:eastAsia="en-NZ"/>
            </w:rPr>
          </w:pPr>
          <w:del w:author="Unknown" w:id="670">
            <w:r w:rsidRPr="007F4EE9" w:rsidDel="007F4EE9">
              <w:rPr>
                <w:rPrChange w:author="Unknown" w:date="2021-08-01T14:57:00Z" w:id="671">
                  <w:rPr>
                    <w:rStyle w:val="Hyperlink"/>
                    <w:rFonts w:ascii="Consolas" w:hAnsi="Consolas"/>
                    <w:noProof/>
                  </w:rPr>
                </w:rPrChange>
              </w:rPr>
              <w:delText>6.1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72">
                  <w:rPr>
                    <w:rStyle w:val="Hyperlink"/>
                    <w:noProof/>
                  </w:rPr>
                </w:rPrChange>
              </w:rPr>
              <w:delText>Glossary</w:delText>
            </w:r>
            <w:r w:rsidDel="007F4EE9">
              <w:rPr>
                <w:noProof/>
                <w:webHidden/>
              </w:rPr>
              <w:tab/>
            </w:r>
          </w:del>
        </w:p>
        <w:p w:rsidR="00DE17FB" w:rsidRDefault="00DE17FB" w14:paraId="04D45508" w14:textId="1EC54EA6">
          <w:pPr>
            <w:pStyle w:val="TOC2"/>
            <w:tabs>
              <w:tab w:val="left" w:pos="880"/>
              <w:tab w:val="right" w:leader="dot" w:pos="9016"/>
            </w:tabs>
            <w:rPr>
              <w:del w:author="Unknown" w:id="673"/>
              <w:rFonts w:asciiTheme="minorHAnsi" w:hAnsiTheme="minorHAnsi" w:eastAsiaTheme="minorEastAsia" w:cstheme="minorBidi"/>
              <w:noProof/>
              <w:color w:val="auto"/>
              <w:sz w:val="22"/>
              <w:szCs w:val="22"/>
              <w:lang w:eastAsia="en-NZ"/>
            </w:rPr>
          </w:pPr>
          <w:del w:author="Unknown" w:id="674">
            <w:r w:rsidRPr="007F4EE9" w:rsidDel="007F4EE9">
              <w:rPr>
                <w:rPrChange w:author="Unknown" w:date="2021-08-01T14:57:00Z" w:id="675">
                  <w:rPr>
                    <w:rStyle w:val="Hyperlink"/>
                    <w:rFonts w:ascii="Consolas" w:hAnsi="Consolas"/>
                    <w:noProof/>
                  </w:rPr>
                </w:rPrChange>
              </w:rPr>
              <w:delText>6.2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76">
                  <w:rPr>
                    <w:rStyle w:val="Hyperlink"/>
                    <w:noProof/>
                  </w:rPr>
                </w:rPrChange>
              </w:rPr>
              <w:delText>Ministry Deliverable/Tools Resource Templates</w:delText>
            </w:r>
            <w:r w:rsidDel="007F4EE9">
              <w:rPr>
                <w:noProof/>
                <w:webHidden/>
              </w:rPr>
              <w:tab/>
            </w:r>
          </w:del>
        </w:p>
        <w:p w:rsidR="00DE17FB" w:rsidRDefault="00DE17FB" w14:paraId="60CEBD7D" w14:textId="03F9CB66">
          <w:pPr>
            <w:pStyle w:val="TOC3"/>
            <w:tabs>
              <w:tab w:val="left" w:pos="1320"/>
              <w:tab w:val="right" w:leader="dot" w:pos="9016"/>
            </w:tabs>
            <w:rPr>
              <w:del w:author="Unknown" w:id="677"/>
              <w:rFonts w:asciiTheme="minorHAnsi" w:hAnsiTheme="minorHAnsi" w:eastAsiaTheme="minorEastAsia" w:cstheme="minorBidi"/>
              <w:noProof/>
              <w:color w:val="auto"/>
              <w:sz w:val="22"/>
              <w:szCs w:val="22"/>
              <w:lang w:eastAsia="en-NZ"/>
            </w:rPr>
          </w:pPr>
          <w:del w:author="Unknown" w:id="678">
            <w:r w:rsidRPr="007F4EE9" w:rsidDel="007F4EE9">
              <w:rPr>
                <w:rPrChange w:author="Unknown" w:date="2021-08-01T14:57:00Z" w:id="679">
                  <w:rPr>
                    <w:rStyle w:val="Hyperlink"/>
                    <w:rFonts w:ascii="Consolas" w:hAnsi="Consolas"/>
                    <w:noProof/>
                  </w:rPr>
                </w:rPrChange>
              </w:rPr>
              <w:delText>6.2.1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80">
                  <w:rPr>
                    <w:rStyle w:val="Hyperlink"/>
                    <w:noProof/>
                  </w:rPr>
                </w:rPrChange>
              </w:rPr>
              <w:delText>SSP Template:</w:delText>
            </w:r>
            <w:r w:rsidDel="007F4EE9">
              <w:rPr>
                <w:noProof/>
                <w:webHidden/>
              </w:rPr>
              <w:tab/>
            </w:r>
          </w:del>
        </w:p>
        <w:p w:rsidR="00DE17FB" w:rsidRDefault="00DE17FB" w14:paraId="76485D57" w14:textId="5042B489">
          <w:pPr>
            <w:pStyle w:val="TOC3"/>
            <w:tabs>
              <w:tab w:val="left" w:pos="1320"/>
              <w:tab w:val="right" w:leader="dot" w:pos="9016"/>
            </w:tabs>
            <w:rPr>
              <w:del w:author="Unknown" w:id="681"/>
              <w:rFonts w:asciiTheme="minorHAnsi" w:hAnsiTheme="minorHAnsi" w:eastAsiaTheme="minorEastAsia" w:cstheme="minorBidi"/>
              <w:noProof/>
              <w:color w:val="auto"/>
              <w:sz w:val="22"/>
              <w:szCs w:val="22"/>
              <w:lang w:eastAsia="en-NZ"/>
            </w:rPr>
          </w:pPr>
          <w:del w:author="Unknown" w:id="682">
            <w:r w:rsidRPr="007F4EE9" w:rsidDel="007F4EE9">
              <w:rPr>
                <w:rPrChange w:author="Unknown" w:date="2021-08-01T14:57:00Z" w:id="683">
                  <w:rPr>
                    <w:rStyle w:val="Hyperlink"/>
                    <w:rFonts w:ascii="Consolas" w:hAnsi="Consolas"/>
                    <w:noProof/>
                  </w:rPr>
                </w:rPrChange>
              </w:rPr>
              <w:delText>6.2.2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84">
                  <w:rPr>
                    <w:rStyle w:val="Hyperlink"/>
                    <w:noProof/>
                  </w:rPr>
                </w:rPrChange>
              </w:rPr>
              <w:delText>Application Support Guide (ASG) Template</w:delText>
            </w:r>
            <w:r w:rsidDel="007F4EE9">
              <w:rPr>
                <w:noProof/>
                <w:webHidden/>
              </w:rPr>
              <w:tab/>
            </w:r>
          </w:del>
        </w:p>
        <w:p w:rsidR="00DE17FB" w:rsidRDefault="00DE17FB" w14:paraId="5131D940" w14:textId="1D9E822C">
          <w:pPr>
            <w:pStyle w:val="TOC3"/>
            <w:tabs>
              <w:tab w:val="left" w:pos="1320"/>
              <w:tab w:val="right" w:leader="dot" w:pos="9016"/>
            </w:tabs>
            <w:rPr>
              <w:del w:author="Unknown" w:id="685"/>
              <w:rFonts w:asciiTheme="minorHAnsi" w:hAnsiTheme="minorHAnsi" w:eastAsiaTheme="minorEastAsia" w:cstheme="minorBidi"/>
              <w:noProof/>
              <w:color w:val="auto"/>
              <w:sz w:val="22"/>
              <w:szCs w:val="22"/>
              <w:lang w:eastAsia="en-NZ"/>
            </w:rPr>
          </w:pPr>
          <w:del w:author="Unknown" w:id="686">
            <w:r w:rsidRPr="007F4EE9" w:rsidDel="007F4EE9">
              <w:rPr>
                <w:rPrChange w:author="Unknown" w:date="2021-08-01T14:57:00Z" w:id="687">
                  <w:rPr>
                    <w:rStyle w:val="Hyperlink"/>
                    <w:rFonts w:ascii="Consolas" w:hAnsi="Consolas"/>
                    <w:noProof/>
                  </w:rPr>
                </w:rPrChange>
              </w:rPr>
              <w:delText>6.2.3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88">
                  <w:rPr>
                    <w:rStyle w:val="Hyperlink"/>
                    <w:noProof/>
                  </w:rPr>
                </w:rPrChange>
              </w:rPr>
              <w:delText>SLA Template</w:delText>
            </w:r>
            <w:r w:rsidDel="007F4EE9">
              <w:rPr>
                <w:noProof/>
                <w:webHidden/>
              </w:rPr>
              <w:tab/>
            </w:r>
          </w:del>
        </w:p>
        <w:p w:rsidR="00DE17FB" w:rsidRDefault="00DE17FB" w14:paraId="006855D4" w14:textId="63449BBC">
          <w:pPr>
            <w:pStyle w:val="TOC2"/>
            <w:tabs>
              <w:tab w:val="left" w:pos="880"/>
              <w:tab w:val="right" w:leader="dot" w:pos="9016"/>
            </w:tabs>
            <w:rPr>
              <w:del w:author="Unknown" w:id="689"/>
              <w:rFonts w:asciiTheme="minorHAnsi" w:hAnsiTheme="minorHAnsi" w:eastAsiaTheme="minorEastAsia" w:cstheme="minorBidi"/>
              <w:noProof/>
              <w:color w:val="auto"/>
              <w:sz w:val="22"/>
              <w:szCs w:val="22"/>
              <w:lang w:eastAsia="en-NZ"/>
            </w:rPr>
          </w:pPr>
          <w:del w:author="Unknown" w:id="690">
            <w:r w:rsidRPr="007F4EE9" w:rsidDel="007F4EE9">
              <w:rPr>
                <w:rPrChange w:author="Unknown" w:date="2021-08-01T14:57:00Z" w:id="691">
                  <w:rPr>
                    <w:rStyle w:val="Hyperlink"/>
                    <w:rFonts w:ascii="Consolas" w:hAnsi="Consolas"/>
                    <w:noProof/>
                  </w:rPr>
                </w:rPrChange>
              </w:rPr>
              <w:delText>6.3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92">
                  <w:rPr>
                    <w:rStyle w:val="Hyperlink"/>
                    <w:noProof/>
                  </w:rPr>
                </w:rPrChange>
              </w:rPr>
              <w:delText>Documentation Deliverables</w:delText>
            </w:r>
            <w:r w:rsidDel="007F4EE9">
              <w:rPr>
                <w:noProof/>
                <w:webHidden/>
              </w:rPr>
              <w:tab/>
            </w:r>
          </w:del>
        </w:p>
        <w:p w:rsidR="00DE17FB" w:rsidRDefault="00DE17FB" w14:paraId="3DB156DF" w14:textId="24B97F5F">
          <w:pPr>
            <w:pStyle w:val="TOC3"/>
            <w:tabs>
              <w:tab w:val="left" w:pos="1320"/>
              <w:tab w:val="right" w:leader="dot" w:pos="9016"/>
            </w:tabs>
            <w:rPr>
              <w:del w:author="Unknown" w:id="693"/>
              <w:rFonts w:asciiTheme="minorHAnsi" w:hAnsiTheme="minorHAnsi" w:eastAsiaTheme="minorEastAsia" w:cstheme="minorBidi"/>
              <w:noProof/>
              <w:color w:val="auto"/>
              <w:sz w:val="22"/>
              <w:szCs w:val="22"/>
              <w:lang w:eastAsia="en-NZ"/>
            </w:rPr>
          </w:pPr>
          <w:del w:author="Unknown" w:id="694">
            <w:r w:rsidRPr="007F4EE9" w:rsidDel="007F4EE9">
              <w:rPr>
                <w:rPrChange w:author="Unknown" w:date="2021-08-01T14:57:00Z" w:id="695">
                  <w:rPr>
                    <w:rStyle w:val="Hyperlink"/>
                    <w:rFonts w:ascii="Consolas" w:hAnsi="Consolas"/>
                    <w:noProof/>
                  </w:rPr>
                </w:rPrChange>
              </w:rPr>
              <w:delText>6.3.1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696">
                  <w:rPr>
                    <w:rStyle w:val="Hyperlink"/>
                    <w:noProof/>
                  </w:rPr>
                </w:rPrChange>
              </w:rPr>
              <w:delText>Application Support Plan (ASP)</w:delText>
            </w:r>
            <w:r w:rsidDel="007F4EE9">
              <w:rPr>
                <w:noProof/>
                <w:webHidden/>
              </w:rPr>
              <w:tab/>
            </w:r>
          </w:del>
        </w:p>
        <w:p w:rsidR="00DE17FB" w:rsidRDefault="00DE17FB" w14:paraId="575E6CF9" w14:textId="77B361B7">
          <w:pPr>
            <w:pStyle w:val="TOC3"/>
            <w:tabs>
              <w:tab w:val="left" w:pos="1320"/>
              <w:tab w:val="right" w:leader="dot" w:pos="9016"/>
            </w:tabs>
            <w:rPr>
              <w:del w:author="Unknown" w:id="697"/>
              <w:rFonts w:asciiTheme="minorHAnsi" w:hAnsiTheme="minorHAnsi" w:eastAsiaTheme="minorEastAsia" w:cstheme="minorBidi"/>
              <w:noProof/>
              <w:color w:val="auto"/>
              <w:sz w:val="22"/>
              <w:szCs w:val="22"/>
              <w:lang w:eastAsia="en-NZ"/>
            </w:rPr>
          </w:pPr>
          <w:del w:author="Unknown" w:id="698">
            <w:r w:rsidRPr="007F4EE9" w:rsidDel="007F4EE9">
              <w:rPr>
                <w:rPrChange w:author="Unknown" w:date="2021-08-01T14:57:00Z" w:id="699">
                  <w:rPr>
                    <w:rStyle w:val="Hyperlink"/>
                    <w:rFonts w:ascii="Consolas" w:hAnsi="Consolas"/>
                    <w:noProof/>
                  </w:rPr>
                </w:rPrChange>
              </w:rPr>
              <w:delText>6.3.2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00">
                  <w:rPr>
                    <w:rStyle w:val="Hyperlink"/>
                    <w:noProof/>
                  </w:rPr>
                </w:rPrChange>
              </w:rPr>
              <w:delText>System Support Plan (SSP)</w:delText>
            </w:r>
            <w:r w:rsidDel="007F4EE9">
              <w:rPr>
                <w:noProof/>
                <w:webHidden/>
              </w:rPr>
              <w:tab/>
            </w:r>
          </w:del>
        </w:p>
        <w:p w:rsidR="00DE17FB" w:rsidRDefault="00DE17FB" w14:paraId="5C876B04" w14:textId="7DC59B1D">
          <w:pPr>
            <w:pStyle w:val="TOC3"/>
            <w:tabs>
              <w:tab w:val="left" w:pos="1320"/>
              <w:tab w:val="right" w:leader="dot" w:pos="9016"/>
            </w:tabs>
            <w:rPr>
              <w:del w:author="Unknown" w:id="701"/>
              <w:rFonts w:asciiTheme="minorHAnsi" w:hAnsiTheme="minorHAnsi" w:eastAsiaTheme="minorEastAsia" w:cstheme="minorBidi"/>
              <w:noProof/>
              <w:color w:val="auto"/>
              <w:sz w:val="22"/>
              <w:szCs w:val="22"/>
              <w:lang w:eastAsia="en-NZ"/>
            </w:rPr>
          </w:pPr>
          <w:del w:author="Unknown" w:id="702">
            <w:r w:rsidRPr="007F4EE9" w:rsidDel="007F4EE9">
              <w:rPr>
                <w:rPrChange w:author="Unknown" w:date="2021-08-01T14:57:00Z" w:id="703">
                  <w:rPr>
                    <w:rStyle w:val="Hyperlink"/>
                    <w:rFonts w:ascii="Consolas" w:hAnsi="Consolas"/>
                    <w:noProof/>
                  </w:rPr>
                </w:rPrChange>
              </w:rPr>
              <w:delText>6.3.3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04">
                  <w:rPr>
                    <w:rStyle w:val="Hyperlink"/>
                    <w:noProof/>
                  </w:rPr>
                </w:rPrChange>
              </w:rPr>
              <w:delText>Business Support Plan (BSP)</w:delText>
            </w:r>
            <w:r w:rsidDel="007F4EE9">
              <w:rPr>
                <w:noProof/>
                <w:webHidden/>
              </w:rPr>
              <w:tab/>
            </w:r>
          </w:del>
        </w:p>
        <w:p w:rsidR="00DE17FB" w:rsidRDefault="00DE17FB" w14:paraId="52215B22" w14:textId="03A81ECA">
          <w:pPr>
            <w:pStyle w:val="TOC3"/>
            <w:tabs>
              <w:tab w:val="left" w:pos="1320"/>
              <w:tab w:val="right" w:leader="dot" w:pos="9016"/>
            </w:tabs>
            <w:rPr>
              <w:del w:author="Unknown" w:id="705"/>
              <w:rFonts w:asciiTheme="minorHAnsi" w:hAnsiTheme="minorHAnsi" w:eastAsiaTheme="minorEastAsia" w:cstheme="minorBidi"/>
              <w:noProof/>
              <w:color w:val="auto"/>
              <w:sz w:val="22"/>
              <w:szCs w:val="22"/>
              <w:lang w:eastAsia="en-NZ"/>
            </w:rPr>
          </w:pPr>
          <w:del w:author="Unknown" w:id="706">
            <w:r w:rsidRPr="007F4EE9" w:rsidDel="007F4EE9">
              <w:rPr>
                <w:rPrChange w:author="Unknown" w:date="2021-08-01T14:57:00Z" w:id="707">
                  <w:rPr>
                    <w:rStyle w:val="Hyperlink"/>
                    <w:rFonts w:ascii="Consolas" w:hAnsi="Consolas"/>
                    <w:noProof/>
                  </w:rPr>
                </w:rPrChange>
              </w:rPr>
              <w:delText>6.3.4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08">
                  <w:rPr>
                    <w:rStyle w:val="Hyperlink"/>
                    <w:noProof/>
                  </w:rPr>
                </w:rPrChange>
              </w:rPr>
              <w:delText>Monitoring Support Plan</w:delText>
            </w:r>
            <w:r w:rsidDel="007F4EE9">
              <w:rPr>
                <w:noProof/>
                <w:webHidden/>
              </w:rPr>
              <w:tab/>
            </w:r>
          </w:del>
        </w:p>
        <w:p w:rsidR="00DE17FB" w:rsidRDefault="00DE17FB" w14:paraId="64B209A8" w14:textId="3F83D500">
          <w:pPr>
            <w:pStyle w:val="TOC2"/>
            <w:tabs>
              <w:tab w:val="left" w:pos="880"/>
              <w:tab w:val="right" w:leader="dot" w:pos="9016"/>
            </w:tabs>
            <w:rPr>
              <w:del w:author="Unknown" w:id="709"/>
              <w:rFonts w:asciiTheme="minorHAnsi" w:hAnsiTheme="minorHAnsi" w:eastAsiaTheme="minorEastAsia" w:cstheme="minorBidi"/>
              <w:noProof/>
              <w:color w:val="auto"/>
              <w:sz w:val="22"/>
              <w:szCs w:val="22"/>
              <w:lang w:eastAsia="en-NZ"/>
            </w:rPr>
          </w:pPr>
          <w:del w:author="Unknown" w:id="710">
            <w:r w:rsidRPr="007F4EE9" w:rsidDel="007F4EE9">
              <w:rPr>
                <w:rPrChange w:author="Unknown" w:date="2021-08-01T14:57:00Z" w:id="711">
                  <w:rPr>
                    <w:rStyle w:val="Hyperlink"/>
                    <w:rFonts w:ascii="Consolas" w:hAnsi="Consolas"/>
                    <w:noProof/>
                  </w:rPr>
                </w:rPrChange>
              </w:rPr>
              <w:delText>6.4</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12">
                  <w:rPr>
                    <w:rStyle w:val="Hyperlink"/>
                    <w:noProof/>
                  </w:rPr>
                </w:rPrChange>
              </w:rPr>
              <w:delText>Security</w:delText>
            </w:r>
            <w:r w:rsidDel="007F4EE9">
              <w:rPr>
                <w:noProof/>
                <w:webHidden/>
              </w:rPr>
              <w:tab/>
            </w:r>
          </w:del>
        </w:p>
        <w:p w:rsidR="00DE17FB" w:rsidRDefault="00DE17FB" w14:paraId="1D2957DC" w14:textId="489282DB">
          <w:pPr>
            <w:pStyle w:val="TOC2"/>
            <w:tabs>
              <w:tab w:val="left" w:pos="880"/>
              <w:tab w:val="right" w:leader="dot" w:pos="9016"/>
            </w:tabs>
            <w:rPr>
              <w:del w:author="Unknown" w:id="713"/>
              <w:rFonts w:asciiTheme="minorHAnsi" w:hAnsiTheme="minorHAnsi" w:eastAsiaTheme="minorEastAsia" w:cstheme="minorBidi"/>
              <w:noProof/>
              <w:color w:val="auto"/>
              <w:sz w:val="22"/>
              <w:szCs w:val="22"/>
              <w:lang w:eastAsia="en-NZ"/>
            </w:rPr>
          </w:pPr>
          <w:del w:author="Unknown" w:id="714">
            <w:r w:rsidRPr="007F4EE9" w:rsidDel="007F4EE9">
              <w:rPr>
                <w:rPrChange w:author="Unknown" w:date="2021-08-01T14:57:00Z" w:id="715">
                  <w:rPr>
                    <w:rStyle w:val="Hyperlink"/>
                    <w:rFonts w:ascii="Consolas" w:hAnsi="Consolas"/>
                    <w:noProof/>
                  </w:rPr>
                </w:rPrChange>
              </w:rPr>
              <w:delText>6.5</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16">
                  <w:rPr>
                    <w:rStyle w:val="Hyperlink"/>
                    <w:noProof/>
                  </w:rPr>
                </w:rPrChange>
              </w:rPr>
              <w:delText>Integrations</w:delText>
            </w:r>
            <w:r w:rsidDel="007F4EE9">
              <w:rPr>
                <w:noProof/>
                <w:webHidden/>
              </w:rPr>
              <w:tab/>
            </w:r>
          </w:del>
        </w:p>
        <w:p w:rsidR="00DE17FB" w:rsidRDefault="00DE17FB" w14:paraId="561C66FE" w14:textId="6371D225">
          <w:pPr>
            <w:pStyle w:val="TOC3"/>
            <w:tabs>
              <w:tab w:val="left" w:pos="1320"/>
              <w:tab w:val="right" w:leader="dot" w:pos="9016"/>
            </w:tabs>
            <w:rPr>
              <w:del w:author="Unknown" w:id="717"/>
              <w:rFonts w:asciiTheme="minorHAnsi" w:hAnsiTheme="minorHAnsi" w:eastAsiaTheme="minorEastAsia" w:cstheme="minorBidi"/>
              <w:noProof/>
              <w:color w:val="auto"/>
              <w:sz w:val="22"/>
              <w:szCs w:val="22"/>
              <w:lang w:eastAsia="en-NZ"/>
            </w:rPr>
          </w:pPr>
          <w:del w:author="Unknown" w:id="718">
            <w:r w:rsidRPr="007F4EE9" w:rsidDel="007F4EE9">
              <w:rPr>
                <w:rPrChange w:author="Unknown" w:date="2021-08-01T14:57:00Z" w:id="719">
                  <w:rPr>
                    <w:rStyle w:val="Hyperlink"/>
                    <w:rFonts w:ascii="Consolas" w:hAnsi="Consolas"/>
                    <w:noProof/>
                  </w:rPr>
                </w:rPrChange>
              </w:rPr>
              <w:delText>6.5.1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20">
                  <w:rPr>
                    <w:rStyle w:val="Hyperlink"/>
                    <w:noProof/>
                  </w:rPr>
                </w:rPrChange>
              </w:rPr>
              <w:delText>Digital Identity</w:delText>
            </w:r>
            <w:r w:rsidDel="007F4EE9">
              <w:rPr>
                <w:noProof/>
                <w:webHidden/>
              </w:rPr>
              <w:tab/>
            </w:r>
          </w:del>
        </w:p>
        <w:p w:rsidR="00DE17FB" w:rsidRDefault="00DE17FB" w14:paraId="1AA7F079" w14:textId="38D2EFA2">
          <w:pPr>
            <w:pStyle w:val="TOC3"/>
            <w:tabs>
              <w:tab w:val="left" w:pos="1320"/>
              <w:tab w:val="right" w:leader="dot" w:pos="9016"/>
            </w:tabs>
            <w:rPr>
              <w:del w:author="Unknown" w:id="721"/>
              <w:rFonts w:asciiTheme="minorHAnsi" w:hAnsiTheme="minorHAnsi" w:eastAsiaTheme="minorEastAsia" w:cstheme="minorBidi"/>
              <w:noProof/>
              <w:color w:val="auto"/>
              <w:sz w:val="22"/>
              <w:szCs w:val="22"/>
              <w:lang w:eastAsia="en-NZ"/>
            </w:rPr>
          </w:pPr>
          <w:del w:author="Unknown" w:id="722">
            <w:r w:rsidRPr="007F4EE9" w:rsidDel="007F4EE9">
              <w:rPr>
                <w:rPrChange w:author="Unknown" w:date="2021-08-01T14:57:00Z" w:id="723">
                  <w:rPr>
                    <w:rStyle w:val="Hyperlink"/>
                    <w:rFonts w:ascii="Consolas" w:hAnsi="Consolas"/>
                    <w:noProof/>
                  </w:rPr>
                </w:rPrChange>
              </w:rPr>
              <w:delText>6.5.2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24">
                  <w:rPr>
                    <w:rStyle w:val="Hyperlink"/>
                    <w:noProof/>
                  </w:rPr>
                </w:rPrChange>
              </w:rPr>
              <w:delText>Digital Warehouse</w:delText>
            </w:r>
            <w:r w:rsidDel="007F4EE9">
              <w:rPr>
                <w:noProof/>
                <w:webHidden/>
              </w:rPr>
              <w:tab/>
            </w:r>
          </w:del>
        </w:p>
        <w:p w:rsidR="00DE17FB" w:rsidRDefault="00DE17FB" w14:paraId="37C10F66" w14:textId="0FF72F4D">
          <w:pPr>
            <w:pStyle w:val="TOC3"/>
            <w:tabs>
              <w:tab w:val="left" w:pos="1320"/>
              <w:tab w:val="right" w:leader="dot" w:pos="9016"/>
            </w:tabs>
            <w:rPr>
              <w:del w:author="Unknown" w:id="725"/>
              <w:rFonts w:asciiTheme="minorHAnsi" w:hAnsiTheme="minorHAnsi" w:eastAsiaTheme="minorEastAsia" w:cstheme="minorBidi"/>
              <w:noProof/>
              <w:color w:val="auto"/>
              <w:sz w:val="22"/>
              <w:szCs w:val="22"/>
              <w:lang w:eastAsia="en-NZ"/>
            </w:rPr>
          </w:pPr>
          <w:del w:author="Unknown" w:id="726">
            <w:r w:rsidRPr="007F4EE9" w:rsidDel="007F4EE9">
              <w:rPr>
                <w:rPrChange w:author="Unknown" w:date="2021-08-01T14:57:00Z" w:id="727">
                  <w:rPr>
                    <w:rStyle w:val="Hyperlink"/>
                    <w:rFonts w:ascii="Consolas" w:hAnsi="Consolas"/>
                    <w:noProof/>
                  </w:rPr>
                </w:rPrChange>
              </w:rPr>
              <w:delText>6.5.3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28">
                  <w:rPr>
                    <w:rStyle w:val="Hyperlink"/>
                    <w:noProof/>
                  </w:rPr>
                </w:rPrChange>
              </w:rPr>
              <w:delText>National Archives</w:delText>
            </w:r>
            <w:r w:rsidDel="007F4EE9">
              <w:rPr>
                <w:noProof/>
                <w:webHidden/>
              </w:rPr>
              <w:tab/>
            </w:r>
          </w:del>
        </w:p>
        <w:p w:rsidR="00DE17FB" w:rsidRDefault="00DE17FB" w14:paraId="047893CD" w14:textId="1FDC2796">
          <w:pPr>
            <w:pStyle w:val="TOC2"/>
            <w:tabs>
              <w:tab w:val="left" w:pos="880"/>
              <w:tab w:val="right" w:leader="dot" w:pos="9016"/>
            </w:tabs>
            <w:rPr>
              <w:del w:author="Unknown" w:id="729"/>
              <w:rFonts w:asciiTheme="minorHAnsi" w:hAnsiTheme="minorHAnsi" w:eastAsiaTheme="minorEastAsia" w:cstheme="minorBidi"/>
              <w:noProof/>
              <w:color w:val="auto"/>
              <w:sz w:val="22"/>
              <w:szCs w:val="22"/>
              <w:lang w:eastAsia="en-NZ"/>
            </w:rPr>
          </w:pPr>
          <w:del w:author="Unknown" w:id="730">
            <w:r w:rsidRPr="007F4EE9" w:rsidDel="007F4EE9">
              <w:rPr>
                <w:rPrChange w:author="Unknown" w:date="2021-08-01T14:57:00Z" w:id="731">
                  <w:rPr>
                    <w:rStyle w:val="Hyperlink"/>
                    <w:rFonts w:ascii="Consolas" w:hAnsi="Consolas"/>
                    <w:noProof/>
                  </w:rPr>
                </w:rPrChange>
              </w:rPr>
              <w:delText>6.6</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32">
                  <w:rPr>
                    <w:rStyle w:val="Hyperlink"/>
                    <w:noProof/>
                  </w:rPr>
                </w:rPrChange>
              </w:rPr>
              <w:delText>Qualities</w:delText>
            </w:r>
            <w:r w:rsidDel="007F4EE9">
              <w:rPr>
                <w:noProof/>
                <w:webHidden/>
              </w:rPr>
              <w:tab/>
            </w:r>
          </w:del>
        </w:p>
        <w:p w:rsidR="00DE17FB" w:rsidRDefault="00DE17FB" w14:paraId="20CAC77D" w14:textId="5BE2FCD4">
          <w:pPr>
            <w:pStyle w:val="TOC3"/>
            <w:tabs>
              <w:tab w:val="left" w:pos="1320"/>
              <w:tab w:val="right" w:leader="dot" w:pos="9016"/>
            </w:tabs>
            <w:rPr>
              <w:del w:author="Unknown" w:id="733"/>
              <w:rFonts w:asciiTheme="minorHAnsi" w:hAnsiTheme="minorHAnsi" w:eastAsiaTheme="minorEastAsia" w:cstheme="minorBidi"/>
              <w:noProof/>
              <w:color w:val="auto"/>
              <w:sz w:val="22"/>
              <w:szCs w:val="22"/>
              <w:lang w:eastAsia="en-NZ"/>
            </w:rPr>
          </w:pPr>
          <w:del w:author="Unknown" w:id="734">
            <w:r w:rsidRPr="007F4EE9" w:rsidDel="007F4EE9">
              <w:rPr>
                <w:rPrChange w:author="Unknown" w:date="2021-08-01T14:57:00Z" w:id="735">
                  <w:rPr>
                    <w:rStyle w:val="Hyperlink"/>
                    <w:rFonts w:ascii="Consolas" w:hAnsi="Consolas"/>
                    <w:noProof/>
                  </w:rPr>
                </w:rPrChange>
              </w:rPr>
              <w:delText>6.6.1</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36">
                  <w:rPr>
                    <w:rStyle w:val="Hyperlink"/>
                    <w:noProof/>
                  </w:rPr>
                </w:rPrChange>
              </w:rPr>
              <w:delText>Supportability</w:delText>
            </w:r>
            <w:r w:rsidDel="007F4EE9">
              <w:rPr>
                <w:noProof/>
                <w:webHidden/>
              </w:rPr>
              <w:tab/>
            </w:r>
          </w:del>
        </w:p>
        <w:p w:rsidR="00DE17FB" w:rsidRDefault="00DE17FB" w14:paraId="1E53B9BD" w14:textId="2C551DF6">
          <w:pPr>
            <w:pStyle w:val="TOC3"/>
            <w:tabs>
              <w:tab w:val="left" w:pos="1320"/>
              <w:tab w:val="right" w:leader="dot" w:pos="9016"/>
            </w:tabs>
            <w:rPr>
              <w:del w:author="Unknown" w:id="737"/>
              <w:rFonts w:asciiTheme="minorHAnsi" w:hAnsiTheme="minorHAnsi" w:eastAsiaTheme="minorEastAsia" w:cstheme="minorBidi"/>
              <w:noProof/>
              <w:color w:val="auto"/>
              <w:sz w:val="22"/>
              <w:szCs w:val="22"/>
              <w:lang w:eastAsia="en-NZ"/>
            </w:rPr>
          </w:pPr>
          <w:del w:author="Unknown" w:id="738">
            <w:r w:rsidRPr="007F4EE9" w:rsidDel="007F4EE9">
              <w:rPr>
                <w:rPrChange w:author="Unknown" w:date="2021-08-01T14:57:00Z" w:id="739">
                  <w:rPr>
                    <w:rStyle w:val="Hyperlink"/>
                    <w:rFonts w:ascii="Consolas" w:hAnsi="Consolas"/>
                    <w:noProof/>
                  </w:rPr>
                </w:rPrChange>
              </w:rPr>
              <w:delText>6.6.2</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40">
                  <w:rPr>
                    <w:rStyle w:val="Hyperlink"/>
                    <w:noProof/>
                  </w:rPr>
                </w:rPrChange>
              </w:rPr>
              <w:delText>Maintainability</w:delText>
            </w:r>
            <w:r w:rsidDel="007F4EE9">
              <w:rPr>
                <w:noProof/>
                <w:webHidden/>
              </w:rPr>
              <w:tab/>
            </w:r>
          </w:del>
        </w:p>
        <w:p w:rsidR="00DE17FB" w:rsidRDefault="00DE17FB" w14:paraId="0D094B66" w14:textId="0BB53B01">
          <w:pPr>
            <w:pStyle w:val="TOC3"/>
            <w:tabs>
              <w:tab w:val="left" w:pos="1320"/>
              <w:tab w:val="right" w:leader="dot" w:pos="9016"/>
            </w:tabs>
            <w:rPr>
              <w:del w:author="Unknown" w:id="741"/>
              <w:rFonts w:asciiTheme="minorHAnsi" w:hAnsiTheme="minorHAnsi" w:eastAsiaTheme="minorEastAsia" w:cstheme="minorBidi"/>
              <w:noProof/>
              <w:color w:val="auto"/>
              <w:sz w:val="22"/>
              <w:szCs w:val="22"/>
              <w:lang w:eastAsia="en-NZ"/>
            </w:rPr>
          </w:pPr>
          <w:del w:author="Unknown" w:id="742">
            <w:r w:rsidRPr="007F4EE9" w:rsidDel="007F4EE9">
              <w:rPr>
                <w:rPrChange w:author="Unknown" w:date="2021-08-01T14:57:00Z" w:id="743">
                  <w:rPr>
                    <w:rStyle w:val="Hyperlink"/>
                    <w:rFonts w:ascii="Consolas" w:hAnsi="Consolas"/>
                    <w:noProof/>
                  </w:rPr>
                </w:rPrChange>
              </w:rPr>
              <w:delText>6.6.3</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44">
                  <w:rPr>
                    <w:rStyle w:val="Hyperlink"/>
                    <w:noProof/>
                  </w:rPr>
                </w:rPrChange>
              </w:rPr>
              <w:delText>Functionality</w:delText>
            </w:r>
            <w:r w:rsidDel="007F4EE9">
              <w:rPr>
                <w:noProof/>
                <w:webHidden/>
              </w:rPr>
              <w:tab/>
            </w:r>
          </w:del>
        </w:p>
        <w:p w:rsidR="00DE17FB" w:rsidRDefault="00DE17FB" w14:paraId="389E4353" w14:textId="79EB9557">
          <w:pPr>
            <w:pStyle w:val="TOC2"/>
            <w:tabs>
              <w:tab w:val="left" w:pos="880"/>
              <w:tab w:val="right" w:leader="dot" w:pos="9016"/>
            </w:tabs>
            <w:rPr>
              <w:del w:author="Unknown" w:id="745"/>
              <w:rFonts w:asciiTheme="minorHAnsi" w:hAnsiTheme="minorHAnsi" w:eastAsiaTheme="minorEastAsia" w:cstheme="minorBidi"/>
              <w:noProof/>
              <w:color w:val="auto"/>
              <w:sz w:val="22"/>
              <w:szCs w:val="22"/>
              <w:lang w:eastAsia="en-NZ"/>
            </w:rPr>
          </w:pPr>
          <w:del w:author="Unknown" w:id="746">
            <w:r w:rsidRPr="007F4EE9" w:rsidDel="007F4EE9">
              <w:rPr>
                <w:rPrChange w:author="Unknown" w:date="2021-08-01T14:57:00Z" w:id="747">
                  <w:rPr>
                    <w:rStyle w:val="Hyperlink"/>
                    <w:rFonts w:ascii="Consolas" w:hAnsi="Consolas"/>
                    <w:noProof/>
                  </w:rPr>
                </w:rPrChange>
              </w:rPr>
              <w:delText>6.7</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48">
                  <w:rPr>
                    <w:rStyle w:val="Hyperlink"/>
                    <w:noProof/>
                  </w:rPr>
                </w:rPrChange>
              </w:rPr>
              <w:delText>Quality</w:delText>
            </w:r>
            <w:r w:rsidDel="007F4EE9">
              <w:rPr>
                <w:noProof/>
                <w:webHidden/>
              </w:rPr>
              <w:tab/>
            </w:r>
          </w:del>
        </w:p>
        <w:p w:rsidR="00DE17FB" w:rsidRDefault="00DE17FB" w14:paraId="2A8994A1" w14:textId="0FE913C7">
          <w:pPr>
            <w:pStyle w:val="TOC2"/>
            <w:tabs>
              <w:tab w:val="left" w:pos="880"/>
              <w:tab w:val="right" w:leader="dot" w:pos="9016"/>
            </w:tabs>
            <w:rPr>
              <w:del w:author="Unknown" w:id="749"/>
              <w:rFonts w:asciiTheme="minorHAnsi" w:hAnsiTheme="minorHAnsi" w:eastAsiaTheme="minorEastAsia" w:cstheme="minorBidi"/>
              <w:noProof/>
              <w:color w:val="auto"/>
              <w:sz w:val="22"/>
              <w:szCs w:val="22"/>
              <w:lang w:eastAsia="en-NZ"/>
            </w:rPr>
          </w:pPr>
          <w:del w:author="Unknown" w:id="750">
            <w:r w:rsidRPr="007F4EE9" w:rsidDel="007F4EE9">
              <w:rPr>
                <w:rPrChange w:author="Unknown" w:date="2021-08-01T14:57:00Z" w:id="751">
                  <w:rPr>
                    <w:rStyle w:val="Hyperlink"/>
                    <w:rFonts w:ascii="Consolas" w:hAnsi="Consolas"/>
                    <w:noProof/>
                  </w:rPr>
                </w:rPrChange>
              </w:rPr>
              <w:delText>6.8</w:delText>
            </w:r>
            <w:r w:rsidDel="007F4EE9">
              <w:rPr>
                <w:rFonts w:asciiTheme="minorHAnsi" w:hAnsiTheme="minorHAnsi" w:eastAsiaTheme="minorEastAsia" w:cstheme="minorBidi"/>
                <w:noProof/>
                <w:color w:val="auto"/>
                <w:sz w:val="22"/>
                <w:szCs w:val="22"/>
                <w:lang w:eastAsia="en-NZ"/>
              </w:rPr>
              <w:tab/>
            </w:r>
            <w:r w:rsidRPr="007F4EE9" w:rsidDel="007F4EE9">
              <w:rPr>
                <w:rPrChange w:author="Unknown" w:date="2021-08-01T14:57:00Z" w:id="752">
                  <w:rPr>
                    <w:rStyle w:val="Hyperlink"/>
                    <w:noProof/>
                  </w:rPr>
                </w:rPrChange>
              </w:rPr>
              <w:delText>Authority to Operate Dependencies (A3 Diagram)</w:delText>
            </w:r>
            <w:r w:rsidDel="007F4EE9">
              <w:rPr>
                <w:noProof/>
                <w:webHidden/>
              </w:rPr>
              <w:tab/>
            </w:r>
          </w:del>
        </w:p>
        <w:p w:rsidR="00A16ABE" w:rsidRDefault="00A16ABE" w14:paraId="03DD3FD1" w14:textId="7B17B748">
          <w:r>
            <w:rPr>
              <w:b/>
              <w:bCs/>
              <w:noProof/>
            </w:rPr>
            <w:fldChar w:fldCharType="end"/>
          </w:r>
        </w:p>
      </w:sdtContent>
    </w:sdt>
    <w:p w:rsidRPr="002F67F7" w:rsidR="002F67F7" w:rsidP="002F67F7" w:rsidRDefault="002F67F7" w14:paraId="00EE4F6B" w14:textId="77777777">
      <w:pPr>
        <w:pStyle w:val="BodyText"/>
      </w:pPr>
    </w:p>
    <w:p w:rsidR="00F940EC" w:rsidP="001D48E3" w:rsidRDefault="00F940EC" w14:paraId="29060AEB" w14:textId="232C64F3">
      <w:pPr>
        <w:pStyle w:val="Heading1"/>
      </w:pPr>
      <w:bookmarkStart w:name="_Toc78722295" w:id="753"/>
      <w:r>
        <w:t>Context</w:t>
      </w:r>
      <w:bookmarkEnd w:id="753"/>
    </w:p>
    <w:p w:rsidR="001753C2" w:rsidP="00861F7D" w:rsidRDefault="001753C2" w14:paraId="7078F8B9" w14:textId="77777777">
      <w:pPr>
        <w:pStyle w:val="Heading2"/>
      </w:pPr>
      <w:bookmarkStart w:name="_Toc78722296" w:id="754"/>
      <w:r>
        <w:t>Dependencies</w:t>
      </w:r>
      <w:bookmarkEnd w:id="754"/>
    </w:p>
    <w:p w:rsidRPr="00463563" w:rsidR="00463563" w:rsidP="00463563" w:rsidRDefault="001753C2" w14:paraId="5DD630F3" w14:textId="44A0A7D1">
      <w:pPr>
        <w:pStyle w:val="BodyText"/>
      </w:pPr>
      <w:r>
        <w:t xml:space="preserve">This document is a subject specific addendum to another document expected to have been read first: </w:t>
      </w:r>
      <w:r w:rsidRPr="001753C2">
        <w:rPr>
          <w:i/>
          <w:iCs/>
        </w:rPr>
        <w:t>IT Project Delivery – Methodologies and Processes</w:t>
      </w:r>
      <w:r>
        <w:t>.</w:t>
      </w:r>
    </w:p>
    <w:p w:rsidR="000B6425" w:rsidP="000B6425" w:rsidRDefault="00F940EC" w14:paraId="2BB46BCA" w14:textId="3BC585FD">
      <w:pPr>
        <w:pStyle w:val="Heading2"/>
      </w:pPr>
      <w:bookmarkStart w:name="_Toc78722297" w:id="755"/>
      <w:r>
        <w:t>Background</w:t>
      </w:r>
      <w:bookmarkEnd w:id="755"/>
    </w:p>
    <w:p w:rsidR="00011283" w:rsidP="00883ADE" w:rsidRDefault="0026345A" w14:paraId="7C06170F" w14:textId="5025AE0E">
      <w:pPr>
        <w:pStyle w:val="BodyText"/>
      </w:pPr>
      <w:r>
        <w:t xml:space="preserve">Projects </w:t>
      </w:r>
      <w:r w:rsidR="00F9381A">
        <w:t>st</w:t>
      </w:r>
      <w:r w:rsidR="002B5DEA">
        <w:t xml:space="preserve">arted and organically grown </w:t>
      </w:r>
      <w:r w:rsidR="00F9381A">
        <w:t xml:space="preserve">in isolation by departments, </w:t>
      </w:r>
      <w:r w:rsidR="002B5DEA">
        <w:t xml:space="preserve">potentially </w:t>
      </w:r>
      <w:r>
        <w:t xml:space="preserve">led by </w:t>
      </w:r>
      <w:r w:rsidR="002B5DEA">
        <w:t xml:space="preserve">contractor or new </w:t>
      </w:r>
      <w:r>
        <w:t xml:space="preserve">managers </w:t>
      </w:r>
      <w:r w:rsidR="00F9381A">
        <w:t>and scrum masters</w:t>
      </w:r>
      <w:r w:rsidR="009F2B0E">
        <w:t xml:space="preserve"> -- </w:t>
      </w:r>
      <w:r w:rsidR="002B5DEA">
        <w:t xml:space="preserve">using contractor </w:t>
      </w:r>
      <w:r w:rsidR="009F2B0E">
        <w:t xml:space="preserve">or vendor provided </w:t>
      </w:r>
      <w:r w:rsidR="002B5DEA">
        <w:t>developers</w:t>
      </w:r>
      <w:r w:rsidR="009F2B0E">
        <w:t xml:space="preserve"> -- </w:t>
      </w:r>
      <w:r w:rsidR="003A6801">
        <w:t xml:space="preserve">will have a </w:t>
      </w:r>
      <w:r w:rsidR="009752E9">
        <w:t>limited view of the required capabilitie</w:t>
      </w:r>
      <w:r w:rsidR="00D739BC">
        <w:t xml:space="preserve">s, </w:t>
      </w:r>
      <w:r w:rsidR="009752E9">
        <w:t>resources</w:t>
      </w:r>
      <w:r w:rsidR="00D739BC">
        <w:t xml:space="preserve">, </w:t>
      </w:r>
      <w:r w:rsidR="003C3B00">
        <w:t xml:space="preserve">ongoing </w:t>
      </w:r>
      <w:r w:rsidR="00D739BC">
        <w:t>obligations</w:t>
      </w:r>
      <w:r w:rsidR="00A20A25">
        <w:t xml:space="preserve"> -- </w:t>
      </w:r>
      <w:r w:rsidR="009752E9">
        <w:t xml:space="preserve">and </w:t>
      </w:r>
      <w:r w:rsidR="00A20A25">
        <w:t xml:space="preserve">therefore </w:t>
      </w:r>
      <w:r w:rsidR="003C3B00">
        <w:t xml:space="preserve">long term </w:t>
      </w:r>
      <w:r w:rsidR="009752E9">
        <w:t xml:space="preserve">cost implications </w:t>
      </w:r>
      <w:r w:rsidR="00A20A25">
        <w:t xml:space="preserve">-- </w:t>
      </w:r>
      <w:r w:rsidR="009752E9">
        <w:t>of releasing new service</w:t>
      </w:r>
      <w:r w:rsidR="00A20A25">
        <w:t>s</w:t>
      </w:r>
      <w:r w:rsidR="009752E9">
        <w:t>.</w:t>
      </w:r>
      <w:r w:rsidR="00A20A25">
        <w:t xml:space="preserve"> </w:t>
      </w:r>
    </w:p>
    <w:p w:rsidR="00F9381A" w:rsidP="00883ADE" w:rsidRDefault="00A20A25" w14:paraId="1D91D3E6" w14:textId="607A9F8E">
      <w:pPr>
        <w:pStyle w:val="BodyText"/>
      </w:pPr>
      <w:r>
        <w:t>Let alone a</w:t>
      </w:r>
      <w:r w:rsidR="006E54A7">
        <w:t>n enterprise-wide</w:t>
      </w:r>
      <w:r>
        <w:t xml:space="preserve"> view of work by other departments </w:t>
      </w:r>
      <w:r w:rsidR="00680C96">
        <w:t>that may be duplicating the same effort.</w:t>
      </w:r>
    </w:p>
    <w:p w:rsidR="00054B27" w:rsidP="00E543F8" w:rsidRDefault="00E543F8" w14:paraId="0B6269DA" w14:textId="52422D54">
      <w:pPr>
        <w:pStyle w:val="BodyText"/>
      </w:pPr>
      <w:r>
        <w:t>In essence</w:t>
      </w:r>
      <w:r w:rsidR="00E70C1E">
        <w:t>:</w:t>
      </w:r>
      <w:r>
        <w:t xml:space="preserve"> </w:t>
      </w:r>
    </w:p>
    <w:p w:rsidR="00054B27" w:rsidP="00E01E1A" w:rsidRDefault="00E543F8" w14:paraId="69E0BCCF" w14:textId="7FC80ADE">
      <w:pPr>
        <w:pStyle w:val="BodyText"/>
        <w:numPr>
          <w:ilvl w:val="0"/>
          <w:numId w:val="4"/>
        </w:numPr>
      </w:pPr>
      <w:r>
        <w:t>Services have a longer lifecycle than the development phase, and therefore have additional stakeholders than development stakeholders</w:t>
      </w:r>
      <w:r w:rsidR="000E5B45">
        <w:t>,</w:t>
      </w:r>
    </w:p>
    <w:p w:rsidR="00054B27" w:rsidP="00E01E1A" w:rsidRDefault="00054B27" w14:paraId="577D7386" w14:textId="37EB0E92">
      <w:pPr>
        <w:pStyle w:val="BodyText"/>
        <w:numPr>
          <w:ilvl w:val="0"/>
          <w:numId w:val="4"/>
        </w:numPr>
      </w:pPr>
      <w:r>
        <w:t xml:space="preserve">Service </w:t>
      </w:r>
      <w:r w:rsidR="00E543F8">
        <w:t>projects funded by an enterprise’s common treasury have obligations to these other stakeholders</w:t>
      </w:r>
      <w:r w:rsidR="000E5B45">
        <w:t>,</w:t>
      </w:r>
    </w:p>
    <w:p w:rsidR="00E543F8" w:rsidP="00E01E1A" w:rsidRDefault="000F19AB" w14:paraId="5F57571C" w14:textId="7D0999FF">
      <w:pPr>
        <w:pStyle w:val="BodyText"/>
        <w:numPr>
          <w:ilvl w:val="0"/>
          <w:numId w:val="4"/>
        </w:numPr>
      </w:pPr>
      <w:r>
        <w:t>As for any service, s</w:t>
      </w:r>
      <w:r w:rsidR="00054B27">
        <w:t>ervice projects</w:t>
      </w:r>
      <w:r w:rsidR="00E543F8">
        <w:t xml:space="preserve"> </w:t>
      </w:r>
      <w:r w:rsidR="00054B27">
        <w:t>ha</w:t>
      </w:r>
      <w:r>
        <w:t>ve</w:t>
      </w:r>
      <w:r w:rsidR="00054B27">
        <w:t xml:space="preserve"> </w:t>
      </w:r>
      <w:r>
        <w:t xml:space="preserve">obligations to </w:t>
      </w:r>
      <w:r w:rsidR="00E543F8">
        <w:t>regulations and laws of the countries in which the service is produced and delivered</w:t>
      </w:r>
      <w:r>
        <w:t>,</w:t>
      </w:r>
    </w:p>
    <w:p w:rsidR="00054B27" w:rsidP="00E01E1A" w:rsidRDefault="003A2016" w14:paraId="51CA3D17" w14:textId="3FBB1B95">
      <w:pPr>
        <w:pStyle w:val="BodyText"/>
        <w:numPr>
          <w:ilvl w:val="0"/>
          <w:numId w:val="4"/>
        </w:numPr>
      </w:pPr>
      <w:r>
        <w:t xml:space="preserve">Government services, financed by treasury obtained </w:t>
      </w:r>
      <w:r w:rsidR="00966B32">
        <w:t>from</w:t>
      </w:r>
      <w:r>
        <w:t xml:space="preserve"> taxes prior to development, have further obligations </w:t>
      </w:r>
      <w:r w:rsidR="00A86B7C">
        <w:t xml:space="preserve">than commercial services </w:t>
      </w:r>
      <w:r>
        <w:t xml:space="preserve">to </w:t>
      </w:r>
      <w:r w:rsidR="00A86B7C">
        <w:t>deliver value</w:t>
      </w:r>
      <w:r w:rsidR="00966B32">
        <w:t xml:space="preserve"> as there is no market</w:t>
      </w:r>
      <w:r w:rsidR="00FD2051">
        <w:t>-</w:t>
      </w:r>
      <w:r w:rsidR="00966B32">
        <w:t xml:space="preserve">based mechanism </w:t>
      </w:r>
      <w:r w:rsidR="00FD2051">
        <w:t>for users to signal their valuation of the service</w:t>
      </w:r>
      <w:r w:rsidR="00A86B7C">
        <w:t>,</w:t>
      </w:r>
    </w:p>
    <w:p w:rsidR="00E543F8" w:rsidP="00E01E1A" w:rsidRDefault="00E70C1E" w14:paraId="438201D6" w14:textId="57485176">
      <w:pPr>
        <w:pStyle w:val="BodyText"/>
        <w:numPr>
          <w:ilvl w:val="0"/>
          <w:numId w:val="4"/>
        </w:numPr>
      </w:pPr>
      <w:r>
        <w:t xml:space="preserve">Departments have a duty to not be wasteful of common treasury by working in isolation, potentially </w:t>
      </w:r>
      <w:r w:rsidR="005B43B6">
        <w:t xml:space="preserve">being wasteful duplicating </w:t>
      </w:r>
      <w:r>
        <w:t xml:space="preserve">functionality </w:t>
      </w:r>
      <w:r w:rsidR="005B43B6">
        <w:t>already available or planned elsewhere.</w:t>
      </w:r>
      <w:r>
        <w:t xml:space="preserve"> </w:t>
      </w:r>
    </w:p>
    <w:p w:rsidR="009752E9" w:rsidP="00883ADE" w:rsidRDefault="00BF487E" w14:paraId="2BECC2E5" w14:textId="52308B73">
      <w:pPr>
        <w:pStyle w:val="BodyText"/>
      </w:pPr>
      <w:r>
        <w:t xml:space="preserve">This document outlines the organisation’s </w:t>
      </w:r>
      <w:r w:rsidR="003366CC">
        <w:t>Certificate &amp; Assurance (</w:t>
      </w:r>
      <w:r w:rsidR="004A6748">
        <w:t>C&amp;A</w:t>
      </w:r>
      <w:r w:rsidR="003366CC">
        <w:t>)</w:t>
      </w:r>
      <w:r w:rsidR="004A6748">
        <w:t xml:space="preserve"> </w:t>
      </w:r>
      <w:r w:rsidR="005E71C0">
        <w:t>process to ensure projects understand their responsibilities and obligations</w:t>
      </w:r>
      <w:r w:rsidR="004A6748">
        <w:t xml:space="preserve"> and the organisation gets the best value for the common treasury spent on them.</w:t>
      </w:r>
    </w:p>
    <w:p w:rsidR="00E37EFE" w:rsidP="00E37EFE" w:rsidRDefault="00E37EFE" w14:paraId="0A23819F" w14:textId="77777777">
      <w:pPr>
        <w:pStyle w:val="Heading2"/>
      </w:pPr>
      <w:bookmarkStart w:name="_Toc78722298" w:id="756"/>
      <w:commentRangeStart w:id="757"/>
      <w:r>
        <w:t>Objective</w:t>
      </w:r>
      <w:bookmarkEnd w:id="756"/>
    </w:p>
    <w:p w:rsidR="00F428F4" w:rsidP="00F428F4" w:rsidRDefault="00F428F4" w14:paraId="6DAA216F" w14:textId="31217977">
      <w:pPr>
        <w:pStyle w:val="BodyText"/>
      </w:pPr>
      <w:commentRangeStart w:id="758"/>
      <w:commentRangeStart w:id="759"/>
      <w:r>
        <w:t>The objective for a</w:t>
      </w:r>
      <w:r w:rsidR="003F7233">
        <w:t xml:space="preserve">n implementation and delivery </w:t>
      </w:r>
      <w:r>
        <w:t xml:space="preserve">manager is being enabled to issue a Request for Change (RFC) for a service to be deployed to a production data </w:t>
      </w:r>
      <w:r w:rsidR="003F7233">
        <w:t xml:space="preserve">(PROD-DATA) </w:t>
      </w:r>
      <w:r>
        <w:t>environment for access by a full or limited set of users</w:t>
      </w:r>
      <w:commentRangeEnd w:id="758"/>
      <w:r>
        <w:rPr>
          <w:rStyle w:val="CommentReference"/>
        </w:rPr>
        <w:commentReference w:id="758"/>
      </w:r>
      <w:commentRangeEnd w:id="759"/>
      <w:r>
        <w:rPr>
          <w:rStyle w:val="CommentReference"/>
        </w:rPr>
        <w:commentReference w:id="759"/>
      </w:r>
      <w:r>
        <w:t xml:space="preserve">. </w:t>
      </w:r>
    </w:p>
    <w:p w:rsidR="00DC1EEA" w:rsidP="00883ADE" w:rsidRDefault="00F428F4" w14:paraId="1A40BBA2" w14:textId="5EA18E01">
      <w:pPr>
        <w:pStyle w:val="BodyText"/>
      </w:pPr>
      <w:commentRangeStart w:id="760"/>
      <w:commentRangeStart w:id="761"/>
      <w:r>
        <w:t>All RFCs raise automated workflow processes comprised of multiple steps – the first one being to verify that the project has received an Authority to Operate (ATO) from the Chief Digital Officer (CDO)</w:t>
      </w:r>
      <w:r w:rsidR="00DC1EEA">
        <w:t xml:space="preserve"> upon </w:t>
      </w:r>
      <w:r>
        <w:t>being advised</w:t>
      </w:r>
      <w:r w:rsidR="00DC1EEA">
        <w:t xml:space="preserve"> </w:t>
      </w:r>
      <w:r>
        <w:t xml:space="preserve">by </w:t>
      </w:r>
      <w:r w:rsidR="00DC1EEA">
        <w:t>the Change Advisory Board (CAB) that Obligations to relevant Stakeholders have been fulfilled</w:t>
      </w:r>
      <w:r w:rsidR="00CE4DFF">
        <w:t xml:space="preserve">, or temporarily </w:t>
      </w:r>
      <w:r w:rsidR="003C3A9F">
        <w:t>delayed</w:t>
      </w:r>
      <w:r w:rsidR="006F6FFF">
        <w:t xml:space="preserve"> </w:t>
      </w:r>
      <w:r w:rsidR="00E70C02">
        <w:t xml:space="preserve">with a plan in place to </w:t>
      </w:r>
      <w:r w:rsidR="00C64F0A">
        <w:t xml:space="preserve">address them </w:t>
      </w:r>
      <w:r w:rsidR="006F6FFF">
        <w:t>in a timely manner</w:t>
      </w:r>
      <w:r w:rsidR="00CE4DFF">
        <w:t>.</w:t>
      </w:r>
      <w:commentRangeEnd w:id="760"/>
      <w:r>
        <w:rPr>
          <w:rStyle w:val="CommentReference"/>
        </w:rPr>
        <w:commentReference w:id="760"/>
      </w:r>
      <w:commentRangeEnd w:id="761"/>
      <w:r>
        <w:rPr>
          <w:rStyle w:val="CommentReference"/>
        </w:rPr>
        <w:commentReference w:id="761"/>
      </w:r>
    </w:p>
    <w:p w:rsidR="002F07EB" w:rsidP="00883ADE" w:rsidRDefault="00080690" w14:paraId="41F9FDA7" w14:textId="18732044">
      <w:pPr>
        <w:pStyle w:val="BodyText"/>
      </w:pPr>
      <w:r>
        <w:t>After going li</w:t>
      </w:r>
      <w:r w:rsidR="00A545BE">
        <w:t>v</w:t>
      </w:r>
      <w:r>
        <w:t xml:space="preserve">e, services must </w:t>
      </w:r>
      <w:r w:rsidR="00CE4DFF">
        <w:t xml:space="preserve">continue to </w:t>
      </w:r>
      <w:r>
        <w:t xml:space="preserve">demonstrate to the CAB </w:t>
      </w:r>
      <w:r w:rsidR="00CE4DFF">
        <w:t xml:space="preserve">that the Obligations continue to be met, with </w:t>
      </w:r>
      <w:r w:rsidR="00477FDA">
        <w:t xml:space="preserve">evidence that any temporary </w:t>
      </w:r>
      <w:r w:rsidR="00CE4DFF">
        <w:t>exemptions</w:t>
      </w:r>
      <w:r w:rsidR="00E70C02">
        <w:t xml:space="preserve"> </w:t>
      </w:r>
      <w:r w:rsidR="002F07EB">
        <w:t xml:space="preserve">have been </w:t>
      </w:r>
      <w:r w:rsidR="00E70C02">
        <w:t>addressed</w:t>
      </w:r>
      <w:r w:rsidR="0068703B">
        <w:t>, and the service and system continues to be improved to address new risks as they evolve.</w:t>
      </w:r>
      <w:commentRangeEnd w:id="757"/>
      <w:r w:rsidR="00987416">
        <w:rPr>
          <w:rStyle w:val="CommentReference"/>
          <w:rFonts w:cs="Times New Roman"/>
          <w:color w:val="808080" w:themeColor="background1" w:themeShade="80"/>
        </w:rPr>
        <w:commentReference w:id="757"/>
      </w:r>
    </w:p>
    <w:p w:rsidR="00256A83" w:rsidP="0026791E" w:rsidRDefault="00256A83" w14:paraId="02E0CDB2" w14:textId="5B60741D">
      <w:pPr>
        <w:pStyle w:val="Heading1"/>
      </w:pPr>
      <w:bookmarkStart w:name="_Toc78722299" w:id="762"/>
      <w:r>
        <w:t>Obligations</w:t>
      </w:r>
      <w:bookmarkEnd w:id="762"/>
    </w:p>
    <w:p w:rsidR="001155C7" w:rsidP="001155C7" w:rsidRDefault="003352A7" w14:paraId="24E897FB" w14:textId="24E0BF9C">
      <w:pPr>
        <w:pStyle w:val="BodyText"/>
        <w:jc w:val="center"/>
      </w:pPr>
      <w:r>
        <w:rPr>
          <w:noProof/>
        </w:rPr>
        <w:drawing>
          <wp:inline distT="0" distB="0" distL="0" distR="0" wp14:anchorId="018CF9D4" wp14:editId="01DD610C">
            <wp:extent cx="5537200" cy="2051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7200" cy="2051050"/>
                    </a:xfrm>
                    <a:prstGeom prst="rect">
                      <a:avLst/>
                    </a:prstGeom>
                    <a:noFill/>
                    <a:ln>
                      <a:noFill/>
                    </a:ln>
                  </pic:spPr>
                </pic:pic>
              </a:graphicData>
            </a:graphic>
          </wp:inline>
        </w:drawing>
      </w:r>
    </w:p>
    <w:p w:rsidR="00435F61" w:rsidP="001155C7" w:rsidRDefault="00435F61" w14:paraId="1E536896" w14:textId="0450A578">
      <w:pPr>
        <w:pStyle w:val="BodyText"/>
      </w:pPr>
      <w:r>
        <w:t xml:space="preserve">Obligations come in the form of laws &amp; regulation, </w:t>
      </w:r>
      <w:r w:rsidR="00B62238">
        <w:t xml:space="preserve">sector and enterprise policies, and </w:t>
      </w:r>
      <w:r w:rsidR="00FB6D28">
        <w:t xml:space="preserve">sector and enterprise governance </w:t>
      </w:r>
      <w:r w:rsidR="002D2077">
        <w:t xml:space="preserve">agreed </w:t>
      </w:r>
      <w:r w:rsidR="00FB6D28">
        <w:t>guiding principles</w:t>
      </w:r>
      <w:r w:rsidR="002D2077">
        <w:t>.</w:t>
      </w:r>
    </w:p>
    <w:p w:rsidRPr="00435F61" w:rsidR="00B62238" w:rsidP="003E2089" w:rsidRDefault="00BC2117" w14:paraId="72498C06" w14:textId="7FDC0E33">
      <w:pPr>
        <w:pStyle w:val="BodyText"/>
      </w:pPr>
      <w:r>
        <w:t xml:space="preserve">Laws, </w:t>
      </w:r>
      <w:r w:rsidR="005B2290">
        <w:t>Regulations, policies and principles in turn dictate the use of international standards to enable system integration</w:t>
      </w:r>
      <w:r w:rsidR="008154A2">
        <w:t xml:space="preserve"> and lower costs over a service’s lifecycle</w:t>
      </w:r>
      <w:r w:rsidR="005B2290">
        <w:t>.</w:t>
      </w:r>
    </w:p>
    <w:p w:rsidR="0004664B" w:rsidP="0096443E" w:rsidRDefault="0004664B" w14:paraId="1B45CC8D" w14:textId="77777777">
      <w:pPr>
        <w:pStyle w:val="Heading2"/>
      </w:pPr>
      <w:bookmarkStart w:name="_Toc78722300" w:id="763"/>
      <w:r>
        <w:t>Regulations</w:t>
      </w:r>
      <w:bookmarkEnd w:id="763"/>
    </w:p>
    <w:p w:rsidR="00463563" w:rsidP="003E2089" w:rsidRDefault="003E6407" w14:paraId="06EC701B" w14:textId="3060D982">
      <w:pPr>
        <w:pStyle w:val="BodyText"/>
      </w:pPr>
      <w:r>
        <w:t xml:space="preserve">All organisations that manage internal or public facing </w:t>
      </w:r>
      <w:r w:rsidR="00CF13DF">
        <w:t xml:space="preserve">government </w:t>
      </w:r>
      <w:r>
        <w:t xml:space="preserve">IT services are required by law </w:t>
      </w:r>
      <w:r w:rsidR="007A1CB7">
        <w:t xml:space="preserve">and regulation </w:t>
      </w:r>
      <w:r>
        <w:t xml:space="preserve">to adhere to </w:t>
      </w:r>
      <w:r w:rsidR="007A1CB7">
        <w:t>acts and regulations</w:t>
      </w:r>
      <w:r w:rsidR="001439CC">
        <w:t>:</w:t>
      </w:r>
    </w:p>
    <w:p w:rsidR="001439CC" w:rsidP="00E01E1A" w:rsidRDefault="001439CC" w14:paraId="591DA467" w14:textId="52A05049">
      <w:pPr>
        <w:pStyle w:val="BodyText"/>
        <w:numPr>
          <w:ilvl w:val="0"/>
          <w:numId w:val="4"/>
        </w:numPr>
      </w:pPr>
      <w:r>
        <w:t>The Privacy Act</w:t>
      </w:r>
      <w:r w:rsidR="006C2754">
        <w:t xml:space="preserve"> - to protect the privacy of users of the published system</w:t>
      </w:r>
      <w:r w:rsidR="00354C91">
        <w:t xml:space="preserve">, </w:t>
      </w:r>
      <w:r w:rsidR="00C06991">
        <w:t xml:space="preserve">to </w:t>
      </w:r>
      <w:r w:rsidR="00354C91">
        <w:t xml:space="preserve">provide </w:t>
      </w:r>
      <w:r w:rsidR="00C06991">
        <w:t xml:space="preserve">the public to correct the information </w:t>
      </w:r>
      <w:r w:rsidR="003F44F2">
        <w:t>held on them</w:t>
      </w:r>
      <w:r w:rsidR="00C06991">
        <w:t>,</w:t>
      </w:r>
      <w:r w:rsidR="003F44F2">
        <w:t xml:space="preserve"> to </w:t>
      </w:r>
      <w:r w:rsidR="00E864EE">
        <w:t xml:space="preserve">provide them </w:t>
      </w:r>
      <w:r w:rsidR="0004664B">
        <w:t xml:space="preserve">the </w:t>
      </w:r>
      <w:r w:rsidR="00E864EE">
        <w:t xml:space="preserve">certainty of being warned </w:t>
      </w:r>
      <w:r w:rsidR="00836E34">
        <w:t xml:space="preserve">in a timely manner </w:t>
      </w:r>
      <w:r w:rsidR="00E864EE">
        <w:t xml:space="preserve">if a breach has occurred, </w:t>
      </w:r>
      <w:r w:rsidR="0004664B">
        <w:t xml:space="preserve">and </w:t>
      </w:r>
      <w:r w:rsidR="003F44F2">
        <w:t xml:space="preserve">deter organisations </w:t>
      </w:r>
      <w:r w:rsidR="0004664B">
        <w:t>-- with stiff fines and/or penalties -- from being careless with the protection of citize</w:t>
      </w:r>
      <w:r w:rsidR="00836E34">
        <w:t>ns personally identifiable information</w:t>
      </w:r>
      <w:r w:rsidR="0004664B">
        <w:t>.</w:t>
      </w:r>
    </w:p>
    <w:p w:rsidR="001439CC" w:rsidP="00E01E1A" w:rsidRDefault="001439CC" w14:paraId="1B853E58" w14:textId="3A94F02E">
      <w:pPr>
        <w:pStyle w:val="BodyText"/>
        <w:numPr>
          <w:ilvl w:val="0"/>
          <w:numId w:val="4"/>
        </w:numPr>
      </w:pPr>
      <w:r>
        <w:t>The Official Information Act</w:t>
      </w:r>
      <w:r w:rsidR="006C2754">
        <w:t xml:space="preserve"> – to provide </w:t>
      </w:r>
      <w:r w:rsidR="00354C91">
        <w:t xml:space="preserve">public accountability </w:t>
      </w:r>
      <w:r w:rsidR="00836E34">
        <w:t xml:space="preserve">on demand </w:t>
      </w:r>
      <w:r w:rsidR="00354C91">
        <w:t>as to the actions and decisions of their government</w:t>
      </w:r>
      <w:r w:rsidR="003F44F2">
        <w:t>,</w:t>
      </w:r>
    </w:p>
    <w:p w:rsidR="0004664B" w:rsidP="00E01E1A" w:rsidRDefault="0004664B" w14:paraId="56AF08F1" w14:textId="77777777">
      <w:pPr>
        <w:pStyle w:val="BodyText"/>
        <w:numPr>
          <w:ilvl w:val="0"/>
          <w:numId w:val="4"/>
        </w:numPr>
      </w:pPr>
      <w:r>
        <w:t>The Public Records Act – to keep records for long term research and learning opportunities to improve governance over time.</w:t>
      </w:r>
    </w:p>
    <w:p w:rsidR="003F44F2" w:rsidP="00E01E1A" w:rsidRDefault="0004664B" w14:paraId="7F826386" w14:textId="108F1A85">
      <w:pPr>
        <w:pStyle w:val="BodyText"/>
        <w:numPr>
          <w:ilvl w:val="0"/>
          <w:numId w:val="4"/>
        </w:numPr>
      </w:pPr>
      <w:r>
        <w:t>The Education Act – to provide education sector wide collaboration across independent education provider organisations, while not contravening the Privacy Act.</w:t>
      </w:r>
    </w:p>
    <w:p w:rsidR="00396717" w:rsidP="00E01E1A" w:rsidRDefault="00396717" w14:paraId="4249A4B8" w14:textId="0F291065">
      <w:pPr>
        <w:pStyle w:val="BodyText"/>
        <w:numPr>
          <w:ilvl w:val="0"/>
          <w:numId w:val="4"/>
        </w:numPr>
      </w:pPr>
      <w:r>
        <w:t>Cabinet Decisions:</w:t>
      </w:r>
    </w:p>
    <w:p w:rsidRPr="00E33078" w:rsidR="00E33078" w:rsidP="00396717" w:rsidRDefault="00B725CE" w14:paraId="0848EDF2" w14:textId="6E3CBDDB">
      <w:pPr>
        <w:pStyle w:val="BodyText"/>
        <w:numPr>
          <w:ilvl w:val="1"/>
          <w:numId w:val="4"/>
        </w:numPr>
      </w:pPr>
      <w:r>
        <w:t>Requirement to use Protective Security Requirements (PSR)</w:t>
      </w:r>
      <w:r w:rsidR="00FF3678">
        <w:t xml:space="preserve">, including </w:t>
      </w:r>
      <w:r w:rsidR="00530EC9">
        <w:t xml:space="preserve">the use of </w:t>
      </w:r>
      <w:r w:rsidR="00E33112">
        <w:t>the NZ Information Security Manual (</w:t>
      </w:r>
      <w:r w:rsidR="00FF3678">
        <w:t>NZISM</w:t>
      </w:r>
      <w:r w:rsidR="00E33112">
        <w:t>)</w:t>
      </w:r>
      <w:r w:rsidR="00530EC9">
        <w:t>:</w:t>
      </w:r>
      <w:r w:rsidR="00530EC9">
        <w:br/>
      </w:r>
      <w:r w:rsidRPr="008A0355" w:rsidR="00E33078">
        <w:rPr>
          <w:rFonts w:asciiTheme="minorHAnsi" w:hAnsiTheme="minorHAnsi"/>
        </w:rPr>
        <w:t>CAB MIN (14) 39/38 (</w:t>
      </w:r>
      <w:hyperlink w:history="1" r:id="rId13">
        <w:r w:rsidRPr="0088124B" w:rsidR="00E33078">
          <w:rPr>
            <w:rStyle w:val="Hyperlink"/>
          </w:rPr>
          <w:t>https://bit.ly/3xKfoFr</w:t>
        </w:r>
      </w:hyperlink>
      <w:r w:rsidRPr="008A0355" w:rsidR="00E33078">
        <w:rPr>
          <w:rFonts w:asciiTheme="minorHAnsi" w:hAnsiTheme="minorHAnsi"/>
        </w:rPr>
        <w:t>)</w:t>
      </w:r>
    </w:p>
    <w:p w:rsidR="00396717" w:rsidP="00396717" w:rsidRDefault="00E33078" w14:paraId="3566A80B" w14:textId="5F2C7511">
      <w:pPr>
        <w:pStyle w:val="BodyText"/>
        <w:numPr>
          <w:ilvl w:val="1"/>
          <w:numId w:val="4"/>
        </w:numPr>
      </w:pPr>
      <w:r>
        <w:t>Requir</w:t>
      </w:r>
      <w:r w:rsidR="004151AC">
        <w:t>e</w:t>
      </w:r>
      <w:r>
        <w:t xml:space="preserve">ment to use </w:t>
      </w:r>
      <w:r w:rsidR="00E33112">
        <w:t>the NZ Government Web Standards (</w:t>
      </w:r>
      <w:r w:rsidR="00396717">
        <w:t>NZGWS</w:t>
      </w:r>
      <w:r w:rsidR="00E33112">
        <w:t>)</w:t>
      </w:r>
      <w:r w:rsidR="00530EC9">
        <w:t>:</w:t>
      </w:r>
      <w:r w:rsidR="00530EC9">
        <w:br/>
      </w:r>
      <w:r w:rsidRPr="0052740C" w:rsidR="004151AC">
        <w:rPr>
          <w:rFonts w:asciiTheme="minorHAnsi" w:hAnsiTheme="minorHAnsi"/>
        </w:rPr>
        <w:t>CAB Min (03)41/2B</w:t>
      </w:r>
      <w:r w:rsidR="004151AC">
        <w:t xml:space="preserve">  (</w:t>
      </w:r>
      <w:hyperlink w:history="1" r:id="rId14">
        <w:r w:rsidRPr="0088124B" w:rsidR="004151AC">
          <w:rPr>
            <w:rStyle w:val="Hyperlink"/>
          </w:rPr>
          <w:t>https://bit.ly/2UruwJt</w:t>
        </w:r>
      </w:hyperlink>
      <w:r w:rsidR="004151AC">
        <w:t>)</w:t>
      </w:r>
    </w:p>
    <w:p w:rsidRPr="00796DC6" w:rsidR="004151AC" w:rsidP="00396717" w:rsidRDefault="004151AC" w14:paraId="4793F1F4" w14:textId="5CF9DE5C">
      <w:pPr>
        <w:pStyle w:val="BodyText"/>
        <w:numPr>
          <w:ilvl w:val="1"/>
          <w:numId w:val="4"/>
        </w:numPr>
      </w:pPr>
      <w:r>
        <w:t>Requirement to adhere to NZ Data and Information Management Principles</w:t>
      </w:r>
      <w:r>
        <w:br/>
      </w:r>
      <w:hyperlink w:tooltip="Cabinet Minute CAB Min (11) 29/12 - Principles for Managing Data and Information held by the New Zealand Government" w:history="1" r:id="rId15">
        <w:r w:rsidRPr="00F15BF7" w:rsidR="00F15BF7">
          <w:rPr>
            <w:rFonts w:asciiTheme="minorHAnsi" w:hAnsiTheme="minorHAnsi"/>
          </w:rPr>
          <w:t>Cabinet Minute CAB Min (11) 29/12</w:t>
        </w:r>
      </w:hyperlink>
      <w:r w:rsidR="00F15BF7">
        <w:rPr>
          <w:rFonts w:asciiTheme="minorHAnsi" w:hAnsiTheme="minorHAnsi"/>
        </w:rPr>
        <w:t xml:space="preserve"> (</w:t>
      </w:r>
      <w:hyperlink w:history="1" r:id="rId16">
        <w:r w:rsidRPr="0088124B" w:rsidR="00796DC6">
          <w:rPr>
            <w:rStyle w:val="Hyperlink"/>
            <w:rFonts w:asciiTheme="minorHAnsi" w:hAnsiTheme="minorHAnsi"/>
          </w:rPr>
          <w:t>https://bit.ly/3BgbBSl</w:t>
        </w:r>
      </w:hyperlink>
      <w:r w:rsidR="00F15BF7">
        <w:rPr>
          <w:rFonts w:asciiTheme="minorHAnsi" w:hAnsiTheme="minorHAnsi"/>
        </w:rPr>
        <w:t>)</w:t>
      </w:r>
    </w:p>
    <w:p w:rsidR="00796DC6" w:rsidP="00396717" w:rsidRDefault="00B11C9F" w14:paraId="78D45B2A" w14:textId="3E19991C">
      <w:pPr>
        <w:pStyle w:val="BodyText"/>
        <w:numPr>
          <w:ilvl w:val="1"/>
          <w:numId w:val="4"/>
        </w:numPr>
      </w:pPr>
      <w:r>
        <w:t>Requirement to adhere to the NZ Government Open Access and Licensing Framework (NZGOAL)</w:t>
      </w:r>
      <w:r>
        <w:br/>
      </w:r>
      <w:r w:rsidR="00427A52">
        <w:t>(</w:t>
      </w:r>
      <w:hyperlink w:history="1" r:id="rId17">
        <w:r w:rsidRPr="0088124B" w:rsidR="00D10ED4">
          <w:rPr>
            <w:rStyle w:val="Hyperlink"/>
          </w:rPr>
          <w:t>https://bit.ly/3hPm13L</w:t>
        </w:r>
      </w:hyperlink>
      <w:r w:rsidR="00427A52">
        <w:t>)</w:t>
      </w:r>
    </w:p>
    <w:p w:rsidR="00257F61" w:rsidP="00E01E1A" w:rsidRDefault="00257F61" w14:paraId="7808C21E" w14:textId="5843DEDA">
      <w:pPr>
        <w:pStyle w:val="BodyText"/>
        <w:numPr>
          <w:ilvl w:val="0"/>
          <w:numId w:val="4"/>
        </w:numPr>
      </w:pPr>
      <w:r>
        <w:t>The NZ Procurement Regulations, Rule 61</w:t>
      </w:r>
      <w:r w:rsidR="00A17C64">
        <w:rPr>
          <w:rStyle w:val="FootnoteReference"/>
        </w:rPr>
        <w:footnoteReference w:id="2"/>
      </w:r>
      <w:r>
        <w:t>, ensures that any digital web service procured by an organisation must enforce the NZ Government Web Standards.</w:t>
      </w:r>
    </w:p>
    <w:p w:rsidR="008154A2" w:rsidP="0096443E" w:rsidRDefault="008154A2" w14:paraId="63B2B94C" w14:textId="4E8E7403">
      <w:pPr>
        <w:pStyle w:val="Heading2"/>
      </w:pPr>
      <w:bookmarkStart w:name="_Toc78722301" w:id="764"/>
      <w:r>
        <w:t>Policies</w:t>
      </w:r>
      <w:bookmarkEnd w:id="764"/>
    </w:p>
    <w:p w:rsidR="008154A2" w:rsidP="003E2089" w:rsidRDefault="008154A2" w14:paraId="4A0588C1" w14:textId="269B8CCD">
      <w:pPr>
        <w:pStyle w:val="BodyText"/>
      </w:pPr>
      <w:r>
        <w:t>The organisation’s policies dictate the use of governance bodies</w:t>
      </w:r>
      <w:r w:rsidR="00C4624A">
        <w:t xml:space="preserve"> to enforce the use of design principles, </w:t>
      </w:r>
      <w:r w:rsidR="006A6CE5">
        <w:t xml:space="preserve">standards &amp; </w:t>
      </w:r>
      <w:r w:rsidR="00C4624A">
        <w:t>regulations</w:t>
      </w:r>
      <w:r w:rsidR="00E62032">
        <w:t>,</w:t>
      </w:r>
      <w:r w:rsidR="006E342B">
        <w:t xml:space="preserve"> ensuring value is maximised and reputation is protected for the whole organisation, as opposed to a single project’s objectives</w:t>
      </w:r>
      <w:r w:rsidR="006A6CE5">
        <w:t xml:space="preserve">. </w:t>
      </w:r>
    </w:p>
    <w:p w:rsidR="006A6CE5" w:rsidP="003E2089" w:rsidRDefault="006A6CE5" w14:paraId="05CA6726" w14:textId="515239A0">
      <w:pPr>
        <w:pStyle w:val="BodyText"/>
      </w:pPr>
      <w:r>
        <w:t xml:space="preserve">The governance bodies are described </w:t>
      </w:r>
      <w:r w:rsidR="00E62032">
        <w:t>later</w:t>
      </w:r>
      <w:r>
        <w:t>.</w:t>
      </w:r>
    </w:p>
    <w:p w:rsidR="00E946DC" w:rsidP="0096443E" w:rsidRDefault="008535A6" w14:paraId="57EB2B8E" w14:textId="010D0781">
      <w:pPr>
        <w:pStyle w:val="Heading2"/>
      </w:pPr>
      <w:bookmarkStart w:name="_Toc78722302" w:id="765"/>
      <w:commentRangeStart w:id="766"/>
      <w:commentRangeStart w:id="767"/>
      <w:commentRangeStart w:id="768"/>
      <w:commentRangeStart w:id="769"/>
      <w:commentRangeStart w:id="770"/>
      <w:commentRangeStart w:id="771"/>
      <w:commentRangeStart w:id="772"/>
      <w:r>
        <w:t>Standards</w:t>
      </w:r>
      <w:commentRangeEnd w:id="766"/>
      <w:r>
        <w:rPr>
          <w:rStyle w:val="CommentReference"/>
        </w:rPr>
        <w:commentReference w:id="766"/>
      </w:r>
      <w:commentRangeEnd w:id="767"/>
      <w:r>
        <w:rPr>
          <w:rStyle w:val="CommentReference"/>
        </w:rPr>
        <w:commentReference w:id="767"/>
      </w:r>
      <w:commentRangeEnd w:id="768"/>
      <w:r>
        <w:rPr>
          <w:rStyle w:val="CommentReference"/>
        </w:rPr>
        <w:commentReference w:id="768"/>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bookmarkEnd w:id="765"/>
      <w:commentRangeEnd w:id="772"/>
      <w:r>
        <w:rPr>
          <w:rStyle w:val="CommentReference"/>
        </w:rPr>
        <w:commentReference w:id="772"/>
      </w:r>
    </w:p>
    <w:p w:rsidR="003E64C0" w:rsidP="0096443E" w:rsidRDefault="004067B5" w14:paraId="2E2FE36F" w14:textId="77777777">
      <w:pPr>
        <w:pStyle w:val="BodyText"/>
      </w:pPr>
      <w:r>
        <w:rPr>
          <w:noProof/>
        </w:rPr>
        <w:drawing>
          <wp:inline distT="0" distB="0" distL="0" distR="0" wp14:anchorId="7BBDE057" wp14:editId="15F52FEF">
            <wp:extent cx="5629275" cy="96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9275" cy="962025"/>
                    </a:xfrm>
                    <a:prstGeom prst="rect">
                      <a:avLst/>
                    </a:prstGeom>
                    <a:noFill/>
                    <a:ln>
                      <a:noFill/>
                    </a:ln>
                  </pic:spPr>
                </pic:pic>
              </a:graphicData>
            </a:graphic>
          </wp:inline>
        </w:drawing>
      </w:r>
    </w:p>
    <w:p w:rsidR="003E64C0" w:rsidP="003E64C0" w:rsidRDefault="003E64C0" w14:paraId="31E6F157" w14:textId="26A1F48F">
      <w:pPr>
        <w:pStyle w:val="Heading3"/>
      </w:pPr>
      <w:bookmarkStart w:name="_Toc78722303" w:id="773"/>
      <w:commentRangeStart w:id="774"/>
      <w:commentRangeStart w:id="775"/>
      <w:r>
        <w:t>International Standards</w:t>
      </w:r>
      <w:commentRangeEnd w:id="774"/>
      <w:r w:rsidR="00282D7B">
        <w:rPr>
          <w:rStyle w:val="CommentReference"/>
        </w:rPr>
        <w:commentReference w:id="774"/>
      </w:r>
      <w:commentRangeEnd w:id="775"/>
      <w:r>
        <w:rPr>
          <w:rStyle w:val="CommentReference"/>
        </w:rPr>
        <w:commentReference w:id="775"/>
      </w:r>
      <w:bookmarkEnd w:id="773"/>
    </w:p>
    <w:p w:rsidR="00BA7315" w:rsidP="0096443E" w:rsidRDefault="008535A6" w14:paraId="54C1A7A5" w14:textId="57B76693">
      <w:pPr>
        <w:pStyle w:val="BodyText"/>
      </w:pPr>
      <w:r>
        <w:t>NZ Government spends significantly on participating in the development of international standards</w:t>
      </w:r>
      <w:r w:rsidR="00BA7315">
        <w:t xml:space="preserve"> to help NZ governments develop better quality results</w:t>
      </w:r>
      <w:r>
        <w:t xml:space="preserve">. </w:t>
      </w:r>
      <w:r w:rsidR="00BA7315">
        <w:t xml:space="preserve"> </w:t>
      </w:r>
    </w:p>
    <w:p w:rsidR="008535A6" w:rsidP="0096443E" w:rsidRDefault="008535A6" w14:paraId="6BE584CD" w14:textId="705C5F8F">
      <w:pPr>
        <w:pStyle w:val="BodyText"/>
      </w:pPr>
      <w:r>
        <w:t xml:space="preserve">Hence the obligation by NZ government standards to adhere to International Standards </w:t>
      </w:r>
      <w:r w:rsidR="00703CDB">
        <w:t xml:space="preserve">to deliver solutions to the highest standard, </w:t>
      </w:r>
      <w:r>
        <w:t xml:space="preserve">when </w:t>
      </w:r>
      <w:r w:rsidR="00703CDB">
        <w:t>standards</w:t>
      </w:r>
      <w:r>
        <w:t xml:space="preserve"> are available.</w:t>
      </w:r>
    </w:p>
    <w:p w:rsidR="008535A6" w:rsidP="0096443E" w:rsidRDefault="008535A6" w14:paraId="270FA48C" w14:textId="2D1C1E6B">
      <w:pPr>
        <w:pStyle w:val="BodyText"/>
      </w:pPr>
      <w:r>
        <w:t xml:space="preserve">Key standards that government agencies are obligated to follow </w:t>
      </w:r>
      <w:r w:rsidR="001B681B">
        <w:t xml:space="preserve">unless </w:t>
      </w:r>
      <w:r w:rsidR="00F74A86">
        <w:t xml:space="preserve">explicitly </w:t>
      </w:r>
      <w:r w:rsidR="001B681B">
        <w:t xml:space="preserve">exempted </w:t>
      </w:r>
      <w:r>
        <w:t>include:</w:t>
      </w:r>
    </w:p>
    <w:p w:rsidR="001B681B" w:rsidP="003E5287" w:rsidRDefault="001B681B" w14:paraId="48B24761" w14:textId="380FB19E">
      <w:pPr>
        <w:pStyle w:val="Heading4"/>
      </w:pPr>
      <w:r>
        <w:t>Software System Delivery and Lifecycle Management</w:t>
      </w:r>
    </w:p>
    <w:p w:rsidRPr="001B681B" w:rsidR="001B681B" w:rsidP="0096443E" w:rsidRDefault="001B681B" w14:paraId="4D1DBDD5" w14:textId="26AF3469">
      <w:pPr>
        <w:pStyle w:val="BodyText"/>
        <w:rPr>
          <w:lang w:val="en-US"/>
        </w:rPr>
      </w:pPr>
      <w:r>
        <w:rPr>
          <w:lang w:val="en-US"/>
        </w:rPr>
        <w:t>The following standards provide common terminology, guidance, expected deliverables for software system delivery to be followed and led by project managers:</w:t>
      </w:r>
    </w:p>
    <w:p w:rsidR="001B681B" w:rsidP="0096443E" w:rsidRDefault="001B681B" w14:paraId="79532A25" w14:textId="77777777">
      <w:pPr>
        <w:pStyle w:val="ListParagraph"/>
        <w:numPr>
          <w:ilvl w:val="0"/>
          <w:numId w:val="4"/>
        </w:numPr>
        <w:rPr>
          <w:lang w:val="en-US"/>
        </w:rPr>
      </w:pPr>
      <w:r w:rsidRPr="00BB7893">
        <w:rPr>
          <w:lang w:val="en-US"/>
        </w:rPr>
        <w:t>ISO/IEC/IEEE 12207 Systems and software engineering</w:t>
      </w:r>
      <w:r w:rsidRPr="00836E34">
        <w:rPr>
          <w:lang w:val="en-US"/>
        </w:rPr>
        <w:t xml:space="preserve"> </w:t>
      </w:r>
    </w:p>
    <w:p w:rsidRPr="003F6D09" w:rsidR="001B681B" w:rsidP="0096443E" w:rsidRDefault="001B681B" w14:paraId="3CE3F766" w14:textId="76496922">
      <w:pPr>
        <w:pStyle w:val="ListParagraph"/>
        <w:numPr>
          <w:ilvl w:val="0"/>
          <w:numId w:val="4"/>
        </w:numPr>
        <w:rPr>
          <w:lang w:val="en-US"/>
        </w:rPr>
      </w:pPr>
      <w:r w:rsidRPr="00836E34">
        <w:rPr>
          <w:lang w:val="en-US"/>
        </w:rPr>
        <w:t>ISO-15288</w:t>
      </w:r>
      <w:r>
        <w:rPr>
          <w:lang w:val="en-US"/>
        </w:rPr>
        <w:t xml:space="preserve"> – </w:t>
      </w:r>
      <w:r w:rsidRPr="003F6D09">
        <w:rPr>
          <w:lang w:val="en-US"/>
        </w:rPr>
        <w:t>Systems and software engineering — System life cycle processes</w:t>
      </w:r>
    </w:p>
    <w:p w:rsidRPr="003F6D09" w:rsidR="001B681B" w:rsidP="0096443E" w:rsidRDefault="001B681B" w14:paraId="1096CA6A" w14:textId="77777777">
      <w:pPr>
        <w:pStyle w:val="ListParagraph"/>
        <w:numPr>
          <w:ilvl w:val="0"/>
          <w:numId w:val="4"/>
        </w:numPr>
        <w:rPr>
          <w:lang w:val="en-US"/>
        </w:rPr>
      </w:pPr>
      <w:r w:rsidRPr="00836E34">
        <w:rPr>
          <w:lang w:val="en-US"/>
        </w:rPr>
        <w:t>ISO-15289</w:t>
      </w:r>
      <w:r>
        <w:rPr>
          <w:lang w:val="en-US"/>
        </w:rPr>
        <w:t xml:space="preserve"> – </w:t>
      </w:r>
      <w:r w:rsidRPr="003F6D09">
        <w:rPr>
          <w:lang w:val="en-US"/>
        </w:rPr>
        <w:t>Systems and software engineering — Content of life-cycle information items</w:t>
      </w:r>
    </w:p>
    <w:p w:rsidRPr="001B681B" w:rsidR="001B681B" w:rsidP="0096443E" w:rsidRDefault="001B681B" w14:paraId="31559FE6" w14:textId="502A63C7">
      <w:pPr>
        <w:pStyle w:val="ListParagraph"/>
        <w:numPr>
          <w:ilvl w:val="0"/>
          <w:numId w:val="4"/>
        </w:numPr>
        <w:rPr>
          <w:lang w:val="en-US"/>
        </w:rPr>
      </w:pPr>
      <w:r w:rsidRPr="00836E34">
        <w:rPr>
          <w:lang w:val="en-US"/>
        </w:rPr>
        <w:t>ISO-29110</w:t>
      </w:r>
      <w:r>
        <w:rPr>
          <w:lang w:val="en-US"/>
        </w:rPr>
        <w:t xml:space="preserve"> – </w:t>
      </w:r>
      <w:r w:rsidRPr="003F6D09">
        <w:rPr>
          <w:lang w:val="en-US"/>
        </w:rPr>
        <w:t>Systems and Software Life Cycle Profiles and Guidelines for Very Small Entities</w:t>
      </w:r>
    </w:p>
    <w:p w:rsidR="00BB7893" w:rsidP="00B07B86" w:rsidRDefault="008535A6" w14:paraId="493903D2" w14:textId="6C8D55AC">
      <w:pPr>
        <w:pStyle w:val="Heading4"/>
      </w:pPr>
      <w:r>
        <w:t xml:space="preserve">Stakeholder </w:t>
      </w:r>
      <w:r w:rsidR="00A27725">
        <w:t>A</w:t>
      </w:r>
      <w:r>
        <w:t xml:space="preserve">nalysis </w:t>
      </w:r>
      <w:r w:rsidR="00A27725">
        <w:t>S</w:t>
      </w:r>
      <w:r>
        <w:t>tandards</w:t>
      </w:r>
    </w:p>
    <w:p w:rsidRPr="001B681B" w:rsidR="001B681B" w:rsidP="0096443E" w:rsidRDefault="001B681B" w14:paraId="32BB82DD" w14:textId="6069AD33">
      <w:pPr>
        <w:pStyle w:val="BodyText"/>
        <w:rPr>
          <w:lang w:val="en-US"/>
        </w:rPr>
      </w:pPr>
      <w:r>
        <w:rPr>
          <w:lang w:val="en-US"/>
        </w:rPr>
        <w:t>The following standards provide common terminology, guidance, expectations for software system requirements gathering, to be adhered to by Stakeholder Analysts:</w:t>
      </w:r>
    </w:p>
    <w:p w:rsidRPr="009E3F5D" w:rsidR="00836E34" w:rsidP="0096443E" w:rsidRDefault="00BB7893" w14:paraId="30DA49E2" w14:textId="0FC7AE75">
      <w:pPr>
        <w:pStyle w:val="ListParagraph"/>
        <w:numPr>
          <w:ilvl w:val="0"/>
          <w:numId w:val="4"/>
        </w:numPr>
        <w:rPr>
          <w:lang w:val="en-US"/>
        </w:rPr>
      </w:pPr>
      <w:r w:rsidRPr="009E3F5D">
        <w:rPr>
          <w:lang w:val="en-US"/>
        </w:rPr>
        <w:t>ISO/IEC/IEEE 29148:2011 Systems and software engineering — Life cycle processes — Requirements engineering</w:t>
      </w:r>
    </w:p>
    <w:p w:rsidR="00CF13DF" w:rsidP="00B07B86" w:rsidRDefault="008535A6" w14:paraId="44AB8695" w14:textId="51265DCF">
      <w:pPr>
        <w:pStyle w:val="Heading4"/>
      </w:pPr>
      <w:r w:rsidRPr="003F6D09">
        <w:t>Design Standards</w:t>
      </w:r>
      <w:r w:rsidRPr="003F6D09" w:rsidR="003F6D09">
        <w:t xml:space="preserve"> </w:t>
      </w:r>
    </w:p>
    <w:p w:rsidRPr="001B681B" w:rsidR="001B681B" w:rsidP="0096443E" w:rsidRDefault="001B681B" w14:paraId="47E9B7B3" w14:textId="6A92D253">
      <w:pPr>
        <w:pStyle w:val="BodyText"/>
        <w:rPr>
          <w:lang w:val="en-US"/>
        </w:rPr>
      </w:pPr>
      <w:r>
        <w:rPr>
          <w:lang w:val="en-US"/>
        </w:rPr>
        <w:t>The following standards provide common terminology, guidance and expectations for software system design &amp; documentation, to be adhered to by architects presenting technical options and solutions:</w:t>
      </w:r>
    </w:p>
    <w:p w:rsidRPr="003F6D09" w:rsidR="003F6D09" w:rsidP="0096443E" w:rsidRDefault="00836E34" w14:paraId="23A79DFD" w14:textId="54EA1B46">
      <w:pPr>
        <w:pStyle w:val="ListParagraph"/>
        <w:numPr>
          <w:ilvl w:val="0"/>
          <w:numId w:val="4"/>
        </w:numPr>
        <w:rPr>
          <w:lang w:val="en-US"/>
        </w:rPr>
      </w:pPr>
      <w:r>
        <w:rPr>
          <w:lang w:val="en-US"/>
        </w:rPr>
        <w:t>ISO-42010</w:t>
      </w:r>
      <w:r w:rsidR="00CF13DF">
        <w:rPr>
          <w:lang w:val="en-US"/>
        </w:rPr>
        <w:t xml:space="preserve"> – </w:t>
      </w:r>
      <w:r w:rsidRPr="003F6D09" w:rsidR="003F6D09">
        <w:rPr>
          <w:lang w:val="en-US"/>
        </w:rPr>
        <w:t>Systems and software engineering — Architecture description</w:t>
      </w:r>
      <w:r w:rsidR="003F6D09">
        <w:rPr>
          <w:lang w:val="en-US"/>
        </w:rPr>
        <w:t xml:space="preserve"> – is used to define how SAD documents are developed to ensure correctness, completion and comprehension by qualified stakeholders,</w:t>
      </w:r>
    </w:p>
    <w:p w:rsidR="00836E34" w:rsidP="0096443E" w:rsidRDefault="00836E34" w14:paraId="60D6168A" w14:textId="11D5301A">
      <w:pPr>
        <w:pStyle w:val="ListParagraph"/>
        <w:numPr>
          <w:ilvl w:val="0"/>
          <w:numId w:val="4"/>
        </w:numPr>
        <w:rPr>
          <w:lang w:val="en-US"/>
        </w:rPr>
      </w:pPr>
      <w:r>
        <w:rPr>
          <w:lang w:val="en-US"/>
        </w:rPr>
        <w:t>ISO-19505</w:t>
      </w:r>
      <w:r w:rsidR="003F6D09">
        <w:rPr>
          <w:lang w:val="en-US"/>
        </w:rPr>
        <w:t xml:space="preserve"> – UML defines how diagrams within information system documentation are to be developed for correctness, completion, clarity by relevant qualified stakeholders.</w:t>
      </w:r>
    </w:p>
    <w:p w:rsidRPr="00836E34" w:rsidR="00836E34" w:rsidP="0096443E" w:rsidRDefault="00836E34" w14:paraId="7CF3BC27" w14:textId="0075A860">
      <w:pPr>
        <w:pStyle w:val="ListParagraph"/>
        <w:numPr>
          <w:ilvl w:val="0"/>
          <w:numId w:val="4"/>
        </w:numPr>
        <w:rPr>
          <w:lang w:val="en-US"/>
        </w:rPr>
      </w:pPr>
      <w:r>
        <w:rPr>
          <w:lang w:val="en-US"/>
        </w:rPr>
        <w:t>ISO-13028</w:t>
      </w:r>
      <w:r w:rsidR="003F6D09">
        <w:rPr>
          <w:lang w:val="en-US"/>
        </w:rPr>
        <w:t xml:space="preserve"> - </w:t>
      </w:r>
      <w:r w:rsidRPr="003F6D09" w:rsidR="003F6D09">
        <w:t>Information and documentation - Implementation guidelines for digitization of records</w:t>
      </w:r>
    </w:p>
    <w:p w:rsidR="00D55F17" w:rsidP="00B07B86" w:rsidRDefault="008535A6" w14:paraId="1A29F7D8" w14:textId="530AB179">
      <w:pPr>
        <w:pStyle w:val="Heading4"/>
      </w:pPr>
      <w:r>
        <w:t>Development Standards</w:t>
      </w:r>
    </w:p>
    <w:p w:rsidR="00D55F17" w:rsidP="0096443E" w:rsidRDefault="00D55F17" w14:paraId="40F272D5" w14:textId="219FE55E">
      <w:pPr>
        <w:pStyle w:val="BodyText"/>
      </w:pPr>
      <w:r w:rsidRPr="00D55F17">
        <w:t>The following standards provide common terminology, guidance and expectations for software system design by architects and technical leads, and subsequent development by development specialists:</w:t>
      </w:r>
    </w:p>
    <w:p w:rsidRPr="003F6D09" w:rsidR="008535A6" w:rsidP="0096443E" w:rsidRDefault="003F6D09" w14:paraId="01382BD9" w14:textId="76413AD9">
      <w:pPr>
        <w:pStyle w:val="ListParagraph"/>
        <w:numPr>
          <w:ilvl w:val="0"/>
          <w:numId w:val="4"/>
        </w:numPr>
      </w:pPr>
      <w:r>
        <w:t xml:space="preserve">ISO-8601 – </w:t>
      </w:r>
      <w:r w:rsidRPr="00CF13DF">
        <w:t xml:space="preserve">Data elements and interchange formats </w:t>
      </w:r>
      <w:r w:rsidR="00BB7893">
        <w:t xml:space="preserve">for </w:t>
      </w:r>
      <w:r w:rsidRPr="00CF13DF">
        <w:t>dates and times</w:t>
      </w:r>
      <w:r w:rsidR="00BB7893">
        <w:t xml:space="preserve"> (applicable to API design).</w:t>
      </w:r>
    </w:p>
    <w:p w:rsidRPr="00E55BDC" w:rsidR="003F6D09" w:rsidP="0096443E" w:rsidRDefault="003F6D09" w14:paraId="45D01F24" w14:textId="3EA54310">
      <w:pPr>
        <w:pStyle w:val="ListParagraph"/>
        <w:numPr>
          <w:ilvl w:val="0"/>
          <w:numId w:val="4"/>
        </w:numPr>
      </w:pPr>
      <w:r w:rsidRPr="00E55BDC">
        <w:t>ISO/IEC 9834-8:2008 – UUID</w:t>
      </w:r>
      <w:r w:rsidR="00E55BDC">
        <w:t xml:space="preserve"> – defines the development of client side sequential (i.e., time based) UUIDs to allow for international synchronisation, and faster performance via non-locking tables than locking integer-based table clustered indexes.</w:t>
      </w:r>
    </w:p>
    <w:p w:rsidR="00271C7D" w:rsidP="0096443E" w:rsidRDefault="00271C7D" w14:paraId="037BDD84" w14:textId="647AD54C">
      <w:pPr>
        <w:pStyle w:val="ListParagraph"/>
        <w:numPr>
          <w:ilvl w:val="0"/>
          <w:numId w:val="4"/>
        </w:numPr>
      </w:pPr>
      <w:r>
        <w:t>ISO-3166</w:t>
      </w:r>
      <w:r w:rsidRPr="00D55F17" w:rsidR="00CF13DF">
        <w:t xml:space="preserve"> – </w:t>
      </w:r>
      <w:r>
        <w:t>Country Codes (Numeric/ALPHA-2/ALPHA-3)</w:t>
      </w:r>
      <w:r w:rsidR="00E55BDC">
        <w:t xml:space="preserve"> – relevant in international systems, as well as enforcing national embargoes on certain countries.</w:t>
      </w:r>
    </w:p>
    <w:p w:rsidR="003F6D09" w:rsidP="0096443E" w:rsidRDefault="00271C7D" w14:paraId="7F9275A6" w14:textId="0E69A863">
      <w:pPr>
        <w:pStyle w:val="ListParagraph"/>
        <w:numPr>
          <w:ilvl w:val="0"/>
          <w:numId w:val="4"/>
        </w:numPr>
      </w:pPr>
      <w:r>
        <w:t>ISO-6390-2</w:t>
      </w:r>
      <w:r w:rsidR="00CF13DF">
        <w:rPr>
          <w:lang w:val="en-US"/>
        </w:rPr>
        <w:t xml:space="preserve"> – </w:t>
      </w:r>
      <w:r>
        <w:t>Language Codes</w:t>
      </w:r>
      <w:r w:rsidR="00E55BDC">
        <w:t xml:space="preserve"> – relevant for providing systems in both of NZ’s spoken national languages, as well as other languages within NZ’s multi-cultural society.</w:t>
      </w:r>
    </w:p>
    <w:p w:rsidR="00E55BDC" w:rsidP="0096443E" w:rsidRDefault="00E55BDC" w14:paraId="366D8876" w14:textId="35B07F5E">
      <w:pPr>
        <w:pStyle w:val="ListParagraph"/>
        <w:numPr>
          <w:ilvl w:val="0"/>
          <w:numId w:val="4"/>
        </w:numPr>
      </w:pPr>
      <w:r>
        <w:t>ISO-4217</w:t>
      </w:r>
      <w:r w:rsidR="00CF13DF">
        <w:rPr>
          <w:lang w:val="en-US"/>
        </w:rPr>
        <w:t xml:space="preserve"> – </w:t>
      </w:r>
      <w:r>
        <w:t>Currency Codes – relevant in international systems</w:t>
      </w:r>
    </w:p>
    <w:p w:rsidR="00271C7D" w:rsidP="0096443E" w:rsidRDefault="00271C7D" w14:paraId="29FF886F" w14:textId="2A2B2151">
      <w:pPr>
        <w:pStyle w:val="ListParagraph"/>
        <w:numPr>
          <w:ilvl w:val="0"/>
          <w:numId w:val="4"/>
        </w:numPr>
      </w:pPr>
      <w:r>
        <w:t>ISO-5218</w:t>
      </w:r>
      <w:r w:rsidR="00CF13DF">
        <w:rPr>
          <w:lang w:val="en-US"/>
        </w:rPr>
        <w:t xml:space="preserve"> – </w:t>
      </w:r>
      <w:r>
        <w:t xml:space="preserve">Sex – defines the sex (not </w:t>
      </w:r>
      <w:r w:rsidR="00E55BDC">
        <w:t>natural/stated/preferred gender</w:t>
      </w:r>
      <w:r>
        <w:t>) of a Person.</w:t>
      </w:r>
    </w:p>
    <w:p w:rsidR="00194767" w:rsidP="00B07B86" w:rsidRDefault="00194767" w14:paraId="5DFB9445" w14:textId="7CBE64B7">
      <w:pPr>
        <w:pStyle w:val="Heading4"/>
      </w:pPr>
      <w:r>
        <w:t>Data Standards</w:t>
      </w:r>
    </w:p>
    <w:p w:rsidR="00194767" w:rsidP="009524C6" w:rsidRDefault="009524C6" w14:paraId="2F2AAA5B" w14:textId="1BBEB90A">
      <w:pPr>
        <w:pStyle w:val="ListParagraph"/>
        <w:numPr>
          <w:ilvl w:val="0"/>
          <w:numId w:val="4"/>
        </w:numPr>
      </w:pPr>
      <w:r>
        <w:t>ISO-25012 – Data Quality Model – defines an international agreed set of Qualities to assess the information of a system.</w:t>
      </w:r>
    </w:p>
    <w:p w:rsidR="006A0DA2" w:rsidP="00B07B86" w:rsidRDefault="006A0DA2" w14:paraId="3157098D" w14:textId="71AB5D70">
      <w:pPr>
        <w:pStyle w:val="Heading4"/>
      </w:pPr>
      <w:r>
        <w:t>Security Standards</w:t>
      </w:r>
    </w:p>
    <w:p w:rsidRPr="00CF78D2" w:rsidR="00CF78D2" w:rsidP="00CF78D2" w:rsidRDefault="00CF78D2" w14:paraId="562C89CC" w14:textId="1D73D30C">
      <w:pPr>
        <w:pStyle w:val="ListParagraph"/>
        <w:numPr>
          <w:ilvl w:val="0"/>
          <w:numId w:val="4"/>
        </w:numPr>
      </w:pPr>
      <w:r w:rsidRPr="00CF78D2">
        <w:t>ISO 27001 relates to the way an organisation keeps data accurate, available and accessible only to approved employees.</w:t>
      </w:r>
    </w:p>
    <w:p w:rsidR="006146BF" w:rsidP="00B07B86" w:rsidRDefault="006146BF" w14:paraId="08154B5C" w14:textId="29BC2152">
      <w:pPr>
        <w:pStyle w:val="Heading4"/>
      </w:pPr>
      <w:r>
        <w:t>Privacy Standards</w:t>
      </w:r>
    </w:p>
    <w:p w:rsidRPr="00194767" w:rsidR="00194767" w:rsidP="0047225A" w:rsidRDefault="006146BF" w14:paraId="16A491CD" w14:textId="0AB94811">
      <w:pPr>
        <w:pStyle w:val="ListParagraph"/>
        <w:numPr>
          <w:ilvl w:val="0"/>
          <w:numId w:val="4"/>
        </w:numPr>
      </w:pPr>
      <w:r w:rsidRPr="006146BF">
        <w:t>ISO 27701 relates to the way an organisation collects personal data and prevents unauthorised use or disclosure.</w:t>
      </w:r>
    </w:p>
    <w:p w:rsidR="00836E34" w:rsidP="00B07B86" w:rsidRDefault="00836E34" w14:paraId="7173C653" w14:textId="6BB6C6F5">
      <w:pPr>
        <w:pStyle w:val="Heading4"/>
      </w:pPr>
      <w:r>
        <w:t>Quality Assurance Standards</w:t>
      </w:r>
    </w:p>
    <w:p w:rsidRPr="001B681B" w:rsidR="001B681B" w:rsidP="0096443E" w:rsidRDefault="001B681B" w14:paraId="1240923E" w14:textId="56B544EA">
      <w:pPr>
        <w:pStyle w:val="BodyText"/>
        <w:rPr>
          <w:lang w:val="en-US"/>
        </w:rPr>
      </w:pPr>
      <w:r>
        <w:rPr>
          <w:lang w:val="en-US"/>
        </w:rPr>
        <w:t xml:space="preserve">The following standards provide common terminology, guidance and expectations for software system QA specialists to test </w:t>
      </w:r>
      <w:r w:rsidR="00D55F17">
        <w:rPr>
          <w:lang w:val="en-US"/>
        </w:rPr>
        <w:t>services</w:t>
      </w:r>
      <w:r>
        <w:rPr>
          <w:lang w:val="en-US"/>
        </w:rPr>
        <w:t xml:space="preserve"> for their delivery on expected qualities and functionality:</w:t>
      </w:r>
    </w:p>
    <w:p w:rsidR="00836E34" w:rsidP="0096443E" w:rsidRDefault="00836E34" w14:paraId="74D1FAEB" w14:textId="37BF993C">
      <w:pPr>
        <w:pStyle w:val="ListParagraph"/>
        <w:numPr>
          <w:ilvl w:val="0"/>
          <w:numId w:val="4"/>
        </w:numPr>
      </w:pPr>
      <w:r>
        <w:t>ISO-25022</w:t>
      </w:r>
      <w:r w:rsidR="00CF13DF">
        <w:rPr>
          <w:lang w:val="en-US"/>
        </w:rPr>
        <w:t xml:space="preserve"> – </w:t>
      </w:r>
      <w:r w:rsidR="00E55BDC">
        <w:t xml:space="preserve">Product Quality Requirements and Evaluation – standards to evaluate offerings </w:t>
      </w:r>
      <w:r w:rsidRPr="00E55BDC" w:rsidR="00E55BDC">
        <w:rPr>
          <w:i/>
          <w:iCs/>
        </w:rPr>
        <w:t>before</w:t>
      </w:r>
      <w:r w:rsidR="00E55BDC">
        <w:t xml:space="preserve"> they are procured, and after they have been delivered.</w:t>
      </w:r>
    </w:p>
    <w:p w:rsidR="000B1784" w:rsidP="0096443E" w:rsidRDefault="00836E34" w14:paraId="105BD2E8" w14:textId="77777777">
      <w:pPr>
        <w:pStyle w:val="ListParagraph"/>
        <w:numPr>
          <w:ilvl w:val="0"/>
          <w:numId w:val="4"/>
        </w:numPr>
      </w:pPr>
      <w:r>
        <w:t>ISO-25010</w:t>
      </w:r>
      <w:r w:rsidR="00CF13DF">
        <w:rPr>
          <w:lang w:val="en-US"/>
        </w:rPr>
        <w:t xml:space="preserve"> – </w:t>
      </w:r>
      <w:r w:rsidRPr="00E55BDC" w:rsidR="00E55BDC">
        <w:t>Systems and software Quality Requirements and Evaluation</w:t>
      </w:r>
      <w:r w:rsidR="00E55BDC">
        <w:t xml:space="preserve"> – provides an agreed set of Qualities to assess a system by.</w:t>
      </w:r>
    </w:p>
    <w:p w:rsidR="00836E34" w:rsidP="0096443E" w:rsidRDefault="00836E34" w14:paraId="7BCF4E27" w14:textId="6EE2DD97">
      <w:pPr>
        <w:pStyle w:val="ListParagraph"/>
        <w:numPr>
          <w:ilvl w:val="0"/>
          <w:numId w:val="4"/>
        </w:numPr>
      </w:pPr>
      <w:r>
        <w:t>ISO-25012</w:t>
      </w:r>
      <w:r w:rsidR="00E55BDC">
        <w:t xml:space="preserve"> – Data Quality Model – defines an international agreed set of Qualities to assess the information of a system.</w:t>
      </w:r>
    </w:p>
    <w:p w:rsidR="00836E34" w:rsidP="0096443E" w:rsidRDefault="00836E34" w14:paraId="6238E1AF" w14:textId="1552B4D0">
      <w:pPr>
        <w:pStyle w:val="ListParagraph"/>
        <w:numPr>
          <w:ilvl w:val="0"/>
          <w:numId w:val="4"/>
        </w:numPr>
      </w:pPr>
      <w:r>
        <w:t>ISO-25045</w:t>
      </w:r>
      <w:r w:rsidR="00CF13DF">
        <w:rPr>
          <w:lang w:val="en-US"/>
        </w:rPr>
        <w:t xml:space="preserve"> – </w:t>
      </w:r>
    </w:p>
    <w:p w:rsidR="00836E34" w:rsidP="0096443E" w:rsidRDefault="00836E34" w14:paraId="74D13B7B" w14:textId="20A92DE7">
      <w:pPr>
        <w:pStyle w:val="ListParagraph"/>
        <w:numPr>
          <w:ilvl w:val="0"/>
          <w:numId w:val="4"/>
        </w:numPr>
      </w:pPr>
      <w:r>
        <w:t>ISO-25030</w:t>
      </w:r>
      <w:r w:rsidR="00CF13DF">
        <w:rPr>
          <w:lang w:val="en-US"/>
        </w:rPr>
        <w:t xml:space="preserve"> – </w:t>
      </w:r>
      <w:r w:rsidR="00E55BDC">
        <w:t xml:space="preserve">Quality </w:t>
      </w:r>
      <w:r w:rsidRPr="00E55BDC" w:rsidR="00E55BDC">
        <w:t>Evaluation – instruction on how to evaluate 25010/25012.</w:t>
      </w:r>
    </w:p>
    <w:p w:rsidRPr="001B681B" w:rsidR="001B681B" w:rsidP="00B07B86" w:rsidRDefault="00836E34" w14:paraId="46A29AAF" w14:textId="19ECE51B">
      <w:pPr>
        <w:pStyle w:val="Heading4"/>
      </w:pPr>
      <w:commentRangeStart w:id="776"/>
      <w:commentRangeStart w:id="777"/>
      <w:r>
        <w:t>Support Services</w:t>
      </w:r>
      <w:commentRangeEnd w:id="776"/>
      <w:r w:rsidR="00B8234C">
        <w:rPr>
          <w:rStyle w:val="CommentReference"/>
        </w:rPr>
        <w:commentReference w:id="776"/>
      </w:r>
      <w:commentRangeEnd w:id="777"/>
      <w:r>
        <w:rPr>
          <w:rStyle w:val="CommentReference"/>
        </w:rPr>
        <w:commentReference w:id="777"/>
      </w:r>
    </w:p>
    <w:p w:rsidR="00836E34" w:rsidP="0096443E" w:rsidRDefault="003F6D09" w14:paraId="4FC3CFA0" w14:textId="3C31EC57">
      <w:pPr>
        <w:pStyle w:val="ListParagraph"/>
        <w:numPr>
          <w:ilvl w:val="0"/>
          <w:numId w:val="4"/>
        </w:numPr>
      </w:pPr>
      <w:r>
        <w:t xml:space="preserve">Refer to </w:t>
      </w:r>
      <w:r w:rsidR="00836E34">
        <w:t>ISO-9000</w:t>
      </w:r>
    </w:p>
    <w:p w:rsidR="007050DA" w:rsidP="00D90665" w:rsidRDefault="007050DA" w14:paraId="437EF790" w14:textId="576207DF">
      <w:pPr>
        <w:pStyle w:val="Heading4"/>
      </w:pPr>
      <w:r>
        <w:t xml:space="preserve">Organisation </w:t>
      </w:r>
      <w:r w:rsidR="00D90665">
        <w:t xml:space="preserve">Delivery Maturity </w:t>
      </w:r>
      <w:r>
        <w:t>Standards</w:t>
      </w:r>
    </w:p>
    <w:p w:rsidRPr="001B681B" w:rsidR="001B681B" w:rsidP="00D55F17" w:rsidRDefault="001B681B" w14:paraId="07F9ADCC" w14:textId="587C8A2B">
      <w:pPr>
        <w:pStyle w:val="BodyText"/>
        <w:rPr>
          <w:lang w:val="en-US"/>
        </w:rPr>
      </w:pPr>
      <w:r>
        <w:rPr>
          <w:lang w:val="en-US"/>
        </w:rPr>
        <w:t xml:space="preserve">All the above standards contribute to the maturity of the </w:t>
      </w:r>
      <w:proofErr w:type="spellStart"/>
      <w:r>
        <w:rPr>
          <w:lang w:val="en-US"/>
        </w:rPr>
        <w:t>organisation’s</w:t>
      </w:r>
      <w:proofErr w:type="spellEnd"/>
      <w:r>
        <w:rPr>
          <w:lang w:val="en-US"/>
        </w:rPr>
        <w:t xml:space="preserve"> practices and its ability to adhere to the following overarching standards:</w:t>
      </w:r>
    </w:p>
    <w:p w:rsidR="007050DA" w:rsidP="00E01E1A" w:rsidRDefault="007050DA" w14:paraId="78EC19CA" w14:textId="77777777">
      <w:pPr>
        <w:pStyle w:val="ListParagraph"/>
        <w:numPr>
          <w:ilvl w:val="0"/>
          <w:numId w:val="4"/>
        </w:numPr>
        <w:rPr>
          <w:lang w:val="en-US"/>
        </w:rPr>
      </w:pPr>
      <w:r w:rsidRPr="00836E34">
        <w:rPr>
          <w:lang w:val="en-US"/>
        </w:rPr>
        <w:t>ISO-9000</w:t>
      </w:r>
      <w:r>
        <w:rPr>
          <w:lang w:val="en-US"/>
        </w:rPr>
        <w:t xml:space="preserve"> Series</w:t>
      </w:r>
      <w:r>
        <w:rPr>
          <w:rStyle w:val="FootnoteReference"/>
          <w:lang w:val="en-US"/>
        </w:rPr>
        <w:footnoteReference w:id="3"/>
      </w:r>
      <w:r>
        <w:rPr>
          <w:lang w:val="en-US"/>
        </w:rPr>
        <w:t xml:space="preserve"> </w:t>
      </w:r>
    </w:p>
    <w:p w:rsidR="00CF13DF" w:rsidP="00E01E1A" w:rsidRDefault="007050DA" w14:paraId="6F85D475" w14:textId="5C07869D">
      <w:pPr>
        <w:pStyle w:val="ListParagraph"/>
        <w:numPr>
          <w:ilvl w:val="0"/>
          <w:numId w:val="4"/>
        </w:numPr>
      </w:pPr>
      <w:r w:rsidRPr="007050DA">
        <w:t>ISO 30071-1: Embedding Accessibility in business activities </w:t>
      </w:r>
    </w:p>
    <w:p w:rsidR="00C543C4" w:rsidP="00C543C4" w:rsidRDefault="00C543C4" w14:paraId="50B31E3B" w14:textId="6CD707A9"/>
    <w:p w:rsidR="0083339B" w:rsidP="0083339B" w:rsidRDefault="005826F8" w14:paraId="2B060B1C" w14:textId="3DCAC78E">
      <w:pPr>
        <w:pStyle w:val="Note"/>
      </w:pPr>
      <w:r>
        <w:t>I</w:t>
      </w:r>
      <w:r w:rsidR="00C543C4">
        <w:t xml:space="preserve">n-house documentation </w:t>
      </w:r>
      <w:r>
        <w:t xml:space="preserve">summarizing </w:t>
      </w:r>
      <w:r w:rsidR="0005773A">
        <w:t xml:space="preserve">cost-effective, key </w:t>
      </w:r>
      <w:r>
        <w:t>applicable/</w:t>
      </w:r>
      <w:r w:rsidR="0005773A">
        <w:t>expected</w:t>
      </w:r>
      <w:r>
        <w:t xml:space="preserve"> aspects of the above standards for easier application in projects is often available upon request from the ITC SPA group.</w:t>
      </w:r>
    </w:p>
    <w:p w:rsidR="00C50365" w:rsidP="00D275E4" w:rsidRDefault="00C50365" w14:paraId="4ED08A17" w14:textId="7669EA04">
      <w:pPr>
        <w:pStyle w:val="Heading2"/>
      </w:pPr>
      <w:bookmarkStart w:name="_Toc78722304" w:id="778"/>
      <w:r>
        <w:t>NZ Specific Standards</w:t>
      </w:r>
      <w:bookmarkEnd w:id="778"/>
    </w:p>
    <w:p w:rsidR="00C50365" w:rsidP="00C50365" w:rsidRDefault="00C50365" w14:paraId="35BFC1E2" w14:textId="77777777">
      <w:pPr>
        <w:pStyle w:val="Heading4"/>
      </w:pPr>
      <w:r>
        <w:t>Accessibility Standards</w:t>
      </w:r>
    </w:p>
    <w:p w:rsidRPr="00C50365" w:rsidR="00C50365" w:rsidP="00C50365" w:rsidRDefault="00C50365" w14:paraId="5843A28C" w14:textId="41032D08">
      <w:pPr>
        <w:pStyle w:val="BodyText"/>
        <w:numPr>
          <w:ilvl w:val="0"/>
          <w:numId w:val="4"/>
        </w:numPr>
      </w:pPr>
      <w:r>
        <w:t>The NZ Government Web Standards (NZGWS)</w:t>
      </w:r>
      <w:r>
        <w:rPr>
          <w:rStyle w:val="FootnoteReference"/>
        </w:rPr>
        <w:footnoteReference w:id="4"/>
      </w:r>
      <w:r>
        <w:t xml:space="preserve"> – to ensure digital services are available to the widest range of citizens, irrespective of their abilities, by meeting at least minimum standards of international Web Accessibility Standards. In addition, to provide trust in the services provided by government agencies, Government, Ministry, Agency, Crown Entity branding specifications must be followed.</w:t>
      </w:r>
    </w:p>
    <w:p w:rsidR="0083339B" w:rsidP="00D275E4" w:rsidRDefault="00CE001F" w14:paraId="38F4E9FF" w14:textId="21D0995A">
      <w:pPr>
        <w:pStyle w:val="Heading2"/>
      </w:pPr>
      <w:bookmarkStart w:name="_Toc78722305" w:id="779"/>
      <w:r>
        <w:t xml:space="preserve">NZ Specific </w:t>
      </w:r>
      <w:r w:rsidR="00405B47">
        <w:t>Frameworks</w:t>
      </w:r>
      <w:bookmarkEnd w:id="779"/>
    </w:p>
    <w:p w:rsidR="0083339B" w:rsidP="0083339B" w:rsidRDefault="00F23D3B" w14:paraId="27566888" w14:textId="7365BC0E">
      <w:pPr>
        <w:pStyle w:val="BodyText"/>
        <w:jc w:val="center"/>
      </w:pPr>
      <w:r>
        <w:rPr>
          <w:noProof/>
        </w:rPr>
        <w:drawing>
          <wp:inline distT="0" distB="0" distL="0" distR="0" wp14:anchorId="62E20E53" wp14:editId="6B7144B5">
            <wp:extent cx="3917950" cy="163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950" cy="1631950"/>
                    </a:xfrm>
                    <a:prstGeom prst="rect">
                      <a:avLst/>
                    </a:prstGeom>
                    <a:noFill/>
                    <a:ln>
                      <a:noFill/>
                    </a:ln>
                  </pic:spPr>
                </pic:pic>
              </a:graphicData>
            </a:graphic>
          </wp:inline>
        </w:drawing>
      </w:r>
    </w:p>
    <w:p w:rsidR="0083339B" w:rsidP="0083339B" w:rsidRDefault="0083339B" w14:paraId="64EE4278" w14:textId="35DCEDD3">
      <w:pPr>
        <w:pStyle w:val="BodyText"/>
      </w:pPr>
      <w:r>
        <w:t xml:space="preserve">In addition to International ISO standards, NZ Government Agencies are </w:t>
      </w:r>
      <w:r w:rsidR="00D55F1E">
        <w:t xml:space="preserve">mandated to adhere to NZ specific </w:t>
      </w:r>
      <w:r w:rsidR="00D275E4">
        <w:t>frameworks</w:t>
      </w:r>
      <w:r w:rsidR="00D90665">
        <w:t>.</w:t>
      </w:r>
    </w:p>
    <w:p w:rsidR="003E5287" w:rsidP="00D56C6D" w:rsidRDefault="003E5287" w14:paraId="0E191C7D" w14:textId="6F5608BE">
      <w:pPr>
        <w:pStyle w:val="Heading4"/>
      </w:pPr>
      <w:r>
        <w:t xml:space="preserve">Information </w:t>
      </w:r>
      <w:r w:rsidR="001B561A">
        <w:t xml:space="preserve">Security </w:t>
      </w:r>
      <w:r>
        <w:t>Guidance</w:t>
      </w:r>
    </w:p>
    <w:p w:rsidR="0059089D" w:rsidP="0059089D" w:rsidRDefault="0059089D" w14:paraId="5948A5E5" w14:textId="79DE13B3">
      <w:pPr>
        <w:pStyle w:val="BodyText"/>
        <w:numPr>
          <w:ilvl w:val="0"/>
          <w:numId w:val="4"/>
        </w:numPr>
      </w:pPr>
      <w:r>
        <w:t>The NZ Government Security Classification – classifies data which in turn determines the minimum controls required to mitigate risks associated to managing the data,</w:t>
      </w:r>
    </w:p>
    <w:p w:rsidR="000C6D36" w:rsidP="000C6D36" w:rsidRDefault="00377BA0" w14:paraId="36D2B0CA" w14:textId="60F8D991">
      <w:pPr>
        <w:pStyle w:val="BodyText"/>
        <w:numPr>
          <w:ilvl w:val="0"/>
          <w:numId w:val="4"/>
        </w:numPr>
      </w:pPr>
      <w:r>
        <w:t>The NZ Government Open Access and Licensing Framework (NZGOAL) is mandatory for the development of new content.</w:t>
      </w:r>
    </w:p>
    <w:p w:rsidR="003E5287" w:rsidP="00D56C6D" w:rsidRDefault="001B561A" w14:paraId="095693C9" w14:textId="432526FF">
      <w:pPr>
        <w:pStyle w:val="Heading4"/>
      </w:pPr>
      <w:r>
        <w:t xml:space="preserve">Procedural and System </w:t>
      </w:r>
      <w:r w:rsidR="003E5287">
        <w:t>Security Guidance</w:t>
      </w:r>
    </w:p>
    <w:p w:rsidR="00863ED5" w:rsidP="000C6D36" w:rsidRDefault="0059089D" w14:paraId="0FACF95A" w14:textId="366EFE35">
      <w:pPr>
        <w:pStyle w:val="BodyText"/>
        <w:numPr>
          <w:ilvl w:val="0"/>
          <w:numId w:val="4"/>
        </w:numPr>
      </w:pPr>
      <w:r>
        <w:t xml:space="preserve">The NZ Protective Security Requirements (PSR) are mandatory and INFOSEC2 enforces the use of the NZ Government Security Classification System and </w:t>
      </w:r>
      <w:r w:rsidR="00E41113">
        <w:t xml:space="preserve">following </w:t>
      </w:r>
      <w:r>
        <w:t xml:space="preserve">NZISM </w:t>
      </w:r>
      <w:r w:rsidR="00E41113">
        <w:t xml:space="preserve">recommendations for </w:t>
      </w:r>
      <w:r>
        <w:t>minimum controls for information.</w:t>
      </w:r>
    </w:p>
    <w:p w:rsidR="000A51ED" w:rsidP="000A51ED" w:rsidRDefault="0096623B" w14:paraId="5478B1D9" w14:textId="779C7F81">
      <w:pPr>
        <w:pStyle w:val="BodyText"/>
        <w:numPr>
          <w:ilvl w:val="0"/>
          <w:numId w:val="4"/>
        </w:numPr>
      </w:pPr>
      <w:r>
        <w:t>The NZ Government NZ Information Security Manual (NZISM) regulates how any information is to be managed by a government ministry, agency, crown-entity system and the personnel who maintain it.</w:t>
      </w:r>
    </w:p>
    <w:p w:rsidR="000D7736" w:rsidP="000D7736" w:rsidRDefault="000D7736" w14:paraId="00DB58C3" w14:textId="77777777">
      <w:pPr>
        <w:pStyle w:val="Heading2"/>
      </w:pPr>
      <w:bookmarkStart w:name="_Toc78722306" w:id="780"/>
      <w:r>
        <w:t>Principles</w:t>
      </w:r>
      <w:bookmarkEnd w:id="780"/>
    </w:p>
    <w:p w:rsidRPr="001F4F00" w:rsidR="000D7736" w:rsidP="000D7736" w:rsidRDefault="000D7736" w14:paraId="79E8E4C3" w14:textId="77777777">
      <w:pPr>
        <w:pStyle w:val="BodyText"/>
        <w:jc w:val="center"/>
      </w:pPr>
      <w:r>
        <w:rPr>
          <w:noProof/>
        </w:rPr>
        <w:drawing>
          <wp:inline distT="0" distB="0" distL="0" distR="0" wp14:anchorId="3A60868F" wp14:editId="2416EB14">
            <wp:extent cx="4581525"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1525" cy="971550"/>
                    </a:xfrm>
                    <a:prstGeom prst="rect">
                      <a:avLst/>
                    </a:prstGeom>
                    <a:noFill/>
                    <a:ln>
                      <a:noFill/>
                    </a:ln>
                  </pic:spPr>
                </pic:pic>
              </a:graphicData>
            </a:graphic>
          </wp:inline>
        </w:drawing>
      </w:r>
    </w:p>
    <w:p w:rsidR="000D7736" w:rsidP="000D7736" w:rsidRDefault="000D7736" w14:paraId="769D0852" w14:textId="1E154496">
      <w:pPr>
        <w:pStyle w:val="BodyText"/>
      </w:pPr>
      <w:r>
        <w:t xml:space="preserve">In addition to regulated objectives </w:t>
      </w:r>
      <w:r w:rsidR="00F800A1">
        <w:t xml:space="preserve">and using international and national standards and guidance to get there, </w:t>
      </w:r>
      <w:r>
        <w:t>government agencies are required by regulation to manage projects to deliver on objectives according to specified sets of Principles:</w:t>
      </w:r>
    </w:p>
    <w:p w:rsidR="000D7736" w:rsidP="000D7736" w:rsidRDefault="000D7736" w14:paraId="0155245C" w14:textId="77777777">
      <w:pPr>
        <w:pStyle w:val="BodyText"/>
        <w:numPr>
          <w:ilvl w:val="0"/>
          <w:numId w:val="4"/>
        </w:numPr>
      </w:pPr>
      <w:r>
        <w:t>The Digital Service Design Standards – specify Principles to be adhered to when delivering public services digitally, over its whole of service lifecycle.</w:t>
      </w:r>
    </w:p>
    <w:p w:rsidR="00E77D53" w:rsidP="00F41898" w:rsidRDefault="00E77D53" w14:paraId="3999230C" w14:textId="7EAE7B42">
      <w:pPr>
        <w:pStyle w:val="Heading2"/>
      </w:pPr>
      <w:bookmarkStart w:name="_Toc78722307" w:id="781"/>
      <w:r>
        <w:t>Ethical</w:t>
      </w:r>
      <w:bookmarkEnd w:id="781"/>
    </w:p>
    <w:p w:rsidR="00E77D53" w:rsidP="00E77D53" w:rsidRDefault="00E77D53" w14:paraId="06BB9EA6" w14:textId="71E4026D">
      <w:pPr>
        <w:pStyle w:val="BodyText"/>
      </w:pPr>
      <w:r>
        <w:t>Although not enforceable by regulation, law, or prior agreement, there are ethical obligations to others.</w:t>
      </w:r>
    </w:p>
    <w:p w:rsidR="0071273E" w:rsidP="00F41898" w:rsidRDefault="008D10AB" w14:paraId="56903AC0" w14:textId="4541600B">
      <w:pPr>
        <w:pStyle w:val="BodyText"/>
      </w:pPr>
      <w:r>
        <w:t xml:space="preserve">Government resources are funded by treasury </w:t>
      </w:r>
      <w:r w:rsidR="000B3B94">
        <w:t xml:space="preserve">collected from </w:t>
      </w:r>
      <w:r w:rsidR="00251722">
        <w:t>tax contributing members of society</w:t>
      </w:r>
      <w:r w:rsidR="0071273E">
        <w:t xml:space="preserve"> prior to projects being completed or even begun. </w:t>
      </w:r>
    </w:p>
    <w:p w:rsidR="0071273E" w:rsidP="00F41898" w:rsidRDefault="0071273E" w14:paraId="780E5558" w14:textId="384F0BD9">
      <w:pPr>
        <w:pStyle w:val="BodyText"/>
      </w:pPr>
      <w:r>
        <w:t>In effect, users do not have market mechanisms (</w:t>
      </w:r>
      <w:r w:rsidR="005F654C">
        <w:t>e.g.</w:t>
      </w:r>
      <w:r>
        <w:t xml:space="preserve">: avoiding the service, switching to a competitor, etc.) at their disposal to indicate </w:t>
      </w:r>
      <w:r w:rsidR="004648F1">
        <w:t xml:space="preserve">their </w:t>
      </w:r>
      <w:r>
        <w:t>valu</w:t>
      </w:r>
      <w:r w:rsidR="004648F1">
        <w:t>ation</w:t>
      </w:r>
      <w:r>
        <w:t xml:space="preserve"> of the services provided.  Nor can they in many cases</w:t>
      </w:r>
      <w:r w:rsidR="00850083">
        <w:t xml:space="preserve"> as </w:t>
      </w:r>
      <w:r>
        <w:t>government</w:t>
      </w:r>
      <w:r w:rsidR="002C614D">
        <w:t xml:space="preserve">s are </w:t>
      </w:r>
      <w:r w:rsidR="006A1EFF">
        <w:t xml:space="preserve">the only legal service provider </w:t>
      </w:r>
      <w:r w:rsidR="002C614D">
        <w:t>in certain service categories.</w:t>
      </w:r>
    </w:p>
    <w:p w:rsidR="00610CA0" w:rsidP="00F41898" w:rsidRDefault="00610CA0" w14:paraId="2F433443" w14:textId="2E8ACD60">
      <w:pPr>
        <w:pStyle w:val="BodyText"/>
      </w:pPr>
      <w:r>
        <w:t xml:space="preserve">In addition, it is the nature of </w:t>
      </w:r>
      <w:r w:rsidR="005C0B4F">
        <w:t xml:space="preserve">current </w:t>
      </w:r>
      <w:r>
        <w:t xml:space="preserve">government funding to prioritise capital expense over operational expense. </w:t>
      </w:r>
      <w:r w:rsidR="006A1EFF">
        <w:t>F</w:t>
      </w:r>
      <w:r>
        <w:t xml:space="preserve">unds will be allocated for initial development </w:t>
      </w:r>
      <w:r w:rsidR="004070B7">
        <w:t xml:space="preserve">to meet </w:t>
      </w:r>
      <w:r w:rsidR="006A1EFF">
        <w:t xml:space="preserve">the </w:t>
      </w:r>
      <w:r w:rsidR="004070B7">
        <w:t>stated objectives</w:t>
      </w:r>
      <w:r w:rsidR="006A1EFF">
        <w:t xml:space="preserve"> of approved business cases</w:t>
      </w:r>
      <w:r w:rsidR="004070B7">
        <w:t xml:space="preserve">, </w:t>
      </w:r>
      <w:r w:rsidR="006A1EFF">
        <w:t xml:space="preserve">and some will be approved for minimal </w:t>
      </w:r>
      <w:r w:rsidR="004070B7">
        <w:t xml:space="preserve">maintenance </w:t>
      </w:r>
      <w:r w:rsidR="006A1EFF">
        <w:t>over the service</w:t>
      </w:r>
      <w:r w:rsidR="006D68C4">
        <w:t>’s</w:t>
      </w:r>
      <w:r w:rsidR="006A1EFF">
        <w:t xml:space="preserve"> lifetime </w:t>
      </w:r>
      <w:r w:rsidR="004070B7">
        <w:t xml:space="preserve">– but little to none allocated for ongoing </w:t>
      </w:r>
      <w:r w:rsidR="006D68C4">
        <w:t xml:space="preserve">meaningful </w:t>
      </w:r>
      <w:r w:rsidR="004070B7">
        <w:t>improvement</w:t>
      </w:r>
      <w:r w:rsidR="006D68C4">
        <w:t xml:space="preserve"> of the service</w:t>
      </w:r>
      <w:r w:rsidR="004070B7">
        <w:t>.</w:t>
      </w:r>
    </w:p>
    <w:p w:rsidR="008D0E4B" w:rsidP="00F41898" w:rsidRDefault="008D0E4B" w14:paraId="733D0F92" w14:textId="1D6F28CE">
      <w:pPr>
        <w:pStyle w:val="BodyText"/>
      </w:pPr>
      <w:r>
        <w:t xml:space="preserve">In addition, it is the nature of current government funding practices that obtaining funds to </w:t>
      </w:r>
      <w:r w:rsidR="005A1B63">
        <w:t>enhance or replace existing services before imminent failure is difficult</w:t>
      </w:r>
      <w:r w:rsidR="00967932">
        <w:t xml:space="preserve"> </w:t>
      </w:r>
      <w:r w:rsidR="00350EFE">
        <w:t xml:space="preserve">-- </w:t>
      </w:r>
      <w:r w:rsidR="005C0B4F">
        <w:t xml:space="preserve">even if the service </w:t>
      </w:r>
      <w:r w:rsidR="00967932">
        <w:t>has become unfit for purpose</w:t>
      </w:r>
      <w:r w:rsidR="00350EFE">
        <w:t xml:space="preserve"> – before its</w:t>
      </w:r>
      <w:r w:rsidR="00535285">
        <w:t xml:space="preserve"> initial capital investment has been devaluated.</w:t>
      </w:r>
    </w:p>
    <w:p w:rsidR="002C614D" w:rsidP="00F41898" w:rsidRDefault="002C614D" w14:paraId="7905FC35" w14:textId="3EE95F23">
      <w:pPr>
        <w:pStyle w:val="BodyText"/>
      </w:pPr>
      <w:r>
        <w:t xml:space="preserve">Therefore, it is morally </w:t>
      </w:r>
      <w:r w:rsidR="00B82C37">
        <w:t xml:space="preserve">correct for </w:t>
      </w:r>
      <w:r w:rsidR="00535285">
        <w:t xml:space="preserve">developers </w:t>
      </w:r>
      <w:r w:rsidR="00D027DD">
        <w:t xml:space="preserve">&amp; deliverers </w:t>
      </w:r>
      <w:r w:rsidR="00B82C37">
        <w:t xml:space="preserve">of government services to </w:t>
      </w:r>
      <w:r w:rsidR="009A64F5">
        <w:t xml:space="preserve">expend </w:t>
      </w:r>
      <w:r w:rsidR="00D027DD">
        <w:t xml:space="preserve">sufficient </w:t>
      </w:r>
      <w:r w:rsidR="009A64F5">
        <w:t xml:space="preserve">effort to </w:t>
      </w:r>
      <w:r w:rsidR="00445FB3">
        <w:t xml:space="preserve">deliver services </w:t>
      </w:r>
      <w:r w:rsidR="00DC5565">
        <w:t xml:space="preserve">with </w:t>
      </w:r>
      <w:r w:rsidR="00804561">
        <w:t xml:space="preserve">appropriate </w:t>
      </w:r>
      <w:r w:rsidR="00445FB3">
        <w:t>qualities</w:t>
      </w:r>
      <w:r w:rsidR="00133DA4">
        <w:rPr>
          <w:rStyle w:val="FootnoteReference"/>
        </w:rPr>
        <w:footnoteReference w:id="5"/>
      </w:r>
      <w:r w:rsidR="00804561">
        <w:t xml:space="preserve"> </w:t>
      </w:r>
      <w:r w:rsidR="00BA5948">
        <w:t xml:space="preserve">-- </w:t>
      </w:r>
      <w:r w:rsidR="009A64F5">
        <w:t xml:space="preserve">by adhering to </w:t>
      </w:r>
      <w:r w:rsidR="00B82C37">
        <w:t>guiding principles, international standards and</w:t>
      </w:r>
      <w:r w:rsidR="009A64F5">
        <w:t xml:space="preserve"> industry best practices</w:t>
      </w:r>
      <w:r w:rsidR="0003391E">
        <w:t xml:space="preserve">. </w:t>
      </w:r>
    </w:p>
    <w:p w:rsidR="0003391E" w:rsidP="00F41898" w:rsidRDefault="0003391E" w14:paraId="6422A817" w14:textId="4FB924F4">
      <w:pPr>
        <w:pStyle w:val="BodyText"/>
      </w:pPr>
      <w:r>
        <w:t xml:space="preserve">Common </w:t>
      </w:r>
      <w:r w:rsidR="00A1311C">
        <w:t xml:space="preserve">traits of maintainable services </w:t>
      </w:r>
      <w:r>
        <w:t>include the following:</w:t>
      </w:r>
    </w:p>
    <w:p w:rsidR="0003391E" w:rsidP="0003391E" w:rsidRDefault="000A6354" w14:paraId="592F9E6D" w14:textId="4419B890">
      <w:pPr>
        <w:pStyle w:val="BodyText"/>
        <w:numPr>
          <w:ilvl w:val="0"/>
          <w:numId w:val="4"/>
        </w:numPr>
      </w:pPr>
      <w:r>
        <w:t xml:space="preserve">Using </w:t>
      </w:r>
      <w:r w:rsidR="0003391E">
        <w:t>automat</w:t>
      </w:r>
      <w:r>
        <w:t xml:space="preserve">ion for </w:t>
      </w:r>
      <w:r w:rsidR="00C452EF">
        <w:t xml:space="preserve">infrastructure and code development, </w:t>
      </w:r>
      <w:r>
        <w:t xml:space="preserve">deployment, QA, and DR, to </w:t>
      </w:r>
      <w:r w:rsidR="008F3077">
        <w:t xml:space="preserve">encodes </w:t>
      </w:r>
      <w:r>
        <w:t xml:space="preserve">critical </w:t>
      </w:r>
      <w:r w:rsidR="008F3077">
        <w:t>knowledge long after key personnel are no longer available</w:t>
      </w:r>
    </w:p>
    <w:p w:rsidR="008F3077" w:rsidP="0003391E" w:rsidRDefault="00067BD3" w14:paraId="5D4EEFCE" w14:textId="0DE8B4AC">
      <w:pPr>
        <w:pStyle w:val="BodyText"/>
        <w:numPr>
          <w:ilvl w:val="0"/>
          <w:numId w:val="4"/>
        </w:numPr>
      </w:pPr>
      <w:r>
        <w:t xml:space="preserve">Are deployed to </w:t>
      </w:r>
      <w:r w:rsidR="008F3077">
        <w:t>environments that are secured, monitored</w:t>
      </w:r>
      <w:r w:rsidR="00E81403">
        <w:t>, cost-effective and modern</w:t>
      </w:r>
    </w:p>
    <w:p w:rsidR="00E81403" w:rsidP="0003391E" w:rsidRDefault="00067BD3" w14:paraId="0C0A101D" w14:textId="53CCBE3C">
      <w:pPr>
        <w:pStyle w:val="BodyText"/>
        <w:numPr>
          <w:ilvl w:val="0"/>
          <w:numId w:val="4"/>
        </w:numPr>
      </w:pPr>
      <w:r>
        <w:t>Use</w:t>
      </w:r>
      <w:r w:rsidR="00E81403">
        <w:t xml:space="preserve"> Analysis, Development and QA practices that do not jeopardise security</w:t>
      </w:r>
      <w:r w:rsidR="002B096C">
        <w:t xml:space="preserve">, while </w:t>
      </w:r>
      <w:r w:rsidR="002957F2">
        <w:t>decreas</w:t>
      </w:r>
      <w:r w:rsidR="002B096C">
        <w:t>ing</w:t>
      </w:r>
      <w:r w:rsidR="002957F2">
        <w:t xml:space="preserve"> reliance on </w:t>
      </w:r>
      <w:r w:rsidR="002B096C">
        <w:t xml:space="preserve">costly </w:t>
      </w:r>
      <w:r w:rsidR="002957F2">
        <w:t xml:space="preserve">manual </w:t>
      </w:r>
      <w:r w:rsidR="002B096C">
        <w:t xml:space="preserve">capabilities </w:t>
      </w:r>
      <w:r w:rsidR="002957F2">
        <w:t xml:space="preserve">and </w:t>
      </w:r>
      <w:r w:rsidR="002B096C">
        <w:t>in-depth documentation.</w:t>
      </w:r>
    </w:p>
    <w:p w:rsidR="0074799B" w:rsidP="00D32FC1" w:rsidRDefault="00067BD3" w14:paraId="30B5FB3F" w14:textId="03D23877">
      <w:pPr>
        <w:pStyle w:val="BodyText"/>
        <w:numPr>
          <w:ilvl w:val="0"/>
          <w:numId w:val="4"/>
        </w:numPr>
      </w:pPr>
      <w:r>
        <w:t>Custom development</w:t>
      </w:r>
      <w:r w:rsidR="00733846">
        <w:t xml:space="preserve"> </w:t>
      </w:r>
      <w:r>
        <w:t xml:space="preserve">is done </w:t>
      </w:r>
      <w:r w:rsidR="00733846">
        <w:t>using Modular design &amp; development practices (</w:t>
      </w:r>
      <w:r w:rsidR="00A92465">
        <w:t xml:space="preserve">Client-Server system architectures, </w:t>
      </w:r>
      <w:r w:rsidR="00733846">
        <w:t>DDD</w:t>
      </w:r>
      <w:r w:rsidR="00A92465">
        <w:t xml:space="preserve"> component architectures</w:t>
      </w:r>
      <w:r w:rsidR="00733846">
        <w:t xml:space="preserve">, </w:t>
      </w:r>
      <w:r w:rsidR="00A92465">
        <w:t>GRASP/</w:t>
      </w:r>
      <w:r w:rsidR="00733846">
        <w:t>SOLID</w:t>
      </w:r>
      <w:r w:rsidR="00A92465">
        <w:t xml:space="preserve"> development practices)</w:t>
      </w:r>
      <w:r w:rsidR="00733846">
        <w:t>.</w:t>
      </w:r>
    </w:p>
    <w:p w:rsidR="00D32FC1" w:rsidP="00D32FC1" w:rsidRDefault="00D32FC1" w14:paraId="0A934C3E" w14:textId="0DA70DD6">
      <w:pPr>
        <w:pStyle w:val="BodyText"/>
        <w:numPr>
          <w:ilvl w:val="0"/>
          <w:numId w:val="4"/>
        </w:numPr>
      </w:pPr>
      <w:r>
        <w:t xml:space="preserve">A </w:t>
      </w:r>
      <w:r w:rsidR="003366CC">
        <w:t>Certificate &amp; Assurance (</w:t>
      </w:r>
      <w:r>
        <w:t>C&amp;A</w:t>
      </w:r>
      <w:r w:rsidR="003366CC">
        <w:t>)</w:t>
      </w:r>
      <w:r>
        <w:t xml:space="preserve"> specialist will </w:t>
      </w:r>
      <w:r w:rsidR="00067BD3">
        <w:t xml:space="preserve">have </w:t>
      </w:r>
      <w:r>
        <w:t>interview</w:t>
      </w:r>
      <w:r w:rsidR="00067BD3">
        <w:t>ed</w:t>
      </w:r>
      <w:r>
        <w:t xml:space="preserve"> key delivery stakeholders, have the system technically investigated, develop an assessment of the service’s probable risks</w:t>
      </w:r>
      <w:r>
        <w:rPr>
          <w:rStyle w:val="FootnoteReference"/>
        </w:rPr>
        <w:footnoteReference w:id="6"/>
      </w:r>
      <w:r>
        <w:t>, prepare a plan</w:t>
      </w:r>
      <w:r>
        <w:rPr>
          <w:rStyle w:val="FootnoteReference"/>
        </w:rPr>
        <w:footnoteReference w:id="7"/>
      </w:r>
      <w:r>
        <w:t xml:space="preserve"> to mitigate them, ensure they are applied, and have any residual risks accepted by the business owner.</w:t>
      </w:r>
    </w:p>
    <w:p w:rsidR="00E54531" w:rsidP="00C738CE" w:rsidRDefault="00E54531" w14:paraId="4849BE9A" w14:textId="77777777">
      <w:pPr>
        <w:pStyle w:val="Heading1"/>
      </w:pPr>
      <w:bookmarkStart w:name="_Toc78722308" w:id="782"/>
      <w:r>
        <w:t>Governance</w:t>
      </w:r>
      <w:bookmarkEnd w:id="782"/>
    </w:p>
    <w:p w:rsidR="00E54531" w:rsidP="00C738CE" w:rsidRDefault="00E54531" w14:paraId="5021F249" w14:textId="24AFB36D">
      <w:pPr>
        <w:pStyle w:val="BodyText"/>
      </w:pPr>
      <w:r>
        <w:t xml:space="preserve">Different governance bodies will oversee the </w:t>
      </w:r>
      <w:r w:rsidR="00C738CE">
        <w:t>completion</w:t>
      </w:r>
      <w:r>
        <w:t xml:space="preserve"> of the obligations</w:t>
      </w:r>
      <w:r w:rsidR="00864859">
        <w:t xml:space="preserve"> and reduction of risk</w:t>
      </w:r>
      <w:r>
        <w:t xml:space="preserve">. </w:t>
      </w:r>
    </w:p>
    <w:p w:rsidR="00776189" w:rsidP="00C738CE" w:rsidRDefault="00776189" w14:paraId="090BB715" w14:textId="54996C30">
      <w:pPr>
        <w:pStyle w:val="Heading2"/>
      </w:pPr>
      <w:bookmarkStart w:name="_Toc78722309" w:id="783"/>
      <w:r>
        <w:t>Design Authority (</w:t>
      </w:r>
      <w:r w:rsidR="006B6142">
        <w:t>M</w:t>
      </w:r>
      <w:r>
        <w:t>DA)</w:t>
      </w:r>
      <w:bookmarkEnd w:id="783"/>
    </w:p>
    <w:p w:rsidR="00776189" w:rsidP="00776189" w:rsidRDefault="006B6142" w14:paraId="5B7D921B" w14:textId="66B6D716">
      <w:pPr>
        <w:pStyle w:val="BodyText"/>
      </w:pPr>
      <w:r>
        <w:t>The M</w:t>
      </w:r>
      <w:r w:rsidR="0077622A">
        <w:t xml:space="preserve">inistry Design Authority </w:t>
      </w:r>
      <w:r w:rsidR="00010657">
        <w:t>ensures that funding of business plans that have a technical element align with overall digital strategies.</w:t>
      </w:r>
      <w:r w:rsidR="00AF353D">
        <w:t xml:space="preserve"> </w:t>
      </w:r>
    </w:p>
    <w:p w:rsidRPr="00776189" w:rsidR="00AF353D" w:rsidP="00AF353D" w:rsidRDefault="00AF353D" w14:paraId="0F66482D" w14:textId="6F433BDA">
      <w:pPr>
        <w:pStyle w:val="Note"/>
      </w:pPr>
      <w:r>
        <w:t>Endorsement from the MDA is a pre-requisite for a Biz Case being approved.</w:t>
      </w:r>
    </w:p>
    <w:p w:rsidR="00AB49EF" w:rsidP="00C738CE" w:rsidRDefault="00AB49EF" w14:paraId="07CBB108" w14:textId="3FCF26AE">
      <w:pPr>
        <w:pStyle w:val="Heading2"/>
      </w:pPr>
      <w:bookmarkStart w:name="_Toc78722310" w:id="784"/>
      <w:r>
        <w:t>Technical Working Group (TWG)</w:t>
      </w:r>
      <w:bookmarkEnd w:id="784"/>
    </w:p>
    <w:p w:rsidR="000F282A" w:rsidP="00C738CE" w:rsidRDefault="00E54531" w14:paraId="0EAD20EE" w14:textId="596CD909">
      <w:pPr>
        <w:pStyle w:val="BodyText"/>
      </w:pPr>
      <w:r>
        <w:t>The TWG oversees the application of design and development standards and principles</w:t>
      </w:r>
      <w:r w:rsidR="00776189">
        <w:t>, and the project’s adherence to what was previously endorsed by the Design Authority (DA).</w:t>
      </w:r>
    </w:p>
    <w:p w:rsidR="00E54531" w:rsidP="00C738CE" w:rsidRDefault="00445139" w14:paraId="4158BA47" w14:textId="2662F52D">
      <w:pPr>
        <w:pStyle w:val="BodyText"/>
      </w:pPr>
      <w:r>
        <w:t xml:space="preserve">The TWG is composed of Information </w:t>
      </w:r>
      <w:r w:rsidR="00DE0471">
        <w:t xml:space="preserve">and </w:t>
      </w:r>
      <w:r>
        <w:t xml:space="preserve">System </w:t>
      </w:r>
      <w:r w:rsidR="006C18CB">
        <w:t>design (ITC) stakeholders</w:t>
      </w:r>
      <w:r w:rsidR="00F5245F">
        <w:t xml:space="preserve"> from the ITC </w:t>
      </w:r>
      <w:r w:rsidR="00776189">
        <w:t>SPA group</w:t>
      </w:r>
      <w:r w:rsidR="006C18CB">
        <w:t>.</w:t>
      </w:r>
    </w:p>
    <w:p w:rsidR="00934C3C" w:rsidP="00934C3C" w:rsidRDefault="00934C3C" w14:paraId="0EA7E064" w14:textId="108BF7E0">
      <w:pPr>
        <w:pStyle w:val="Heading2"/>
      </w:pPr>
      <w:bookmarkStart w:name="_Toc78722311" w:id="785"/>
      <w:r>
        <w:t>Digital and Information Design Group (DIDG)</w:t>
      </w:r>
      <w:bookmarkEnd w:id="785"/>
    </w:p>
    <w:p w:rsidR="00674885" w:rsidP="00934C3C" w:rsidRDefault="00934C3C" w14:paraId="4230CDB9" w14:textId="77777777">
      <w:pPr>
        <w:pStyle w:val="BodyText"/>
      </w:pPr>
      <w:r>
        <w:t xml:space="preserve">The DIDG </w:t>
      </w:r>
      <w:r w:rsidR="00553401">
        <w:t xml:space="preserve">overseas and advices on </w:t>
      </w:r>
    </w:p>
    <w:p w:rsidR="00934C3C" w:rsidP="00674885" w:rsidRDefault="00674885" w14:paraId="64B0FC41" w14:textId="77F1B842">
      <w:pPr>
        <w:pStyle w:val="BodyText"/>
        <w:numPr>
          <w:ilvl w:val="0"/>
          <w:numId w:val="4"/>
        </w:numPr>
      </w:pPr>
      <w:r>
        <w:t xml:space="preserve">By </w:t>
      </w:r>
      <w:r w:rsidR="007A1034">
        <w:t xml:space="preserve">reviewing and </w:t>
      </w:r>
      <w:r>
        <w:t xml:space="preserve">advising </w:t>
      </w:r>
      <w:r w:rsidR="00553401">
        <w:t>the shape</w:t>
      </w:r>
      <w:r>
        <w:t xml:space="preserve"> &amp; attributes names</w:t>
      </w:r>
      <w:r w:rsidR="00553401">
        <w:t xml:space="preserve"> of </w:t>
      </w:r>
      <w:r w:rsidR="00834E72">
        <w:t>message</w:t>
      </w:r>
      <w:r>
        <w:t>s between systems</w:t>
      </w:r>
    </w:p>
    <w:p w:rsidR="007A1034" w:rsidP="00674885" w:rsidRDefault="007A1034" w14:paraId="0F36A5EE" w14:textId="1F39E331">
      <w:pPr>
        <w:pStyle w:val="BodyText"/>
        <w:numPr>
          <w:ilvl w:val="0"/>
          <w:numId w:val="4"/>
        </w:numPr>
      </w:pPr>
      <w:r>
        <w:t xml:space="preserve">By reviewing and advising on the shape &amp; attributes of </w:t>
      </w:r>
      <w:r w:rsidR="00B37CC4">
        <w:t xml:space="preserve">internal </w:t>
      </w:r>
      <w:r>
        <w:t>system data</w:t>
      </w:r>
      <w:r w:rsidR="00B37CC4">
        <w:t xml:space="preserve"> that is intended for sharing with a data warehouse</w:t>
      </w:r>
      <w:r w:rsidR="00713691">
        <w:t xml:space="preserve"> or archives, such that the data aligns where possible with agreed standards.</w:t>
      </w:r>
    </w:p>
    <w:p w:rsidRPr="00934C3C" w:rsidR="00713691" w:rsidP="00AD6D52" w:rsidRDefault="00713691" w14:paraId="0ACD9EFA" w14:textId="0E398B7E">
      <w:pPr>
        <w:pStyle w:val="Note"/>
      </w:pPr>
      <w:r>
        <w:t>Changing the shape of data</w:t>
      </w:r>
      <w:r w:rsidR="008F5F2C">
        <w:t xml:space="preserve"> storage is not possible with third party services, in which case the discussion becomes about the </w:t>
      </w:r>
      <w:r w:rsidR="00AD6D52">
        <w:t xml:space="preserve">shape of the </w:t>
      </w:r>
      <w:r w:rsidR="008F5F2C">
        <w:t>data that is extractable from the system.</w:t>
      </w:r>
    </w:p>
    <w:p w:rsidR="00AB49EF" w:rsidP="00934C3C" w:rsidRDefault="00934C3C" w14:paraId="13D7A6C0" w14:textId="255A015E">
      <w:pPr>
        <w:pStyle w:val="Heading2"/>
      </w:pPr>
      <w:bookmarkStart w:name="_Toc78722312" w:id="786"/>
      <w:r>
        <w:t xml:space="preserve">The </w:t>
      </w:r>
      <w:r w:rsidR="00AB49EF">
        <w:t>Change Advisory Board</w:t>
      </w:r>
      <w:r w:rsidR="00AE5BC3">
        <w:t xml:space="preserve"> (CAB)</w:t>
      </w:r>
      <w:bookmarkEnd w:id="786"/>
    </w:p>
    <w:p w:rsidR="000F3047" w:rsidP="006B70D5" w:rsidRDefault="006B70D5" w14:paraId="0E0C1D2B" w14:textId="77777777">
      <w:pPr>
        <w:pStyle w:val="BodyText"/>
      </w:pPr>
      <w:r>
        <w:t xml:space="preserve">For </w:t>
      </w:r>
      <w:r w:rsidR="001548FD">
        <w:t xml:space="preserve">the </w:t>
      </w:r>
      <w:r>
        <w:t>CAB to advise the CDO that a service is acceptable in a Production Environment it relies on receiving assurances from its members (multiple ITC group managers) that their team</w:t>
      </w:r>
      <w:r w:rsidR="001548FD">
        <w:t>s</w:t>
      </w:r>
      <w:r>
        <w:t xml:space="preserve"> are satisfied with</w:t>
      </w:r>
      <w:r w:rsidR="00AD7794">
        <w:t xml:space="preserve"> </w:t>
      </w:r>
      <w:r w:rsidR="00A07C45">
        <w:t>handling the system in production</w:t>
      </w:r>
      <w:r w:rsidR="000F3047">
        <w:t>.</w:t>
      </w:r>
    </w:p>
    <w:p w:rsidR="006B70D5" w:rsidP="006B70D5" w:rsidRDefault="000F3047" w14:paraId="46200916" w14:textId="477A4D04">
      <w:pPr>
        <w:pStyle w:val="BodyText"/>
      </w:pPr>
      <w:r>
        <w:t xml:space="preserve">This </w:t>
      </w:r>
      <w:r w:rsidR="00E43E2B">
        <w:t>assurance is given</w:t>
      </w:r>
      <w:r w:rsidR="00A07C45">
        <w:t xml:space="preserve"> after </w:t>
      </w:r>
      <w:r w:rsidR="00E43E2B">
        <w:t xml:space="preserve">the various parties have </w:t>
      </w:r>
      <w:r w:rsidR="00A07C45">
        <w:t>verif</w:t>
      </w:r>
      <w:r w:rsidR="00E43E2B">
        <w:t>ied</w:t>
      </w:r>
      <w:r w:rsidR="001548FD">
        <w:t>:</w:t>
      </w:r>
      <w:r w:rsidR="006B70D5">
        <w:t xml:space="preserve"> </w:t>
      </w:r>
    </w:p>
    <w:p w:rsidR="006B70D5" w:rsidP="006B70D5" w:rsidRDefault="006B70D5" w14:paraId="56096F2D" w14:textId="3380045D">
      <w:pPr>
        <w:pStyle w:val="BodyText"/>
        <w:numPr>
          <w:ilvl w:val="0"/>
          <w:numId w:val="4"/>
        </w:numPr>
      </w:pPr>
      <w:r>
        <w:t xml:space="preserve">the accessibility, quality, correctness and completeness of the documentation deliverables issued with the service </w:t>
      </w:r>
      <w:r w:rsidR="00D542C4">
        <w:t xml:space="preserve">enable the service to be </w:t>
      </w:r>
      <w:r>
        <w:t>Monitor</w:t>
      </w:r>
      <w:r w:rsidR="00D542C4">
        <w:t>ed</w:t>
      </w:r>
      <w:r>
        <w:t>, Maintain</w:t>
      </w:r>
      <w:r w:rsidR="00D542C4">
        <w:t>ed</w:t>
      </w:r>
      <w:r>
        <w:t>, Enhance</w:t>
      </w:r>
      <w:r w:rsidR="00D542C4">
        <w:t>d</w:t>
      </w:r>
      <w:r>
        <w:t xml:space="preserve"> and Support</w:t>
      </w:r>
      <w:r w:rsidR="00D542C4">
        <w:t>ed</w:t>
      </w:r>
      <w:r>
        <w:t xml:space="preserve"> </w:t>
      </w:r>
      <w:r w:rsidR="00D542C4">
        <w:t>without recourse to the original delivery stakeholders</w:t>
      </w:r>
    </w:p>
    <w:p w:rsidR="006B70D5" w:rsidP="00C738CE" w:rsidRDefault="006B70D5" w14:paraId="7033BCA7" w14:textId="3E5245BB">
      <w:pPr>
        <w:pStyle w:val="BodyText"/>
        <w:numPr>
          <w:ilvl w:val="0"/>
          <w:numId w:val="4"/>
        </w:numPr>
      </w:pPr>
      <w:r>
        <w:t xml:space="preserve">the service itself is secure, operable, supportable, maintainable, </w:t>
      </w:r>
      <w:r w:rsidR="00420AD0">
        <w:t>while</w:t>
      </w:r>
      <w:r>
        <w:t xml:space="preserve"> </w:t>
      </w:r>
      <w:commentRangeStart w:id="787"/>
      <w:commentRangeStart w:id="788"/>
      <w:r>
        <w:t>meet</w:t>
      </w:r>
      <w:r w:rsidR="00420AD0">
        <w:t>ing</w:t>
      </w:r>
      <w:r>
        <w:t xml:space="preserve"> its security</w:t>
      </w:r>
      <w:commentRangeEnd w:id="787"/>
      <w:r>
        <w:rPr>
          <w:rStyle w:val="CommentReference"/>
        </w:rPr>
        <w:commentReference w:id="787"/>
      </w:r>
      <w:commentRangeEnd w:id="788"/>
      <w:r w:rsidR="00DE0471">
        <w:rPr>
          <w:rStyle w:val="CommentReference"/>
          <w:rFonts w:cs="Times New Roman"/>
          <w:color w:val="808080" w:themeColor="background1" w:themeShade="80"/>
        </w:rPr>
        <w:commentReference w:id="788"/>
      </w:r>
      <w:r>
        <w:t>, privacy, accessibility, usability, branding, discoverability obligations.</w:t>
      </w:r>
    </w:p>
    <w:p w:rsidRPr="00BB06D1" w:rsidR="00BB06D1" w:rsidP="00BB06D1" w:rsidRDefault="00BB06D1" w14:paraId="73738075" w14:textId="592C2C2F">
      <w:pPr>
        <w:pStyle w:val="BodyText"/>
      </w:pPr>
    </w:p>
    <w:p w:rsidR="00F35E32" w:rsidP="00C738CE" w:rsidRDefault="00F35E32" w14:paraId="703F976A" w14:textId="345C9936">
      <w:pPr>
        <w:pStyle w:val="Heading3"/>
      </w:pPr>
      <w:bookmarkStart w:name="_Toc78722313" w:id="789"/>
      <w:r>
        <w:t>Process</w:t>
      </w:r>
      <w:bookmarkEnd w:id="789"/>
    </w:p>
    <w:p w:rsidR="00C10EE8" w:rsidP="00C10EE8" w:rsidRDefault="00C10EE8" w14:paraId="239B6BBD" w14:textId="77777777">
      <w:pPr>
        <w:pStyle w:val="BodyText"/>
      </w:pPr>
      <w:r>
        <w:t>Large organisations have different departments to provide qualified input to the CAB’s summarised recommendation and endorsement to the CDO’s decision as to whether to provide a service the Authority to Operate.</w:t>
      </w:r>
    </w:p>
    <w:p w:rsidR="00C10EE8" w:rsidP="00C10EE8" w:rsidRDefault="00C10EE8" w14:paraId="1FFD6471" w14:textId="62F80E1B">
      <w:pPr>
        <w:pStyle w:val="BodyText"/>
      </w:pPr>
      <w:r>
        <w:t>When a Project Manager believes that all the CABs stakeholders have received their expected deliverables, he requests the project architect to align a meeting with the Change Authority Board (CAB).</w:t>
      </w:r>
    </w:p>
    <w:p w:rsidRPr="00F35E32" w:rsidR="00F35E32" w:rsidP="00F35E32" w:rsidRDefault="00BC4017" w14:paraId="2CE716A9" w14:textId="4FE3AB64">
      <w:pPr>
        <w:pStyle w:val="BodyText"/>
      </w:pPr>
      <w:r>
        <w:t xml:space="preserve">Upon successful acceptance by the CAB, a </w:t>
      </w:r>
      <w:r w:rsidR="00F35E32">
        <w:t xml:space="preserve">Memo </w:t>
      </w:r>
      <w:r>
        <w:t xml:space="preserve">is </w:t>
      </w:r>
      <w:r w:rsidR="00F35E32">
        <w:t>issued confirm</w:t>
      </w:r>
      <w:r>
        <w:t>ing</w:t>
      </w:r>
      <w:r w:rsidR="00F35E32">
        <w:t xml:space="preserve"> by email to the project manager that production environment RFCs can be raised.</w:t>
      </w:r>
    </w:p>
    <w:p w:rsidR="00BA7315" w:rsidP="00C738CE" w:rsidRDefault="007F56BF" w14:paraId="79696F0C" w14:textId="34A670BB">
      <w:pPr>
        <w:pStyle w:val="Heading3"/>
      </w:pPr>
      <w:bookmarkStart w:name="_Toc78722314" w:id="790"/>
      <w:r>
        <w:t xml:space="preserve">CAB Members </w:t>
      </w:r>
      <w:r w:rsidR="00524DA0">
        <w:t>–</w:t>
      </w:r>
      <w:r>
        <w:t xml:space="preserve"> </w:t>
      </w:r>
      <w:r w:rsidR="00524DA0">
        <w:t xml:space="preserve">Governance &amp; </w:t>
      </w:r>
      <w:r>
        <w:t>f</w:t>
      </w:r>
      <w:r w:rsidR="006A3974">
        <w:t xml:space="preserve">ull Lifecycle </w:t>
      </w:r>
      <w:r w:rsidR="00C10444">
        <w:t>Stakeholder</w:t>
      </w:r>
      <w:r w:rsidR="006A3974">
        <w:t>s</w:t>
      </w:r>
      <w:bookmarkEnd w:id="790"/>
    </w:p>
    <w:p w:rsidRPr="00114964" w:rsidR="00114964" w:rsidP="00C738CE" w:rsidRDefault="005917C1" w14:paraId="2C805092" w14:textId="1A2EF1BF">
      <w:pPr>
        <w:pStyle w:val="BodyText"/>
        <w:jc w:val="center"/>
      </w:pPr>
      <w:r>
        <w:rPr>
          <w:noProof/>
        </w:rPr>
        <w:drawing>
          <wp:inline distT="0" distB="0" distL="0" distR="0" wp14:anchorId="5AC7D81B" wp14:editId="5C67EE54">
            <wp:extent cx="36766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6650" cy="2952750"/>
                    </a:xfrm>
                    <a:prstGeom prst="rect">
                      <a:avLst/>
                    </a:prstGeom>
                    <a:noFill/>
                    <a:ln>
                      <a:noFill/>
                    </a:ln>
                  </pic:spPr>
                </pic:pic>
              </a:graphicData>
            </a:graphic>
          </wp:inline>
        </w:drawing>
      </w:r>
    </w:p>
    <w:p w:rsidR="00000020" w:rsidP="00000020" w:rsidRDefault="00524DA0" w14:paraId="697D0F04" w14:textId="375225CE">
      <w:pPr>
        <w:pStyle w:val="Heading4"/>
      </w:pPr>
      <w:r>
        <w:t>Design Services</w:t>
      </w:r>
    </w:p>
    <w:p w:rsidR="00000020" w:rsidP="00000020" w:rsidRDefault="00E51198" w14:paraId="658121F5" w14:textId="461A4BDA">
      <w:pPr>
        <w:pStyle w:val="BodyText"/>
      </w:pPr>
      <w:r>
        <w:t xml:space="preserve">The </w:t>
      </w:r>
      <w:r w:rsidR="00000020">
        <w:t xml:space="preserve">Design Services </w:t>
      </w:r>
      <w:r>
        <w:t xml:space="preserve">provided project architect </w:t>
      </w:r>
      <w:r w:rsidR="00000020">
        <w:t>report</w:t>
      </w:r>
      <w:r>
        <w:t>s</w:t>
      </w:r>
      <w:r w:rsidR="00000020">
        <w:t xml:space="preserve"> to CAB that the </w:t>
      </w:r>
      <w:r>
        <w:t>solution’s design meets enterprise obligations.</w:t>
      </w:r>
      <w:r w:rsidR="00A73CE6">
        <w:t xml:space="preserve"> Namely:</w:t>
      </w:r>
    </w:p>
    <w:p w:rsidR="00A73CE6" w:rsidP="00C738CE" w:rsidRDefault="00A73CE6" w14:paraId="37C543A8" w14:textId="77777777">
      <w:pPr>
        <w:pStyle w:val="BodyText"/>
        <w:numPr>
          <w:ilvl w:val="0"/>
          <w:numId w:val="4"/>
        </w:numPr>
        <w:rPr>
          <w:lang w:val="en-US"/>
        </w:rPr>
      </w:pPr>
      <w:r>
        <w:rPr>
          <w:lang w:val="en-US"/>
        </w:rPr>
        <w:t xml:space="preserve">The project’s </w:t>
      </w:r>
      <w:r w:rsidR="0003519A">
        <w:rPr>
          <w:lang w:val="en-US"/>
        </w:rPr>
        <w:t>Architect</w:t>
      </w:r>
      <w:r>
        <w:rPr>
          <w:lang w:val="en-US"/>
        </w:rPr>
        <w:t>(s)</w:t>
      </w:r>
      <w:r w:rsidR="0003519A">
        <w:rPr>
          <w:lang w:val="en-US"/>
        </w:rPr>
        <w:t xml:space="preserve"> </w:t>
      </w:r>
      <w:r w:rsidR="00657E83">
        <w:rPr>
          <w:lang w:val="en-US"/>
        </w:rPr>
        <w:t xml:space="preserve">develop an architecture that meets </w:t>
      </w:r>
      <w:r w:rsidR="00E54BCE">
        <w:rPr>
          <w:lang w:val="en-US"/>
        </w:rPr>
        <w:t xml:space="preserve">the multiple stakeholders needs and document them in a </w:t>
      </w:r>
      <w:r w:rsidR="00657E83">
        <w:rPr>
          <w:lang w:val="en-US"/>
        </w:rPr>
        <w:t>Solution Architecture Description (SAD)</w:t>
      </w:r>
      <w:r w:rsidR="007D7271">
        <w:rPr>
          <w:lang w:val="en-US"/>
        </w:rPr>
        <w:t>.</w:t>
      </w:r>
    </w:p>
    <w:p w:rsidR="0046623D" w:rsidP="00FC3721" w:rsidRDefault="007D7271" w14:paraId="755D327F" w14:textId="7C53E691">
      <w:pPr>
        <w:pStyle w:val="BodyText"/>
        <w:numPr>
          <w:ilvl w:val="0"/>
          <w:numId w:val="4"/>
        </w:numPr>
        <w:rPr>
          <w:lang w:val="en-US"/>
        </w:rPr>
      </w:pPr>
      <w:r w:rsidRPr="00A73CE6">
        <w:rPr>
          <w:lang w:val="en-US"/>
        </w:rPr>
        <w:t xml:space="preserve">A Summary of the Solution Architecture Description, covering the project’s architecturally significant </w:t>
      </w:r>
      <w:r w:rsidRPr="00A73CE6" w:rsidR="00556E44">
        <w:rPr>
          <w:lang w:val="en-US"/>
        </w:rPr>
        <w:t xml:space="preserve">points is </w:t>
      </w:r>
      <w:r w:rsidRPr="00A73CE6" w:rsidR="00E54BCE">
        <w:rPr>
          <w:lang w:val="en-US"/>
        </w:rPr>
        <w:t xml:space="preserve">presented </w:t>
      </w:r>
      <w:r w:rsidRPr="00A73CE6" w:rsidR="00657E83">
        <w:rPr>
          <w:lang w:val="en-US"/>
        </w:rPr>
        <w:t>to the Techn</w:t>
      </w:r>
      <w:r w:rsidRPr="00A73CE6" w:rsidR="00E54BCE">
        <w:rPr>
          <w:lang w:val="en-US"/>
        </w:rPr>
        <w:t>ic</w:t>
      </w:r>
      <w:r w:rsidRPr="00A73CE6" w:rsidR="00657E83">
        <w:rPr>
          <w:lang w:val="en-US"/>
        </w:rPr>
        <w:t>al Working Group (</w:t>
      </w:r>
      <w:r w:rsidRPr="00A73CE6" w:rsidR="00C557C3">
        <w:rPr>
          <w:lang w:val="en-US"/>
        </w:rPr>
        <w:t>TWG</w:t>
      </w:r>
      <w:r w:rsidRPr="00A73CE6" w:rsidR="00657E83">
        <w:rPr>
          <w:lang w:val="en-US"/>
        </w:rPr>
        <w:t>).</w:t>
      </w:r>
    </w:p>
    <w:p w:rsidRPr="00FC3721" w:rsidR="00570398" w:rsidP="00FC3721" w:rsidRDefault="000850F0" w14:paraId="39C1547E" w14:textId="6F9ECA98">
      <w:pPr>
        <w:pStyle w:val="BodyText"/>
        <w:numPr>
          <w:ilvl w:val="0"/>
          <w:numId w:val="4"/>
        </w:numPr>
        <w:rPr>
          <w:lang w:val="en-US"/>
        </w:rPr>
      </w:pPr>
      <w:r>
        <w:rPr>
          <w:lang w:val="en-US"/>
        </w:rPr>
        <w:t xml:space="preserve">Endorsement of the </w:t>
      </w:r>
      <w:r w:rsidR="004E0164">
        <w:rPr>
          <w:lang w:val="en-US"/>
        </w:rPr>
        <w:t>design of the Stored d</w:t>
      </w:r>
      <w:r w:rsidR="00F7555A">
        <w:rPr>
          <w:lang w:val="en-US"/>
        </w:rPr>
        <w:t>ata</w:t>
      </w:r>
      <w:r w:rsidR="004E0164">
        <w:rPr>
          <w:lang w:val="en-US"/>
        </w:rPr>
        <w:t xml:space="preserve"> and Messages from the </w:t>
      </w:r>
      <w:r w:rsidR="00F55AB8">
        <w:rPr>
          <w:lang w:val="en-US"/>
        </w:rPr>
        <w:t>Data and Information Group (</w:t>
      </w:r>
      <w:r w:rsidR="004E0164">
        <w:rPr>
          <w:lang w:val="en-US"/>
        </w:rPr>
        <w:t>DI</w:t>
      </w:r>
      <w:r w:rsidR="00F55AB8">
        <w:rPr>
          <w:lang w:val="en-US"/>
        </w:rPr>
        <w:t>DG).</w:t>
      </w:r>
    </w:p>
    <w:p w:rsidR="00524DA0" w:rsidP="00C738CE" w:rsidRDefault="00F55AB8" w14:paraId="10752061" w14:textId="136788B3">
      <w:pPr>
        <w:pStyle w:val="BodyText"/>
        <w:rPr>
          <w:lang w:val="en-US"/>
        </w:rPr>
      </w:pPr>
      <w:r>
        <w:rPr>
          <w:lang w:val="en-US"/>
        </w:rPr>
        <w:t>The Design Services</w:t>
      </w:r>
      <w:r w:rsidR="00C557C3">
        <w:rPr>
          <w:lang w:val="en-US"/>
        </w:rPr>
        <w:t xml:space="preserve"> will report to CAB that they have reviewed the services’ technical system</w:t>
      </w:r>
      <w:r w:rsidR="00BF3709">
        <w:rPr>
          <w:lang w:val="en-US"/>
        </w:rPr>
        <w:t>s deliverables and</w:t>
      </w:r>
      <w:r w:rsidR="00C557C3">
        <w:rPr>
          <w:lang w:val="en-US"/>
        </w:rPr>
        <w:t xml:space="preserve"> design and concur that </w:t>
      </w:r>
      <w:r w:rsidR="00BF3709">
        <w:rPr>
          <w:lang w:val="en-US"/>
        </w:rPr>
        <w:t xml:space="preserve">they </w:t>
      </w:r>
      <w:r w:rsidR="00C557C3">
        <w:rPr>
          <w:lang w:val="en-US"/>
        </w:rPr>
        <w:t xml:space="preserve">received endorsement due to following </w:t>
      </w:r>
      <w:r w:rsidR="00D81D06">
        <w:rPr>
          <w:lang w:val="en-US"/>
        </w:rPr>
        <w:t xml:space="preserve">international design and development standards, trade best practices, and both sector and </w:t>
      </w:r>
      <w:proofErr w:type="spellStart"/>
      <w:r w:rsidR="00D81D06">
        <w:rPr>
          <w:lang w:val="en-US"/>
        </w:rPr>
        <w:t>organisation</w:t>
      </w:r>
      <w:proofErr w:type="spellEnd"/>
      <w:r w:rsidR="00D81D06">
        <w:rPr>
          <w:lang w:val="en-US"/>
        </w:rPr>
        <w:t xml:space="preserve"> design principles.</w:t>
      </w:r>
    </w:p>
    <w:p w:rsidRPr="00D81D06" w:rsidR="00D81D06" w:rsidP="00C738CE" w:rsidRDefault="00446F9C" w14:paraId="06C56017" w14:textId="5EAC5417">
      <w:pPr>
        <w:pStyle w:val="BodyText"/>
        <w:rPr>
          <w:lang w:val="en-US"/>
        </w:rPr>
      </w:pPr>
      <w:r>
        <w:rPr>
          <w:lang w:val="en-US"/>
        </w:rPr>
        <w:t>The project architect is also called on to endorse that the system’s implementation aligns with the endorsed design.</w:t>
      </w:r>
    </w:p>
    <w:p w:rsidR="00BA7315" w:rsidP="00C738CE" w:rsidRDefault="00BA7315" w14:paraId="1A862B84" w14:textId="01EC319A">
      <w:pPr>
        <w:pStyle w:val="Heading4"/>
      </w:pPr>
      <w:r>
        <w:t>Operations and Infrastructure Services</w:t>
      </w:r>
    </w:p>
    <w:p w:rsidRPr="00B1138A" w:rsidR="00B1138A" w:rsidP="00C738CE" w:rsidRDefault="005C29C4" w14:paraId="512194A2" w14:textId="05306A3C">
      <w:pPr>
        <w:jc w:val="center"/>
        <w:rPr>
          <w:lang w:val="en-US"/>
        </w:rPr>
      </w:pPr>
      <w:r>
        <w:rPr>
          <w:noProof/>
          <w:lang w:val="en-US"/>
        </w:rPr>
        <w:drawing>
          <wp:inline distT="0" distB="0" distL="0" distR="0" wp14:anchorId="70F1C374" wp14:editId="7E1BA25B">
            <wp:extent cx="3533775" cy="96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3775" cy="962025"/>
                    </a:xfrm>
                    <a:prstGeom prst="rect">
                      <a:avLst/>
                    </a:prstGeom>
                    <a:noFill/>
                    <a:ln>
                      <a:noFill/>
                    </a:ln>
                  </pic:spPr>
                </pic:pic>
              </a:graphicData>
            </a:graphic>
          </wp:inline>
        </w:drawing>
      </w:r>
    </w:p>
    <w:p w:rsidR="00BA7315" w:rsidP="00C738CE" w:rsidRDefault="00BA7315" w14:paraId="28403422" w14:textId="77777777">
      <w:pPr>
        <w:pStyle w:val="BodyText"/>
      </w:pPr>
      <w:r>
        <w:t>Operations &amp; Infrastructure Services (OIA) will report to CAB that have been provided the automation – or failing that, documentation – for the project to be deployed and managed by the organisation’s OIA specialists for its whole service lifetime (measured in years) without requiring assistance or communication with the original development team.</w:t>
      </w:r>
    </w:p>
    <w:p w:rsidRPr="00DF006F" w:rsidR="00BA7315" w:rsidP="00C738CE" w:rsidRDefault="00BA7315" w14:paraId="421CB346" w14:textId="27B8AD1A">
      <w:pPr>
        <w:pStyle w:val="BodyText"/>
      </w:pPr>
      <w:r>
        <w:t xml:space="preserve">OIA will report whether they have received a System Support Plan (SSP) (or equivalent electronic project wiki based deliverable) deliverable from the project team that describes how to run the automation, or failing that manually perform the </w:t>
      </w:r>
      <w:r w:rsidR="00585CA4">
        <w:t xml:space="preserve">infrastructure provisioning, system </w:t>
      </w:r>
      <w:r>
        <w:t xml:space="preserve">deployment, </w:t>
      </w:r>
      <w:r w:rsidR="00585CA4">
        <w:t xml:space="preserve">system </w:t>
      </w:r>
      <w:r>
        <w:t>configuration.</w:t>
      </w:r>
    </w:p>
    <w:p w:rsidR="00B74CE8" w:rsidP="00C738CE" w:rsidRDefault="00B74CE8" w14:paraId="01B98E71" w14:textId="12E7A13A">
      <w:pPr>
        <w:pStyle w:val="Heading5"/>
        <w:rPr>
          <w:rFonts w:hint="eastAsia"/>
        </w:rPr>
      </w:pPr>
      <w:r>
        <w:t>Deployment Services</w:t>
      </w:r>
    </w:p>
    <w:p w:rsidRPr="00CF21EC" w:rsidR="00CF21EC" w:rsidP="00C738CE" w:rsidRDefault="00240B7A" w14:paraId="5B20F4F3" w14:textId="30AC0A1D">
      <w:pPr>
        <w:pStyle w:val="BodyText"/>
      </w:pPr>
      <w:r>
        <w:t>If the service is not a SaaS, but a PaaS</w:t>
      </w:r>
      <w:r w:rsidR="0060032E">
        <w:t>, IaaS or VM based system, d</w:t>
      </w:r>
      <w:r w:rsidR="00CF21EC">
        <w:t xml:space="preserve">eploying the service to real or virtual local or cloud infrastructure or platforms will </w:t>
      </w:r>
      <w:r>
        <w:t xml:space="preserve">be the responsibility of a deployment automation specialist provided by </w:t>
      </w:r>
      <w:r w:rsidR="0060032E">
        <w:t>OIS</w:t>
      </w:r>
      <w:r>
        <w:t>.</w:t>
      </w:r>
    </w:p>
    <w:p w:rsidR="00ED5CBD" w:rsidP="00C738CE" w:rsidRDefault="00ED5CBD" w14:paraId="3293CC41" w14:textId="34C37D97">
      <w:pPr>
        <w:pStyle w:val="BodyText"/>
      </w:pPr>
      <w:r>
        <w:t xml:space="preserve">Their requirements for accepting to do so are outlined in their departments DevOps Guidelines document, with the following being key </w:t>
      </w:r>
      <w:r w:rsidR="00ED53EB">
        <w:t>objectives to lowering long term risk</w:t>
      </w:r>
      <w:r>
        <w:t>:</w:t>
      </w:r>
    </w:p>
    <w:p w:rsidR="00ED5CBD" w:rsidP="00C738CE" w:rsidRDefault="00ED5CBD" w14:paraId="549238BE" w14:textId="77777777">
      <w:pPr>
        <w:pStyle w:val="BodyText"/>
        <w:numPr>
          <w:ilvl w:val="0"/>
          <w:numId w:val="4"/>
        </w:numPr>
      </w:pPr>
      <w:r>
        <w:t>The delivery of a cloud hosted Continuous Build &amp; Deployment (CB/CD) Pipeline that encode the idempotent deployment process to both NON-PROD-DATA (BT, DT, ST, UT, IT, etc.) and PROD-DATA (PROD) environments, whether they are new or already existing.</w:t>
      </w:r>
    </w:p>
    <w:p w:rsidR="00B74CE8" w:rsidP="00C738CE" w:rsidRDefault="00ED5CBD" w14:paraId="2DB35B79" w14:textId="4260C9BD">
      <w:pPr>
        <w:pStyle w:val="ListParagraph"/>
        <w:numPr>
          <w:ilvl w:val="0"/>
          <w:numId w:val="4"/>
        </w:numPr>
      </w:pPr>
      <w:r>
        <w:t>the hand-over of a cloud-hosted Application Lifecycle Management (ALM) Service that triggers the above CD pipeline.</w:t>
      </w:r>
    </w:p>
    <w:p w:rsidR="00ED5CBD" w:rsidP="00C738CE" w:rsidRDefault="00ED5CBD" w14:paraId="5218FDD9" w14:textId="547440A9">
      <w:pPr>
        <w:pStyle w:val="BodyText"/>
        <w:numPr>
          <w:ilvl w:val="0"/>
          <w:numId w:val="4"/>
        </w:numPr>
      </w:pPr>
      <w:r>
        <w:t xml:space="preserve">access by </w:t>
      </w:r>
      <w:r w:rsidR="00D93811">
        <w:t>the whole OIA team</w:t>
      </w:r>
      <w:r>
        <w:t xml:space="preserve"> to the Production Wiki within the ALM, where developers have written instructions on how to run and maintain the deployment pipeline</w:t>
      </w:r>
      <w:r w:rsidR="00D93811">
        <w:t>,</w:t>
      </w:r>
    </w:p>
    <w:p w:rsidRPr="00ED5CBD" w:rsidR="00ED5CBD" w:rsidP="00C738CE" w:rsidRDefault="00D93811" w14:paraId="2873C617" w14:textId="1A57C273">
      <w:pPr>
        <w:pStyle w:val="BodyText"/>
        <w:numPr>
          <w:ilvl w:val="0"/>
          <w:numId w:val="4"/>
        </w:numPr>
      </w:pPr>
      <w:r>
        <w:t>Any necessary deployment instructions are to be developed using Deployment as Code (</w:t>
      </w:r>
      <w:proofErr w:type="spellStart"/>
      <w:r>
        <w:t>DaC</w:t>
      </w:r>
      <w:proofErr w:type="spellEnd"/>
      <w:r>
        <w:t>) instructions to encode steps in a predictable, automated, repeatable manner, reusable long after current personnel have moved on,</w:t>
      </w:r>
    </w:p>
    <w:p w:rsidR="00BA7315" w:rsidP="00C738CE" w:rsidRDefault="00BA7315" w14:paraId="621663BD" w14:textId="56B891AD">
      <w:pPr>
        <w:pStyle w:val="Heading5"/>
        <w:rPr>
          <w:rFonts w:hint="eastAsia"/>
        </w:rPr>
      </w:pPr>
      <w:r>
        <w:t>Infrastructure</w:t>
      </w:r>
      <w:r w:rsidR="00B74CE8">
        <w:t xml:space="preserve"> Services</w:t>
      </w:r>
    </w:p>
    <w:p w:rsidR="0078758C" w:rsidP="00C738CE" w:rsidRDefault="00BA7315" w14:paraId="6F88E812" w14:textId="29E01B21">
      <w:pPr>
        <w:pStyle w:val="BodyText"/>
      </w:pPr>
      <w:r>
        <w:t>The devices on which the service will be deployed will be the responsibility of the Infrastructure Specialists to manage and keep running</w:t>
      </w:r>
      <w:r w:rsidR="0078758C">
        <w:t>.</w:t>
      </w:r>
    </w:p>
    <w:p w:rsidR="00ED53EB" w:rsidP="00C738CE" w:rsidRDefault="00ED53EB" w14:paraId="22FBF2AB" w14:textId="77777777">
      <w:pPr>
        <w:pStyle w:val="BodyText"/>
      </w:pPr>
      <w:r>
        <w:t>Their requirements for accepting to do so are outlined in their departments DevOps Guidelines document, with the following being key objectives to lowering long term risk:</w:t>
      </w:r>
    </w:p>
    <w:p w:rsidR="0078758C" w:rsidP="00C738CE" w:rsidRDefault="0078758C" w14:paraId="5477E9BC" w14:textId="43328221">
      <w:pPr>
        <w:pStyle w:val="BodyText"/>
        <w:numPr>
          <w:ilvl w:val="0"/>
          <w:numId w:val="4"/>
        </w:numPr>
      </w:pPr>
      <w:r>
        <w:t>If the system is</w:t>
      </w:r>
      <w:r w:rsidR="006427DC">
        <w:t xml:space="preserve">n’t a SaaS, but a PaaS, IaaS or VM based </w:t>
      </w:r>
      <w:r>
        <w:t>system</w:t>
      </w:r>
      <w:r w:rsidR="006427DC">
        <w:t xml:space="preserve">, it </w:t>
      </w:r>
      <w:r>
        <w:t xml:space="preserve">is </w:t>
      </w:r>
      <w:r w:rsidR="006427DC">
        <w:t xml:space="preserve">to be </w:t>
      </w:r>
      <w:r>
        <w:t>deployed to organisation-approved cloud infrastructure, unless agreed to otherwise by themselves, the project’s architect &amp; Technical Working Group (TWG).</w:t>
      </w:r>
    </w:p>
    <w:p w:rsidR="00BA7315" w:rsidP="00C738CE" w:rsidRDefault="006225DA" w14:paraId="565DDAEC" w14:textId="43F48B3C">
      <w:pPr>
        <w:pStyle w:val="BodyText"/>
        <w:numPr>
          <w:ilvl w:val="0"/>
          <w:numId w:val="4"/>
        </w:numPr>
      </w:pPr>
      <w:r>
        <w:t xml:space="preserve">Any necessary </w:t>
      </w:r>
      <w:r w:rsidR="006427DC">
        <w:t xml:space="preserve">infrastructure or platform are to be developed </w:t>
      </w:r>
      <w:r>
        <w:t>using</w:t>
      </w:r>
      <w:r w:rsidR="006427DC">
        <w:t xml:space="preserve"> Infrastructure as Code (</w:t>
      </w:r>
      <w:proofErr w:type="spellStart"/>
      <w:r w:rsidR="006427DC">
        <w:t>IaC</w:t>
      </w:r>
      <w:proofErr w:type="spellEnd"/>
      <w:r w:rsidR="006427DC">
        <w:t>)</w:t>
      </w:r>
      <w:r w:rsidR="00993C98">
        <w:t xml:space="preserve"> </w:t>
      </w:r>
      <w:r>
        <w:t xml:space="preserve">instructions </w:t>
      </w:r>
      <w:r w:rsidR="00993C98">
        <w:t xml:space="preserve">to encode </w:t>
      </w:r>
      <w:r w:rsidR="00D93811">
        <w:t>steps</w:t>
      </w:r>
      <w:r w:rsidR="00993C98">
        <w:t xml:space="preserve"> </w:t>
      </w:r>
      <w:r w:rsidR="00371BB3">
        <w:t xml:space="preserve">in a predictable, </w:t>
      </w:r>
      <w:r w:rsidR="00D93811">
        <w:t xml:space="preserve">automated, </w:t>
      </w:r>
      <w:r w:rsidR="00371BB3">
        <w:t>repeatable manner, reusable long after current personnel</w:t>
      </w:r>
      <w:r>
        <w:t xml:space="preserve"> </w:t>
      </w:r>
      <w:r w:rsidR="00371BB3">
        <w:t>have moved o</w:t>
      </w:r>
      <w:r w:rsidR="00D93811">
        <w:t>n</w:t>
      </w:r>
      <w:r w:rsidR="00371BB3">
        <w:t>,</w:t>
      </w:r>
    </w:p>
    <w:p w:rsidR="00BA7315" w:rsidP="00C738CE" w:rsidRDefault="00BA7315" w14:paraId="6721D3A7" w14:textId="58417655">
      <w:pPr>
        <w:pStyle w:val="Heading5"/>
        <w:rPr>
          <w:rFonts w:hint="eastAsia"/>
        </w:rPr>
      </w:pPr>
      <w:r>
        <w:t>Operation</w:t>
      </w:r>
      <w:r w:rsidR="005C29C4">
        <w:t xml:space="preserve"> Services</w:t>
      </w:r>
    </w:p>
    <w:p w:rsidR="00BA7315" w:rsidP="00C738CE" w:rsidRDefault="00BA7315" w14:paraId="17C1A46F" w14:textId="0288D356">
      <w:pPr>
        <w:pStyle w:val="BodyText"/>
      </w:pPr>
      <w:r>
        <w:t>Operations Specialist</w:t>
      </w:r>
      <w:r w:rsidR="007C7DE1">
        <w:t>s</w:t>
      </w:r>
      <w:r>
        <w:t xml:space="preserve"> will report to CAB that they have the means to determine that the system installed to infrastructure is operating as expected, so that business specialists can configure the system’s business parameters and assist end users.</w:t>
      </w:r>
    </w:p>
    <w:p w:rsidR="00BA7315" w:rsidP="00C738CE" w:rsidRDefault="000B6F6E" w14:paraId="7ACDE5FA" w14:textId="3CF9DC18">
      <w:pPr>
        <w:pStyle w:val="BodyText"/>
      </w:pPr>
      <w:r>
        <w:t>Their requirements for accepting to do so are outlined in their departments Operation Configuration Guidelines document, with the following being key objectives to lowering long term risk:</w:t>
      </w:r>
    </w:p>
    <w:p w:rsidR="00BA7315" w:rsidP="00C738CE" w:rsidRDefault="00BA7315" w14:paraId="47FC95BD" w14:textId="77777777">
      <w:pPr>
        <w:pStyle w:val="BodyText"/>
        <w:numPr>
          <w:ilvl w:val="0"/>
          <w:numId w:val="4"/>
        </w:numPr>
      </w:pPr>
      <w:r>
        <w:t>the system is configured with a configurable rolling diagnostics logging, set to a minimum of 31 days.</w:t>
      </w:r>
    </w:p>
    <w:p w:rsidR="00BA7315" w:rsidP="00C738CE" w:rsidRDefault="00BA7315" w14:paraId="40095F7B" w14:textId="77777777">
      <w:pPr>
        <w:pStyle w:val="BodyText"/>
        <w:numPr>
          <w:ilvl w:val="0"/>
          <w:numId w:val="4"/>
        </w:numPr>
      </w:pPr>
      <w:r>
        <w:t>in PROD-DATA environments, the system’s diagnostics data is configured to be transmitted or retrieved by a 3</w:t>
      </w:r>
      <w:r w:rsidRPr="007050DA">
        <w:rPr>
          <w:vertAlign w:val="superscript"/>
        </w:rPr>
        <w:t>rd</w:t>
      </w:r>
      <w:r>
        <w:t xml:space="preserve"> party enterprise diagnostics service so that it can be aggregated with other services is so desired for analysis.</w:t>
      </w:r>
    </w:p>
    <w:p w:rsidR="00BA7315" w:rsidP="00C738CE" w:rsidRDefault="00BA7315" w14:paraId="42A0DA22" w14:textId="77777777">
      <w:pPr>
        <w:pStyle w:val="BodyText"/>
        <w:numPr>
          <w:ilvl w:val="0"/>
          <w:numId w:val="4"/>
        </w:numPr>
      </w:pPr>
      <w:r>
        <w:t xml:space="preserve">the service to collect metrics to which alerts can be attached in PROD. </w:t>
      </w:r>
      <w:r>
        <w:br/>
      </w:r>
      <w:r>
        <w:t>The most common alerts they will expect to be configured include alerts of:</w:t>
      </w:r>
    </w:p>
    <w:p w:rsidR="00BA7315" w:rsidP="00C738CE" w:rsidRDefault="00BA7315" w14:paraId="2FDD2C22" w14:textId="77777777">
      <w:pPr>
        <w:pStyle w:val="BodyText"/>
        <w:numPr>
          <w:ilvl w:val="1"/>
          <w:numId w:val="4"/>
        </w:numPr>
      </w:pPr>
      <w:r>
        <w:t>Abnormally high traffic</w:t>
      </w:r>
    </w:p>
    <w:p w:rsidR="00BA7315" w:rsidP="00C738CE" w:rsidRDefault="00BA7315" w14:paraId="52F2EFC3" w14:textId="77777777">
      <w:pPr>
        <w:pStyle w:val="BodyText"/>
        <w:numPr>
          <w:ilvl w:val="1"/>
          <w:numId w:val="4"/>
        </w:numPr>
      </w:pPr>
      <w:r>
        <w:t>Abnormally high transfer of data bytes</w:t>
      </w:r>
    </w:p>
    <w:p w:rsidR="00BA7315" w:rsidP="00C738CE" w:rsidRDefault="00BA7315" w14:paraId="4CE4FCC2" w14:textId="77777777">
      <w:pPr>
        <w:pStyle w:val="BodyText"/>
        <w:numPr>
          <w:ilvl w:val="1"/>
          <w:numId w:val="4"/>
        </w:numPr>
      </w:pPr>
      <w:r>
        <w:t>Abnormally high transfer of data records</w:t>
      </w:r>
    </w:p>
    <w:p w:rsidR="00BA7315" w:rsidP="00C738CE" w:rsidRDefault="00BA7315" w14:paraId="07C16E0E" w14:textId="77777777">
      <w:pPr>
        <w:pStyle w:val="BodyText"/>
        <w:numPr>
          <w:ilvl w:val="1"/>
          <w:numId w:val="4"/>
        </w:numPr>
      </w:pPr>
      <w:r>
        <w:t>Abnormally high levels attempted but denied operations</w:t>
      </w:r>
    </w:p>
    <w:p w:rsidR="00BA7315" w:rsidP="00C738CE" w:rsidRDefault="00BA7315" w14:paraId="22A7BED1" w14:textId="77777777">
      <w:pPr>
        <w:pStyle w:val="BodyText"/>
        <w:numPr>
          <w:ilvl w:val="1"/>
          <w:numId w:val="4"/>
        </w:numPr>
      </w:pPr>
      <w:r>
        <w:t>Abnormally high levels of exceptions</w:t>
      </w:r>
    </w:p>
    <w:p w:rsidR="00BA7315" w:rsidP="00C738CE" w:rsidRDefault="00BA7315" w14:paraId="18502674" w14:textId="77777777">
      <w:pPr>
        <w:pStyle w:val="BodyText"/>
        <w:numPr>
          <w:ilvl w:val="0"/>
          <w:numId w:val="4"/>
        </w:numPr>
      </w:pPr>
      <w:r>
        <w:t>data from systems in environments from ST onwards is automatically regularly and incrementally backed up to a different environment than the service, inaccessible by project personnel, decreasing the risk of erasure of data.</w:t>
      </w:r>
    </w:p>
    <w:p w:rsidR="00BA7315" w:rsidP="00C738CE" w:rsidRDefault="00BA7315" w14:paraId="55DFF167" w14:textId="41B01D19">
      <w:pPr>
        <w:pStyle w:val="Note"/>
        <w:numPr>
          <w:ilvl w:val="0"/>
          <w:numId w:val="4"/>
        </w:numPr>
      </w:pPr>
      <w:r>
        <w:t>Note</w:t>
      </w:r>
      <w:r>
        <w:br/>
      </w:r>
      <w:r>
        <w:t>will require the project meeting with the OIS DevOps team to provision an ALM project space, develop a Work Item progress Dashboard.</w:t>
      </w:r>
      <w:r>
        <w:br/>
      </w:r>
      <w:r>
        <w:t>It also implies the project will engage an internal or external infrastructure automation development specialist de develop the necessary Infrastructure as Code, Database Schema as Code, develop the continuous delivery pipeline, the deployment, backup and restoration workflows.</w:t>
      </w:r>
    </w:p>
    <w:p w:rsidR="00BA7315" w:rsidP="00C738CE" w:rsidRDefault="00BA7315" w14:paraId="0B3CDE47" w14:textId="77777777">
      <w:pPr>
        <w:pStyle w:val="BodyText"/>
      </w:pPr>
    </w:p>
    <w:p w:rsidR="00BA7315" w:rsidP="00C738CE" w:rsidRDefault="00BA7315" w14:paraId="392805D0" w14:textId="77777777">
      <w:pPr>
        <w:pStyle w:val="Heading4"/>
      </w:pPr>
      <w:r>
        <w:t>Customer Support Services</w:t>
      </w:r>
    </w:p>
    <w:p w:rsidR="00BA7315" w:rsidP="00C738CE" w:rsidRDefault="00BA7315" w14:paraId="4F73C2FF" w14:textId="77777777">
      <w:pPr>
        <w:pStyle w:val="BodyText"/>
      </w:pPr>
      <w:r>
        <w:t xml:space="preserve">Support Specialists will report to CAB whether they have been provided a deliverable – an App Support Guide (ASG) -- outlining adequate information for them to provide Level 1 Support to end users. </w:t>
      </w:r>
    </w:p>
    <w:p w:rsidR="00BA7315" w:rsidP="00C738CE" w:rsidRDefault="00BA7315" w14:paraId="270C8096" w14:textId="77777777">
      <w:pPr>
        <w:pStyle w:val="BodyText"/>
      </w:pPr>
      <w:r>
        <w:t>Level 1 Support is generally not system specific and includes tasks such as the following:</w:t>
      </w:r>
    </w:p>
    <w:p w:rsidR="00BA7315" w:rsidP="00C738CE" w:rsidRDefault="00BA7315" w14:paraId="25ADCD11" w14:textId="77777777">
      <w:pPr>
        <w:pStyle w:val="BodyText"/>
        <w:numPr>
          <w:ilvl w:val="0"/>
          <w:numId w:val="4"/>
        </w:numPr>
      </w:pPr>
      <w:r>
        <w:t xml:space="preserve">reset user passwords </w:t>
      </w:r>
    </w:p>
    <w:p w:rsidR="00BA7315" w:rsidP="00C738CE" w:rsidRDefault="00BA7315" w14:paraId="17A0BF19" w14:textId="77777777">
      <w:pPr>
        <w:pStyle w:val="BodyText"/>
        <w:numPr>
          <w:ilvl w:val="0"/>
          <w:numId w:val="4"/>
        </w:numPr>
      </w:pPr>
      <w:r>
        <w:t>provision the system with users within groups</w:t>
      </w:r>
    </w:p>
    <w:p w:rsidR="00BA7315" w:rsidP="00C738CE" w:rsidRDefault="00BA7315" w14:paraId="0CCFE539" w14:textId="77777777">
      <w:pPr>
        <w:pStyle w:val="BodyText"/>
        <w:numPr>
          <w:ilvl w:val="0"/>
          <w:numId w:val="4"/>
        </w:numPr>
      </w:pPr>
      <w:r>
        <w:t>knowing whom to contact for further support, whether it be system or business support.</w:t>
      </w:r>
    </w:p>
    <w:p w:rsidR="00BA7315" w:rsidP="00C738CE" w:rsidRDefault="00BA7315" w14:paraId="1E996598" w14:textId="782C2E8C">
      <w:pPr>
        <w:pStyle w:val="Note"/>
      </w:pPr>
      <w:r>
        <w:t>Note:</w:t>
      </w:r>
      <w:r>
        <w:br/>
      </w:r>
      <w:r>
        <w:t xml:space="preserve">This compliance will require the project meeting with client support services, </w:t>
      </w:r>
      <w:r w:rsidR="00D52D72">
        <w:t>to</w:t>
      </w:r>
      <w:r>
        <w:t xml:space="preserve"> </w:t>
      </w:r>
      <w:r w:rsidR="00D52D72">
        <w:t xml:space="preserve">either </w:t>
      </w:r>
      <w:r>
        <w:t xml:space="preserve">prepare an </w:t>
      </w:r>
      <w:r w:rsidRPr="00D52D72">
        <w:rPr>
          <w:i/>
          <w:iCs/>
        </w:rPr>
        <w:t>App Support Guide</w:t>
      </w:r>
      <w:r>
        <w:t xml:space="preserve"> (ASG)</w:t>
      </w:r>
      <w:r w:rsidR="00D52D72">
        <w:t xml:space="preserve"> or agree on an acceptable equivalent (usually an accessible section wiki within the project wiki)</w:t>
      </w:r>
      <w:r>
        <w:t>.</w:t>
      </w:r>
    </w:p>
    <w:p w:rsidR="00BA7315" w:rsidP="00C738CE" w:rsidRDefault="00BA7315" w14:paraId="7DDB404C" w14:textId="77777777">
      <w:pPr>
        <w:pStyle w:val="BodyText"/>
      </w:pPr>
    </w:p>
    <w:p w:rsidR="00BA7315" w:rsidP="00C738CE" w:rsidRDefault="00BA7315" w14:paraId="5F3E99C5" w14:textId="77777777">
      <w:pPr>
        <w:pStyle w:val="Heading4"/>
      </w:pPr>
      <w:r>
        <w:t>System Support Services</w:t>
      </w:r>
    </w:p>
    <w:p w:rsidR="00BA7315" w:rsidP="00C738CE" w:rsidRDefault="00BA7315" w14:paraId="7F9E05A3" w14:textId="77777777">
      <w:pPr>
        <w:pStyle w:val="BodyText"/>
      </w:pPr>
      <w:r>
        <w:t>System support services will be taking on the responsibility of handing system specific requests that customer services will direct to them.</w:t>
      </w:r>
    </w:p>
    <w:p w:rsidR="00BA7315" w:rsidP="00C738CE" w:rsidRDefault="00BA7315" w14:paraId="6C4B2DB5" w14:textId="77777777">
      <w:pPr>
        <w:pStyle w:val="BodyText"/>
      </w:pPr>
      <w:r>
        <w:t>They will report to CAB whether the system design has delivered the following functionality:</w:t>
      </w:r>
    </w:p>
    <w:p w:rsidR="00BA7315" w:rsidP="00C738CE" w:rsidRDefault="00BA7315" w14:paraId="1B255D63" w14:textId="77777777">
      <w:pPr>
        <w:pStyle w:val="BodyText"/>
        <w:numPr>
          <w:ilvl w:val="0"/>
          <w:numId w:val="4"/>
        </w:numPr>
      </w:pPr>
      <w:r>
        <w:t>As per the Privacy Act, informing users of their Privacy, Data Use, Tracking rights, as well as User Responsibilities.</w:t>
      </w:r>
    </w:p>
    <w:p w:rsidR="00BA7315" w:rsidP="00C738CE" w:rsidRDefault="00BA7315" w14:paraId="037C5059" w14:textId="77777777">
      <w:pPr>
        <w:pStyle w:val="BodyText"/>
        <w:numPr>
          <w:ilvl w:val="0"/>
          <w:numId w:val="4"/>
        </w:numPr>
      </w:pPr>
      <w:r>
        <w:t>alerting end users to planned downtime</w:t>
      </w:r>
    </w:p>
    <w:p w:rsidR="00BA7315" w:rsidP="00C738CE" w:rsidRDefault="00BA7315" w14:paraId="53230E58" w14:textId="77777777">
      <w:pPr>
        <w:pStyle w:val="BodyText"/>
        <w:numPr>
          <w:ilvl w:val="0"/>
          <w:numId w:val="4"/>
        </w:numPr>
      </w:pPr>
      <w:r>
        <w:t>reassuring end users by explaining the cause and resolution of unexpected downtime that occurred,</w:t>
      </w:r>
    </w:p>
    <w:p w:rsidR="00BA7315" w:rsidP="00C738CE" w:rsidRDefault="00BA7315" w14:paraId="02EA1FA9" w14:textId="77777777">
      <w:pPr>
        <w:pStyle w:val="BodyText"/>
        <w:numPr>
          <w:ilvl w:val="0"/>
          <w:numId w:val="4"/>
        </w:numPr>
      </w:pPr>
      <w:r>
        <w:t>as per the Privacy Act, alerting all users to security breaches that have occurred</w:t>
      </w:r>
    </w:p>
    <w:p w:rsidR="00BA7315" w:rsidP="00C738CE" w:rsidRDefault="00BA7315" w14:paraId="6ACD5A21" w14:textId="596B2025">
      <w:pPr>
        <w:pStyle w:val="BodyText"/>
        <w:numPr>
          <w:ilvl w:val="0"/>
          <w:numId w:val="4"/>
        </w:numPr>
      </w:pPr>
      <w:r>
        <w:t>collecting feedback from users about the service’s qualities</w:t>
      </w:r>
      <w:r w:rsidR="00E01E1A">
        <w:t>,</w:t>
      </w:r>
      <w:r w:rsidR="0099221D">
        <w:t xml:space="preserve"> to improve the service,</w:t>
      </w:r>
    </w:p>
    <w:p w:rsidR="00BA7315" w:rsidP="00C738CE" w:rsidRDefault="00BA7315" w14:paraId="6307859F" w14:textId="77777777">
      <w:pPr>
        <w:pStyle w:val="BodyText"/>
        <w:numPr>
          <w:ilvl w:val="0"/>
          <w:numId w:val="4"/>
        </w:numPr>
      </w:pPr>
      <w:r>
        <w:t>reporting to governance boards whether the system is being used more or less over time, informing decisions to further invest or not,</w:t>
      </w:r>
    </w:p>
    <w:p w:rsidR="00BA7315" w:rsidP="00C738CE" w:rsidRDefault="00BA7315" w14:paraId="329E093E" w14:textId="77777777">
      <w:pPr>
        <w:pStyle w:val="BodyText"/>
        <w:numPr>
          <w:ilvl w:val="0"/>
          <w:numId w:val="4"/>
        </w:numPr>
      </w:pPr>
      <w:r>
        <w:t>can restore logically deleted records on behalf of users who inadvertently deleted them.</w:t>
      </w:r>
    </w:p>
    <w:p w:rsidR="00BA7315" w:rsidP="00C738CE" w:rsidRDefault="00BA7315" w14:paraId="73D55940" w14:textId="3376AB7C">
      <w:pPr>
        <w:pStyle w:val="Heading4"/>
      </w:pPr>
      <w:r>
        <w:t>Security</w:t>
      </w:r>
      <w:r w:rsidR="00124291">
        <w:t xml:space="preserve"> Monitoring</w:t>
      </w:r>
      <w:r w:rsidR="0035141E">
        <w:t xml:space="preserve"> Services</w:t>
      </w:r>
    </w:p>
    <w:p w:rsidR="00BA7315" w:rsidP="00C738CE" w:rsidRDefault="00BA7315" w14:paraId="5ACDE243" w14:textId="6E063965">
      <w:pPr>
        <w:pStyle w:val="BodyText"/>
      </w:pPr>
      <w:r>
        <w:t xml:space="preserve">The </w:t>
      </w:r>
      <w:r w:rsidR="003366CC">
        <w:t>Certificate &amp; Assurance (</w:t>
      </w:r>
      <w:r>
        <w:t>C&amp;A</w:t>
      </w:r>
      <w:r w:rsidR="003366CC">
        <w:t>)</w:t>
      </w:r>
      <w:r>
        <w:t xml:space="preserve"> Specialist engaged by the project will report that a </w:t>
      </w:r>
    </w:p>
    <w:p w:rsidR="00BA7315" w:rsidP="00C738CE" w:rsidRDefault="00BA7315" w14:paraId="276E017A" w14:textId="600B5F86">
      <w:pPr>
        <w:pStyle w:val="BodyText"/>
      </w:pPr>
      <w:r w:rsidRPr="00E01E1A">
        <w:rPr>
          <w:highlight w:val="yellow"/>
        </w:rPr>
        <w:t>XXX</w:t>
      </w:r>
      <w:r w:rsidRPr="00E01E1A" w:rsidR="00E01E1A">
        <w:rPr>
          <w:highlight w:val="yellow"/>
        </w:rPr>
        <w:t xml:space="preserve"> TODO</w:t>
      </w:r>
    </w:p>
    <w:p w:rsidR="00BA7315" w:rsidP="00C738CE" w:rsidRDefault="00BA7315" w14:paraId="423B76B1" w14:textId="33E0C7CA">
      <w:pPr>
        <w:pStyle w:val="BodyText"/>
        <w:numPr>
          <w:ilvl w:val="0"/>
          <w:numId w:val="4"/>
        </w:numPr>
      </w:pPr>
      <w:commentRangeStart w:id="791"/>
      <w:commentRangeStart w:id="792"/>
      <w:r>
        <w:t xml:space="preserve">Review the service’s Solution Architecture Description (SAD)’s Security section seeking </w:t>
      </w:r>
      <w:r w:rsidR="000562A9">
        <w:t>information to address</w:t>
      </w:r>
      <w:r>
        <w:t xml:space="preserve"> </w:t>
      </w:r>
      <w:r w:rsidR="005365D5">
        <w:t xml:space="preserve">requirements </w:t>
      </w:r>
      <w:r w:rsidR="004375B8">
        <w:t>within</w:t>
      </w:r>
      <w:r>
        <w:t>:</w:t>
      </w:r>
      <w:commentRangeEnd w:id="791"/>
      <w:r>
        <w:rPr>
          <w:rStyle w:val="CommentReference"/>
        </w:rPr>
        <w:commentReference w:id="791"/>
      </w:r>
      <w:commentRangeEnd w:id="792"/>
      <w:r w:rsidR="004375B8">
        <w:rPr>
          <w:rStyle w:val="CommentReference"/>
          <w:rFonts w:cs="Times New Roman"/>
          <w:color w:val="808080" w:themeColor="background1" w:themeShade="80"/>
        </w:rPr>
        <w:commentReference w:id="792"/>
      </w:r>
    </w:p>
    <w:p w:rsidR="005365D5" w:rsidP="000562A9" w:rsidRDefault="005365D5" w14:paraId="762871AA" w14:textId="77777777">
      <w:pPr>
        <w:pStyle w:val="BodyText"/>
        <w:numPr>
          <w:ilvl w:val="1"/>
          <w:numId w:val="4"/>
        </w:numPr>
      </w:pPr>
      <w:r>
        <w:t>NZISM</w:t>
      </w:r>
    </w:p>
    <w:p w:rsidR="005365D5" w:rsidP="000562A9" w:rsidRDefault="005365D5" w14:paraId="75AA64CC" w14:textId="60715075">
      <w:pPr>
        <w:pStyle w:val="BodyText"/>
        <w:numPr>
          <w:ilvl w:val="1"/>
          <w:numId w:val="4"/>
        </w:numPr>
      </w:pPr>
      <w:r>
        <w:t>ISO-27002 (Information Controls)</w:t>
      </w:r>
    </w:p>
    <w:p w:rsidR="000562A9" w:rsidP="000562A9" w:rsidRDefault="000562A9" w14:paraId="448131DE" w14:textId="1C514AAC">
      <w:pPr>
        <w:pStyle w:val="BodyText"/>
        <w:numPr>
          <w:ilvl w:val="1"/>
          <w:numId w:val="4"/>
        </w:numPr>
      </w:pPr>
      <w:r>
        <w:t>ISO-</w:t>
      </w:r>
      <w:r w:rsidR="005365D5">
        <w:t>27017 (Cloud Services)</w:t>
      </w:r>
    </w:p>
    <w:p w:rsidR="00BA7315" w:rsidP="00C738CE" w:rsidRDefault="00BA7315" w14:paraId="7E45482D" w14:textId="77777777">
      <w:pPr>
        <w:pStyle w:val="BodyText"/>
        <w:numPr>
          <w:ilvl w:val="0"/>
          <w:numId w:val="4"/>
        </w:numPr>
      </w:pPr>
      <w:commentRangeStart w:id="793"/>
      <w:commentRangeStart w:id="794"/>
      <w:r>
        <w:t>Ensure the SAD was endorsed by TWG as using technology and design patterns that are meet expected design qualities,</w:t>
      </w:r>
      <w:commentRangeEnd w:id="793"/>
      <w:r>
        <w:rPr>
          <w:rStyle w:val="CommentReference"/>
        </w:rPr>
        <w:commentReference w:id="793"/>
      </w:r>
      <w:commentRangeEnd w:id="794"/>
      <w:r w:rsidR="00CF59CF">
        <w:rPr>
          <w:rStyle w:val="CommentReference"/>
          <w:rFonts w:cs="Times New Roman"/>
          <w:color w:val="808080" w:themeColor="background1" w:themeShade="80"/>
        </w:rPr>
        <w:commentReference w:id="794"/>
      </w:r>
    </w:p>
    <w:p w:rsidR="00BA7315" w:rsidP="00C738CE" w:rsidRDefault="00BA7315" w14:paraId="42EEEB6C" w14:textId="77777777">
      <w:pPr>
        <w:pStyle w:val="BodyText"/>
        <w:numPr>
          <w:ilvl w:val="0"/>
          <w:numId w:val="4"/>
        </w:numPr>
      </w:pPr>
      <w:r>
        <w:t>Commission either an internal or external Technical Security Review (TSR) of the service to review the deployment is capable and actually:</w:t>
      </w:r>
    </w:p>
    <w:p w:rsidR="00BA7315" w:rsidP="00C738CE" w:rsidRDefault="00BA7315" w14:paraId="62CA587D" w14:textId="77777777">
      <w:pPr>
        <w:pStyle w:val="BodyText"/>
        <w:numPr>
          <w:ilvl w:val="1"/>
          <w:numId w:val="4"/>
        </w:numPr>
      </w:pPr>
      <w:r>
        <w:t>enforcing country-specific embargos,</w:t>
      </w:r>
    </w:p>
    <w:p w:rsidR="00BA7315" w:rsidP="00C738CE" w:rsidRDefault="00BA7315" w14:paraId="07B18D7A" w14:textId="77777777">
      <w:pPr>
        <w:pStyle w:val="BodyText"/>
        <w:numPr>
          <w:ilvl w:val="1"/>
          <w:numId w:val="4"/>
        </w:numPr>
      </w:pPr>
      <w:r>
        <w:t>protecting against DoS attacks by firewall, potentially backed by a HA architecture,</w:t>
      </w:r>
    </w:p>
    <w:p w:rsidR="00BA7315" w:rsidP="00C738CE" w:rsidRDefault="00BA7315" w14:paraId="418D4189" w14:textId="77777777">
      <w:pPr>
        <w:pStyle w:val="BodyText"/>
        <w:numPr>
          <w:ilvl w:val="1"/>
          <w:numId w:val="4"/>
        </w:numPr>
      </w:pPr>
      <w:r>
        <w:t>encrypting all communication channels, whether internal or external to the system,</w:t>
      </w:r>
    </w:p>
    <w:p w:rsidR="00BA7315" w:rsidP="00C738CE" w:rsidRDefault="00BA7315" w14:paraId="6317F1CB" w14:textId="77777777">
      <w:pPr>
        <w:pStyle w:val="BodyText"/>
        <w:numPr>
          <w:ilvl w:val="1"/>
          <w:numId w:val="4"/>
        </w:numPr>
      </w:pPr>
      <w:r>
        <w:t>using only short lived (90 day) freely issued Certificates, adhering to current security design standards,</w:t>
      </w:r>
    </w:p>
    <w:p w:rsidR="00BA7315" w:rsidP="00C738CE" w:rsidRDefault="00BA7315" w14:paraId="28A3EE76" w14:textId="77777777">
      <w:pPr>
        <w:pStyle w:val="BodyText"/>
        <w:numPr>
          <w:ilvl w:val="1"/>
          <w:numId w:val="4"/>
        </w:numPr>
      </w:pPr>
      <w:r>
        <w:t>implementing OWASP’s recommendations – especially the Top 10 – to protect web services against well-known attack attempts,</w:t>
      </w:r>
    </w:p>
    <w:p w:rsidR="00BA7315" w:rsidP="00C738CE" w:rsidRDefault="00BA7315" w14:paraId="33FFE60E" w14:textId="77777777">
      <w:pPr>
        <w:pStyle w:val="BodyText"/>
        <w:numPr>
          <w:ilvl w:val="1"/>
          <w:numId w:val="4"/>
        </w:numPr>
      </w:pPr>
      <w:r>
        <w:t>encrypting all databases so that if they are copied/downloaded they are inaccessible,</w:t>
      </w:r>
    </w:p>
    <w:p w:rsidR="00BA7315" w:rsidP="00C738CE" w:rsidRDefault="00BA7315" w14:paraId="7B2981F8" w14:textId="77777777">
      <w:pPr>
        <w:pStyle w:val="BodyText"/>
        <w:numPr>
          <w:ilvl w:val="1"/>
          <w:numId w:val="4"/>
        </w:numPr>
      </w:pPr>
      <w:r>
        <w:t xml:space="preserve">permanently auditing </w:t>
      </w:r>
      <w:r w:rsidRPr="00855258">
        <w:rPr>
          <w:u w:val="single"/>
        </w:rPr>
        <w:t>all</w:t>
      </w:r>
      <w:r>
        <w:t xml:space="preserve"> operations by end users</w:t>
      </w:r>
    </w:p>
    <w:p w:rsidR="00BA7315" w:rsidP="00C738CE" w:rsidRDefault="00BA7315" w14:paraId="026C13F7" w14:textId="77777777">
      <w:pPr>
        <w:pStyle w:val="BodyText"/>
        <w:numPr>
          <w:ilvl w:val="1"/>
          <w:numId w:val="4"/>
        </w:numPr>
      </w:pPr>
      <w:r>
        <w:t>audit messages are transferred off system to a central SEIMs.</w:t>
      </w:r>
    </w:p>
    <w:p w:rsidR="00BA7315" w:rsidP="00C738CE" w:rsidRDefault="00BA7315" w14:paraId="07468A6E" w14:textId="77777777">
      <w:pPr>
        <w:pStyle w:val="BodyText"/>
        <w:numPr>
          <w:ilvl w:val="1"/>
          <w:numId w:val="4"/>
        </w:numPr>
      </w:pPr>
      <w:r>
        <w:t>secures configuration settings in a secure storage vault to which developers do not have access (only the service account used by the continuous deployment pipeline)</w:t>
      </w:r>
    </w:p>
    <w:p w:rsidR="00BA7315" w:rsidP="00C738CE" w:rsidRDefault="00BA7315" w14:paraId="38394B12" w14:textId="77777777">
      <w:pPr>
        <w:pStyle w:val="BodyText"/>
        <w:numPr>
          <w:ilvl w:val="1"/>
          <w:numId w:val="4"/>
        </w:numPr>
      </w:pPr>
      <w:r>
        <w:t xml:space="preserve">automatically, regularly fully &amp; incrementally backs up the data </w:t>
      </w:r>
    </w:p>
    <w:p w:rsidR="00BA7315" w:rsidP="00C738CE" w:rsidRDefault="00BA7315" w14:paraId="0901C959" w14:textId="77777777">
      <w:pPr>
        <w:pStyle w:val="BodyText"/>
        <w:numPr>
          <w:ilvl w:val="1"/>
          <w:numId w:val="4"/>
        </w:numPr>
      </w:pPr>
      <w:r>
        <w:t xml:space="preserve">the restoration of the backup is automated and regularly tested </w:t>
      </w:r>
    </w:p>
    <w:p w:rsidR="00BA7315" w:rsidP="00C738CE" w:rsidRDefault="00BA7315" w14:paraId="24962164" w14:textId="77777777">
      <w:pPr>
        <w:pStyle w:val="BodyText"/>
        <w:numPr>
          <w:ilvl w:val="1"/>
          <w:numId w:val="4"/>
        </w:numPr>
      </w:pPr>
      <w:r>
        <w:t>has a HA design to decrease down-time,</w:t>
      </w:r>
    </w:p>
    <w:p w:rsidRPr="006B3F5E" w:rsidR="00BA7315" w:rsidP="00C738CE" w:rsidRDefault="00BA7315" w14:paraId="2E8BCCCD" w14:textId="77777777">
      <w:pPr>
        <w:pStyle w:val="BodyText"/>
        <w:numPr>
          <w:ilvl w:val="0"/>
          <w:numId w:val="4"/>
        </w:numPr>
      </w:pPr>
      <w:r>
        <w:t>has a DR plan in case the system data has been compromised and cannot be restored in a timely manner</w:t>
      </w:r>
    </w:p>
    <w:p w:rsidR="00BA7315" w:rsidP="00C738CE" w:rsidRDefault="00BA7315" w14:paraId="443C9549" w14:textId="795E64E6">
      <w:pPr>
        <w:pStyle w:val="BodyText"/>
        <w:numPr>
          <w:ilvl w:val="0"/>
          <w:numId w:val="4"/>
        </w:numPr>
      </w:pPr>
      <w:r>
        <w:t xml:space="preserve">Which will include a review of operations </w:t>
      </w:r>
      <w:r w:rsidR="263CA3AF">
        <w:t>seeking</w:t>
      </w:r>
      <w:r>
        <w:t xml:space="preserve"> whether:</w:t>
      </w:r>
    </w:p>
    <w:p w:rsidR="00BA7315" w:rsidP="00C738CE" w:rsidRDefault="00BA7315" w14:paraId="6337EFED" w14:textId="77777777">
      <w:pPr>
        <w:pStyle w:val="BodyText"/>
        <w:numPr>
          <w:ilvl w:val="1"/>
          <w:numId w:val="4"/>
        </w:numPr>
      </w:pPr>
      <w:r>
        <w:t>users are removed from the system when they leave the organisation,</w:t>
      </w:r>
    </w:p>
    <w:p w:rsidR="00BA7315" w:rsidP="00C738CE" w:rsidRDefault="00BA7315" w14:paraId="73FC5234" w14:textId="77777777">
      <w:pPr>
        <w:pStyle w:val="BodyText"/>
        <w:numPr>
          <w:ilvl w:val="1"/>
          <w:numId w:val="4"/>
        </w:numPr>
      </w:pPr>
      <w:r>
        <w:t>users roles in the system are only temporary (re)assigned,</w:t>
      </w:r>
    </w:p>
    <w:p w:rsidR="00BA7315" w:rsidP="00C738CE" w:rsidRDefault="00BA7315" w14:paraId="0C27D0EB" w14:textId="6B0A19C2">
      <w:pPr>
        <w:pStyle w:val="BodyText"/>
        <w:numPr>
          <w:ilvl w:val="0"/>
          <w:numId w:val="4"/>
        </w:numPr>
      </w:pPr>
      <w:r>
        <w:t>the service as installed in PROD protects against DoS attacks</w:t>
      </w:r>
    </w:p>
    <w:p w:rsidR="00BA7315" w:rsidP="00C738CE" w:rsidRDefault="00096276" w14:paraId="6E868A0E" w14:textId="4693955D">
      <w:pPr>
        <w:pStyle w:val="Note"/>
      </w:pPr>
      <w:r>
        <w:t xml:space="preserve">The development of a </w:t>
      </w:r>
      <w:r w:rsidR="00E63561">
        <w:t xml:space="preserve">security test and report by a </w:t>
      </w:r>
      <w:r w:rsidR="00BA7315">
        <w:t>3</w:t>
      </w:r>
      <w:r w:rsidRPr="00E7008F" w:rsidR="00BA7315">
        <w:rPr>
          <w:vertAlign w:val="superscript"/>
        </w:rPr>
        <w:t>rd</w:t>
      </w:r>
      <w:r w:rsidR="00BA7315">
        <w:t xml:space="preserve"> party is arranged by the </w:t>
      </w:r>
      <w:r w:rsidR="003366CC">
        <w:t>Certificate &amp; Assurance (</w:t>
      </w:r>
      <w:r w:rsidR="00BA7315">
        <w:t>C&amp;A</w:t>
      </w:r>
      <w:r w:rsidR="003366CC">
        <w:t>)</w:t>
      </w:r>
      <w:r w:rsidR="00BA7315">
        <w:t xml:space="preserve"> </w:t>
      </w:r>
      <w:r w:rsidR="00E63561">
        <w:t>specialist</w:t>
      </w:r>
      <w:r w:rsidR="00BA7315">
        <w:t>.</w:t>
      </w:r>
    </w:p>
    <w:p w:rsidR="00BA7315" w:rsidP="00C738CE" w:rsidRDefault="00BA7315" w14:paraId="3A6B2E40" w14:textId="77777777">
      <w:pPr>
        <w:pStyle w:val="BodyText"/>
      </w:pPr>
    </w:p>
    <w:p w:rsidR="00124291" w:rsidP="00C738CE" w:rsidRDefault="00124291" w14:paraId="04248852" w14:textId="392892BB">
      <w:pPr>
        <w:pStyle w:val="Heading4"/>
      </w:pPr>
      <w:r>
        <w:t>BAU Development Services</w:t>
      </w:r>
    </w:p>
    <w:p w:rsidRPr="006D48D3" w:rsidR="006D48D3" w:rsidP="00C738CE" w:rsidRDefault="00124291" w14:paraId="1D469055" w14:textId="4A94A54A">
      <w:pPr>
        <w:pStyle w:val="BodyText"/>
        <w:rPr>
          <w:lang w:val="en-US"/>
        </w:rPr>
      </w:pPr>
      <w:r>
        <w:rPr>
          <w:lang w:val="en-US"/>
        </w:rPr>
        <w:t xml:space="preserve">If the service is customizable by code, the </w:t>
      </w:r>
      <w:proofErr w:type="spellStart"/>
      <w:r>
        <w:rPr>
          <w:lang w:val="en-US"/>
        </w:rPr>
        <w:t>organisation’s</w:t>
      </w:r>
      <w:proofErr w:type="spellEnd"/>
      <w:r>
        <w:rPr>
          <w:lang w:val="en-US"/>
        </w:rPr>
        <w:t xml:space="preserve"> development services will report to CAB that they have reviewed the service and believe it is maintainable and/or </w:t>
      </w:r>
      <w:r w:rsidR="006D48D3">
        <w:rPr>
          <w:lang w:val="en-US"/>
        </w:rPr>
        <w:t>improvable to meet expected needs.</w:t>
      </w:r>
    </w:p>
    <w:p w:rsidR="00BA7315" w:rsidP="00C738CE" w:rsidRDefault="00BA7315" w14:paraId="3CDA2E22" w14:textId="0CF73E7A">
      <w:pPr>
        <w:pStyle w:val="Heading4"/>
      </w:pPr>
      <w:r>
        <w:t>Compliance Officer</w:t>
      </w:r>
    </w:p>
    <w:p w:rsidR="00BA7315" w:rsidP="00C738CE" w:rsidRDefault="00BA7315" w14:paraId="1928A2E0" w14:textId="77777777">
      <w:pPr>
        <w:pStyle w:val="BodyText"/>
        <w:ind w:left="360"/>
      </w:pPr>
      <w:r>
        <w:t>Whether the system can:</w:t>
      </w:r>
    </w:p>
    <w:p w:rsidR="00BA7315" w:rsidP="00C738CE" w:rsidRDefault="00BA7315" w14:paraId="46FD1AA8" w14:textId="77777777">
      <w:pPr>
        <w:pStyle w:val="BodyText"/>
        <w:numPr>
          <w:ilvl w:val="0"/>
          <w:numId w:val="4"/>
        </w:numPr>
      </w:pPr>
      <w:r>
        <w:t>meet GDPR expectations by permitting user records be made anonymous,</w:t>
      </w:r>
    </w:p>
    <w:p w:rsidR="00BA7315" w:rsidP="00C738CE" w:rsidRDefault="00BA7315" w14:paraId="76F46A1B" w14:textId="189C3F00">
      <w:pPr>
        <w:pStyle w:val="BodyText"/>
        <w:numPr>
          <w:ilvl w:val="0"/>
          <w:numId w:val="4"/>
        </w:numPr>
      </w:pPr>
      <w:r>
        <w:t xml:space="preserve">meet Records Act &amp; Archiving directives by never deleting records from the system (only </w:t>
      </w:r>
      <w:r w:rsidRPr="000B4CEC">
        <w:rPr>
          <w:i/>
          <w:iCs/>
        </w:rPr>
        <w:t>logically/state</w:t>
      </w:r>
      <w:r>
        <w:t xml:space="preserve"> deleting them),</w:t>
      </w:r>
    </w:p>
    <w:p w:rsidR="002066E1" w:rsidP="00C738CE" w:rsidRDefault="002066E1" w14:paraId="3D299713" w14:textId="41EA3D85">
      <w:pPr>
        <w:pStyle w:val="BodyText"/>
        <w:numPr>
          <w:ilvl w:val="0"/>
          <w:numId w:val="4"/>
        </w:numPr>
      </w:pPr>
      <w:r>
        <w:t xml:space="preserve">meet </w:t>
      </w:r>
      <w:r w:rsidR="00E9246F">
        <w:t>General Disposal Authority (</w:t>
      </w:r>
      <w:r w:rsidR="00FD2503">
        <w:t>GDA</w:t>
      </w:r>
      <w:r w:rsidR="00E9246F">
        <w:t xml:space="preserve"> 6)</w:t>
      </w:r>
      <w:r w:rsidR="00FD2503">
        <w:t xml:space="preserve"> 8.1.1</w:t>
      </w:r>
      <w:r w:rsidR="005457BD">
        <w:t>, 8.1.2.</w:t>
      </w:r>
      <w:r w:rsidR="00FD2503">
        <w:t xml:space="preserve"> </w:t>
      </w:r>
      <w:r w:rsidR="00C72513">
        <w:t xml:space="preserve">and 8.1.7. </w:t>
      </w:r>
      <w:r w:rsidR="00FD2503">
        <w:t xml:space="preserve">obligations to keep </w:t>
      </w:r>
      <w:r w:rsidR="003B6759">
        <w:t xml:space="preserve">system </w:t>
      </w:r>
      <w:r w:rsidR="00FD2503">
        <w:t>procurement &amp; design documents.</w:t>
      </w:r>
    </w:p>
    <w:p w:rsidR="00BA7315" w:rsidP="00C738CE" w:rsidRDefault="00BA7315" w14:paraId="19978E2A" w14:textId="77777777">
      <w:pPr>
        <w:pStyle w:val="BodyText"/>
        <w:numPr>
          <w:ilvl w:val="0"/>
          <w:numId w:val="4"/>
        </w:numPr>
      </w:pPr>
      <w:r>
        <w:t>meet NZWAG obligations by being capable translate system (not media) UX and API text to at least all of the national spoken and read languages of the country,</w:t>
      </w:r>
    </w:p>
    <w:p w:rsidR="00BA7315" w:rsidP="00C738CE" w:rsidRDefault="00BA7315" w14:paraId="66359A93" w14:textId="77777777">
      <w:pPr>
        <w:pStyle w:val="BodyText"/>
        <w:numPr>
          <w:ilvl w:val="0"/>
          <w:numId w:val="4"/>
        </w:numPr>
      </w:pPr>
      <w:r>
        <w:t>meet Privacy Act obligations by obtaining consent from end users regarding tracking cookies, data use retention &amp; sharing, and providing information on how to correct personal identifiable information held in the system</w:t>
      </w:r>
    </w:p>
    <w:p w:rsidR="00BA7315" w:rsidP="00C738CE" w:rsidRDefault="00BA7315" w14:paraId="3177F7E2" w14:textId="77777777">
      <w:pPr>
        <w:pStyle w:val="BodyText"/>
        <w:numPr>
          <w:ilvl w:val="0"/>
          <w:numId w:val="4"/>
        </w:numPr>
      </w:pPr>
      <w:r>
        <w:t>meet the Official Information Act obligations by providing a means one or more of the following in a format that can be subsequently blacked out, or imported into software where certain information may be replaced with blackout characters:</w:t>
      </w:r>
    </w:p>
    <w:p w:rsidR="00BA7315" w:rsidP="00C738CE" w:rsidRDefault="00BA7315" w14:paraId="626D63F4" w14:textId="77777777">
      <w:pPr>
        <w:pStyle w:val="BodyText"/>
        <w:numPr>
          <w:ilvl w:val="1"/>
          <w:numId w:val="4"/>
        </w:numPr>
      </w:pPr>
      <w:r>
        <w:t xml:space="preserve">reporting on all messages back and forth between two parties, </w:t>
      </w:r>
    </w:p>
    <w:p w:rsidR="00BA7315" w:rsidP="00C738CE" w:rsidRDefault="00BA7315" w14:paraId="19A07317" w14:textId="77777777">
      <w:pPr>
        <w:pStyle w:val="BodyText"/>
        <w:numPr>
          <w:ilvl w:val="1"/>
          <w:numId w:val="4"/>
        </w:numPr>
      </w:pPr>
      <w:r>
        <w:t xml:space="preserve">the records accessed by the person </w:t>
      </w:r>
    </w:p>
    <w:p w:rsidR="00BA7315" w:rsidP="00C738CE" w:rsidRDefault="00BA7315" w14:paraId="3B6BFEF7" w14:textId="77777777">
      <w:pPr>
        <w:pStyle w:val="BodyText"/>
        <w:numPr>
          <w:ilvl w:val="1"/>
          <w:numId w:val="4"/>
        </w:numPr>
      </w:pPr>
      <w:r>
        <w:t xml:space="preserve">the current and projected trends as to use of the system </w:t>
      </w:r>
    </w:p>
    <w:p w:rsidR="00BA7315" w:rsidP="00C738CE" w:rsidRDefault="00BA7315" w14:paraId="392119C1" w14:textId="77777777">
      <w:pPr>
        <w:pStyle w:val="Note"/>
      </w:pPr>
      <w:r>
        <w:t>Note:</w:t>
      </w:r>
      <w:r>
        <w:br/>
      </w:r>
      <w:r>
        <w:t>This required skillset implies the project Compliance verification requires the project to engage an internal C&amp;A Specialist to coordinate the verification of the above as part of their C&amp;A process.</w:t>
      </w:r>
    </w:p>
    <w:p w:rsidR="00433F8F" w:rsidP="00C738CE" w:rsidRDefault="00640F62" w14:paraId="6A5FCC97" w14:textId="1ADC9FAF">
      <w:pPr>
        <w:pStyle w:val="Heading4"/>
      </w:pPr>
      <w:r>
        <w:t>Certification and Assurance (</w:t>
      </w:r>
      <w:r w:rsidR="00433F8F">
        <w:t>C&amp;A</w:t>
      </w:r>
      <w:r>
        <w:t>)</w:t>
      </w:r>
      <w:r w:rsidR="00433F8F">
        <w:t xml:space="preserve"> Service</w:t>
      </w:r>
      <w:r>
        <w:t>s</w:t>
      </w:r>
    </w:p>
    <w:p w:rsidRPr="00433F8F" w:rsidR="00A80292" w:rsidP="00C738CE" w:rsidRDefault="00433F8F" w14:paraId="36F10255" w14:textId="7CDC314F">
      <w:pPr>
        <w:pStyle w:val="BodyText"/>
        <w:rPr>
          <w:lang w:val="en-US"/>
        </w:rPr>
      </w:pPr>
      <w:r>
        <w:rPr>
          <w:lang w:val="en-US"/>
        </w:rPr>
        <w:t xml:space="preserve">The </w:t>
      </w:r>
      <w:r w:rsidR="004439C1">
        <w:rPr>
          <w:lang w:val="en-US"/>
        </w:rPr>
        <w:t>Certificate &amp; Assurance (</w:t>
      </w:r>
      <w:r>
        <w:rPr>
          <w:lang w:val="en-US"/>
        </w:rPr>
        <w:t>C&amp;A</w:t>
      </w:r>
      <w:r w:rsidR="004439C1">
        <w:rPr>
          <w:lang w:val="en-US"/>
        </w:rPr>
        <w:t>)</w:t>
      </w:r>
      <w:r>
        <w:rPr>
          <w:lang w:val="en-US"/>
        </w:rPr>
        <w:t xml:space="preserve"> Service will report </w:t>
      </w:r>
      <w:r w:rsidR="003B0621">
        <w:rPr>
          <w:lang w:val="en-US"/>
        </w:rPr>
        <w:t>to CAB that they have performed a Security Risk Assessment</w:t>
      </w:r>
      <w:r w:rsidR="00631606">
        <w:rPr>
          <w:lang w:val="en-US"/>
        </w:rPr>
        <w:t xml:space="preserve"> (SRA)</w:t>
      </w:r>
      <w:r w:rsidR="00CF59CF">
        <w:rPr>
          <w:rStyle w:val="FootnoteReference"/>
          <w:lang w:val="en-US"/>
        </w:rPr>
        <w:footnoteReference w:id="8"/>
      </w:r>
      <w:r w:rsidR="003B0621">
        <w:rPr>
          <w:lang w:val="en-US"/>
        </w:rPr>
        <w:t xml:space="preserve"> </w:t>
      </w:r>
      <w:commentRangeStart w:id="795"/>
      <w:commentRangeStart w:id="796"/>
      <w:commentRangeStart w:id="797"/>
      <w:r w:rsidR="00631606">
        <w:rPr>
          <w:lang w:val="en-US"/>
        </w:rPr>
        <w:t>exercise</w:t>
      </w:r>
      <w:commentRangeEnd w:id="795"/>
      <w:r>
        <w:rPr>
          <w:rStyle w:val="CommentReference"/>
        </w:rPr>
        <w:commentReference w:id="795"/>
      </w:r>
      <w:commentRangeEnd w:id="796"/>
      <w:r w:rsidR="00CF59CF">
        <w:rPr>
          <w:rStyle w:val="CommentReference"/>
          <w:rFonts w:cs="Times New Roman"/>
          <w:color w:val="808080" w:themeColor="background1" w:themeShade="80"/>
        </w:rPr>
        <w:commentReference w:id="796"/>
      </w:r>
      <w:commentRangeEnd w:id="797"/>
      <w:r w:rsidR="00CF59CF">
        <w:rPr>
          <w:rStyle w:val="CommentReference"/>
          <w:rFonts w:cs="Times New Roman"/>
          <w:color w:val="808080" w:themeColor="background1" w:themeShade="80"/>
        </w:rPr>
        <w:commentReference w:id="797"/>
      </w:r>
      <w:r w:rsidR="00631606">
        <w:rPr>
          <w:lang w:val="en-US"/>
        </w:rPr>
        <w:t xml:space="preserve">, from which they developed a Control Validation Plan (CVP) which was followed and audited via a Control Validation Audit (CVA), and the residual risk </w:t>
      </w:r>
      <w:r w:rsidR="00275820">
        <w:rPr>
          <w:lang w:val="en-US"/>
        </w:rPr>
        <w:t>accepted by the business owner, and the SRA was updated to reflect the new current risk profile.</w:t>
      </w:r>
    </w:p>
    <w:p w:rsidR="00BA7315" w:rsidP="00C738CE" w:rsidRDefault="00BA7315" w14:paraId="45E5DAA7" w14:textId="576A0F5F">
      <w:pPr>
        <w:pStyle w:val="Heading4"/>
      </w:pPr>
      <w:r>
        <w:t>Quality Assurance</w:t>
      </w:r>
      <w:r w:rsidR="00640F62">
        <w:t xml:space="preserve"> Services</w:t>
      </w:r>
    </w:p>
    <w:p w:rsidR="00BA7315" w:rsidP="00BA7315" w:rsidRDefault="00BA7315" w14:paraId="1E0214D5" w14:textId="6C0FE2E5">
      <w:pPr>
        <w:pStyle w:val="BodyText"/>
      </w:pPr>
      <w:r>
        <w:t>The testing services will report to CAB that</w:t>
      </w:r>
      <w:r w:rsidR="00A32A1B">
        <w:t>:</w:t>
      </w:r>
      <w:r>
        <w:t xml:space="preserve"> </w:t>
      </w:r>
    </w:p>
    <w:p w:rsidR="00BA7315" w:rsidP="00E01E1A" w:rsidRDefault="00BA7315" w14:paraId="50E5F2E3" w14:textId="77777777">
      <w:pPr>
        <w:pStyle w:val="BodyText"/>
        <w:numPr>
          <w:ilvl w:val="0"/>
          <w:numId w:val="6"/>
        </w:numPr>
      </w:pPr>
      <w:r>
        <w:t>they been provided access to a NON-PROD-DATA system where they have run tests to ensure the system meets ISO-25010 qualities, and the data the system provides meets ISO-25012 qualities.</w:t>
      </w:r>
    </w:p>
    <w:p w:rsidR="00BA7315" w:rsidP="00E01E1A" w:rsidRDefault="00BA7315" w14:paraId="20A3E18F" w14:textId="77777777">
      <w:pPr>
        <w:pStyle w:val="BodyText"/>
        <w:numPr>
          <w:ilvl w:val="0"/>
          <w:numId w:val="6"/>
        </w:numPr>
      </w:pPr>
      <w:r>
        <w:t>They have the means to run these tests again in the future, to ensure that changes and new deployments do not break existing functionality.</w:t>
      </w:r>
    </w:p>
    <w:p w:rsidR="00BA7315" w:rsidP="00BA7315" w:rsidRDefault="00BA7315" w14:paraId="4A10DE6D" w14:textId="77777777">
      <w:pPr>
        <w:pStyle w:val="BodyText"/>
      </w:pPr>
      <w:r>
        <w:t>This is reported using a Test Summary Report (TSR).</w:t>
      </w:r>
    </w:p>
    <w:p w:rsidR="00BA7315" w:rsidP="00BA7315" w:rsidRDefault="00BA7315" w14:paraId="0431CD46" w14:textId="77777777">
      <w:pPr>
        <w:pStyle w:val="BodyText"/>
      </w:pPr>
      <w:r>
        <w:t>Whereas Testing has traditionally been done manually, current service deployment expects the TSR to be automatically generated by automated tests run in the pipeline.</w:t>
      </w:r>
    </w:p>
    <w:p w:rsidR="00BA7315" w:rsidP="00BA7315" w:rsidRDefault="00BA7315" w14:paraId="059CA976" w14:textId="77777777">
      <w:pPr>
        <w:pStyle w:val="Note"/>
      </w:pPr>
      <w:r>
        <w:t>Note:</w:t>
      </w:r>
      <w:r>
        <w:br/>
      </w:r>
      <w:r>
        <w:t>This required skillset implies the project would do best to include an internal or external test automation specialist to convert test analyst scripts, developed by test analysts earlier, to automation. Note that a test automation’s skillset is generally distinct from the skillset for a general or system full-stack developer.</w:t>
      </w:r>
    </w:p>
    <w:p w:rsidRPr="00D45ADF" w:rsidR="00A41062" w:rsidP="00DF261B" w:rsidRDefault="00A41062" w14:paraId="34EC6E75" w14:textId="77777777">
      <w:pPr>
        <w:pStyle w:val="BodyText"/>
        <w:ind w:left="2160"/>
      </w:pPr>
      <w:bookmarkStart w:name="_Toc74480360" w:id="798"/>
    </w:p>
    <w:p w:rsidR="00032F81" w:rsidP="00032F81" w:rsidRDefault="00646B7A" w14:paraId="370B3EBD" w14:textId="02930D26">
      <w:pPr>
        <w:pStyle w:val="Heading1"/>
      </w:pPr>
      <w:bookmarkStart w:name="_Toc78722315" w:id="799"/>
      <w:bookmarkStart w:name="_Toc74480372" w:id="800"/>
      <w:r>
        <w:t>Deliverables and Sequencing</w:t>
      </w:r>
      <w:bookmarkEnd w:id="799"/>
    </w:p>
    <w:p w:rsidR="00E36E6E" w:rsidP="00E36E6E" w:rsidRDefault="00E36E6E" w14:paraId="7B9720C6" w14:textId="2DC72D73">
      <w:pPr>
        <w:pStyle w:val="Heading2"/>
      </w:pPr>
      <w:bookmarkStart w:name="_Toc78722316" w:id="801"/>
      <w:r>
        <w:t>Objective</w:t>
      </w:r>
      <w:bookmarkEnd w:id="801"/>
    </w:p>
    <w:p w:rsidR="00E36E6E" w:rsidP="00E36E6E" w:rsidRDefault="00E36E6E" w14:paraId="4D274EB2" w14:textId="1A320286">
      <w:pPr>
        <w:pStyle w:val="BodyText"/>
      </w:pPr>
      <w:r>
        <w:t xml:space="preserve">As a recap, the objective is for a project manager to be </w:t>
      </w:r>
      <w:r w:rsidR="00384361">
        <w:t>able to issue an Request for Change (RFC) that will eventuate</w:t>
      </w:r>
      <w:r w:rsidR="00171CBD">
        <w:t xml:space="preserve"> in a system being deployed to a Production data environment. </w:t>
      </w:r>
    </w:p>
    <w:p w:rsidR="00171CBD" w:rsidP="00E36E6E" w:rsidRDefault="00171CBD" w14:paraId="0B9789E0" w14:textId="284216D2">
      <w:pPr>
        <w:pStyle w:val="BodyText"/>
      </w:pPr>
      <w:r>
        <w:t xml:space="preserve">For such an RFC to not be denied, the service must have received </w:t>
      </w:r>
      <w:r w:rsidR="006A767E">
        <w:t>an Authority to Operate (ATO) from the Chief Digital Officer (CDO), upon advice from the Change Advisory Board (CAB)</w:t>
      </w:r>
      <w:r w:rsidR="00430450">
        <w:t xml:space="preserve"> that </w:t>
      </w:r>
      <w:r w:rsidR="005849FF">
        <w:t xml:space="preserve">the project’s </w:t>
      </w:r>
      <w:r w:rsidR="00430450">
        <w:t xml:space="preserve">service has </w:t>
      </w:r>
      <w:r w:rsidR="005849FF">
        <w:t xml:space="preserve">a Privacy Officer endorsed Data Categorisation, the project and its service has </w:t>
      </w:r>
      <w:r w:rsidR="00DD1720">
        <w:t xml:space="preserve">participated in </w:t>
      </w:r>
      <w:r w:rsidR="00430450">
        <w:t xml:space="preserve">a satisfactory Certification &amp; Assurance (C&amp;A) process, </w:t>
      </w:r>
      <w:r w:rsidR="00DD1720">
        <w:t xml:space="preserve">the service has passed a QA inspection, and CAB board members have received the </w:t>
      </w:r>
      <w:r w:rsidR="00127334">
        <w:t>deliverables they have expected.</w:t>
      </w:r>
    </w:p>
    <w:p w:rsidR="00101B5B" w:rsidP="00101B5B" w:rsidRDefault="00101B5B" w14:paraId="33BA2C9F" w14:textId="77777777">
      <w:pPr>
        <w:pStyle w:val="Heading2"/>
      </w:pPr>
      <w:bookmarkStart w:name="_Toc78722317" w:id="802"/>
      <w:r>
        <w:t>Scheduling</w:t>
      </w:r>
      <w:bookmarkEnd w:id="802"/>
    </w:p>
    <w:p w:rsidR="00101B5B" w:rsidP="00E36E6E" w:rsidRDefault="00101B5B" w14:paraId="66FBD3A5" w14:textId="56DE347E">
      <w:pPr>
        <w:pStyle w:val="BodyText"/>
      </w:pPr>
      <w:r>
        <w:t>Many of the expected processes the processes to develop expected deliverables take considerable time and should be started as early as practical.</w:t>
      </w:r>
    </w:p>
    <w:p w:rsidR="00763FBC" w:rsidP="00763FBC" w:rsidRDefault="00763FBC" w14:paraId="25909726" w14:textId="67E86E55">
      <w:pPr>
        <w:pStyle w:val="Heading2"/>
      </w:pPr>
      <w:bookmarkStart w:name="_Toc78722318" w:id="803"/>
      <w:r>
        <w:t>Design Services Engagement</w:t>
      </w:r>
      <w:bookmarkEnd w:id="803"/>
    </w:p>
    <w:p w:rsidR="00E0579A" w:rsidP="00763FBC" w:rsidRDefault="00763FBC" w14:paraId="206AA08E" w14:textId="6A5466DF">
      <w:pPr>
        <w:pStyle w:val="BodyText"/>
        <w:rPr>
          <w:lang w:val="en-US"/>
        </w:rPr>
      </w:pPr>
      <w:r>
        <w:rPr>
          <w:lang w:val="en-US"/>
        </w:rPr>
        <w:t xml:space="preserve">Project managers </w:t>
      </w:r>
      <w:r w:rsidR="00E0579A">
        <w:rPr>
          <w:lang w:val="en-US"/>
        </w:rPr>
        <w:t xml:space="preserve">are advised to engage the </w:t>
      </w:r>
      <w:r w:rsidR="000B4F6F">
        <w:rPr>
          <w:lang w:val="en-US"/>
        </w:rPr>
        <w:t xml:space="preserve">ITC </w:t>
      </w:r>
      <w:r w:rsidR="00C432CF">
        <w:rPr>
          <w:lang w:val="en-US"/>
        </w:rPr>
        <w:t>Strategy Planning Architecture (</w:t>
      </w:r>
      <w:r w:rsidR="000B4F6F">
        <w:rPr>
          <w:lang w:val="en-US"/>
        </w:rPr>
        <w:t>SPA</w:t>
      </w:r>
      <w:r w:rsidR="00C432CF">
        <w:rPr>
          <w:lang w:val="en-US"/>
        </w:rPr>
        <w:t>)</w:t>
      </w:r>
      <w:r w:rsidR="000B4F6F">
        <w:rPr>
          <w:lang w:val="en-US"/>
        </w:rPr>
        <w:t xml:space="preserve"> </w:t>
      </w:r>
      <w:r w:rsidR="00E0579A">
        <w:rPr>
          <w:lang w:val="en-US"/>
        </w:rPr>
        <w:t>services early</w:t>
      </w:r>
      <w:r w:rsidR="007B3937">
        <w:rPr>
          <w:lang w:val="en-US"/>
        </w:rPr>
        <w:t xml:space="preserve"> so that they can develop a valuable design that reduces the risk of failure of meeting expectations of stakeholders.</w:t>
      </w:r>
    </w:p>
    <w:p w:rsidR="00550192" w:rsidP="00550192" w:rsidRDefault="00550192" w14:paraId="2C057C50" w14:textId="6343B4A8">
      <w:pPr>
        <w:pStyle w:val="BodyText"/>
        <w:jc w:val="center"/>
        <w:rPr>
          <w:lang w:val="en-US"/>
        </w:rPr>
      </w:pPr>
      <w:r>
        <w:rPr>
          <w:noProof/>
          <w:lang w:val="en-US"/>
        </w:rPr>
        <w:drawing>
          <wp:inline distT="0" distB="0" distL="0" distR="0" wp14:anchorId="54E42A20" wp14:editId="57D6B752">
            <wp:extent cx="429577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5775" cy="2200275"/>
                    </a:xfrm>
                    <a:prstGeom prst="rect">
                      <a:avLst/>
                    </a:prstGeom>
                    <a:noFill/>
                    <a:ln>
                      <a:noFill/>
                    </a:ln>
                  </pic:spPr>
                </pic:pic>
              </a:graphicData>
            </a:graphic>
          </wp:inline>
        </w:drawing>
      </w:r>
    </w:p>
    <w:p w:rsidR="00E75F7A" w:rsidP="00E75F7A" w:rsidRDefault="00E75F7A" w14:paraId="47BE4C6E" w14:textId="29616E1A">
      <w:pPr>
        <w:pStyle w:val="Heading3"/>
        <w:rPr>
          <w:lang w:val="en-US"/>
        </w:rPr>
      </w:pPr>
      <w:bookmarkStart w:name="_Toc78722319" w:id="804"/>
      <w:r>
        <w:rPr>
          <w:lang w:val="en-US"/>
        </w:rPr>
        <w:t xml:space="preserve">Solution Architecture Description </w:t>
      </w:r>
      <w:r w:rsidR="00A21714">
        <w:rPr>
          <w:lang w:val="en-US"/>
        </w:rPr>
        <w:t xml:space="preserve">(SAD) </w:t>
      </w:r>
      <w:r>
        <w:rPr>
          <w:lang w:val="en-US"/>
        </w:rPr>
        <w:t>Deliverable</w:t>
      </w:r>
      <w:bookmarkEnd w:id="804"/>
    </w:p>
    <w:p w:rsidR="00265607" w:rsidP="00763FBC" w:rsidRDefault="00C432CF" w14:paraId="1C76586B" w14:textId="1197480D">
      <w:pPr>
        <w:pStyle w:val="BodyText"/>
        <w:rPr>
          <w:lang w:val="en-US"/>
        </w:rPr>
      </w:pPr>
      <w:r>
        <w:rPr>
          <w:lang w:val="en-US"/>
        </w:rPr>
        <w:t xml:space="preserve">The project’s assigned Solution </w:t>
      </w:r>
      <w:r w:rsidR="00763FBC">
        <w:rPr>
          <w:lang w:val="en-US"/>
        </w:rPr>
        <w:t xml:space="preserve">Architect </w:t>
      </w:r>
      <w:r w:rsidR="00314A5A">
        <w:t xml:space="preserve">(SA) </w:t>
      </w:r>
      <w:r>
        <w:rPr>
          <w:lang w:val="en-US"/>
        </w:rPr>
        <w:t xml:space="preserve">interacts with the project’s </w:t>
      </w:r>
      <w:r w:rsidR="00505CF4">
        <w:rPr>
          <w:lang w:val="en-US"/>
        </w:rPr>
        <w:t xml:space="preserve">Stakeholder Analyst and </w:t>
      </w:r>
      <w:r w:rsidR="00763FBC">
        <w:rPr>
          <w:lang w:val="en-US"/>
        </w:rPr>
        <w:t>develop</w:t>
      </w:r>
      <w:r>
        <w:rPr>
          <w:lang w:val="en-US"/>
        </w:rPr>
        <w:t>s</w:t>
      </w:r>
      <w:r w:rsidR="00763FBC">
        <w:rPr>
          <w:lang w:val="en-US"/>
        </w:rPr>
        <w:t xml:space="preserve"> an architecture that meets the multiple stakeholder </w:t>
      </w:r>
      <w:r w:rsidR="00E0579A">
        <w:rPr>
          <w:lang w:val="en-US"/>
        </w:rPr>
        <w:t xml:space="preserve">objectives, while meeting the </w:t>
      </w:r>
      <w:proofErr w:type="spellStart"/>
      <w:r w:rsidR="000B4F6F">
        <w:rPr>
          <w:lang w:val="en-US"/>
        </w:rPr>
        <w:t>organisation’s</w:t>
      </w:r>
      <w:proofErr w:type="spellEnd"/>
      <w:r w:rsidR="000B4F6F">
        <w:rPr>
          <w:lang w:val="en-US"/>
        </w:rPr>
        <w:t xml:space="preserve"> obligations,</w:t>
      </w:r>
      <w:r w:rsidR="00763FBC">
        <w:rPr>
          <w:lang w:val="en-US"/>
        </w:rPr>
        <w:t xml:space="preserve"> and document</w:t>
      </w:r>
      <w:r w:rsidR="00550192">
        <w:rPr>
          <w:lang w:val="en-US"/>
        </w:rPr>
        <w:t>s</w:t>
      </w:r>
      <w:r w:rsidR="00763FBC">
        <w:rPr>
          <w:lang w:val="en-US"/>
        </w:rPr>
        <w:t xml:space="preserve"> </w:t>
      </w:r>
      <w:r w:rsidR="003A0662">
        <w:rPr>
          <w:lang w:val="en-US"/>
        </w:rPr>
        <w:t xml:space="preserve">it </w:t>
      </w:r>
      <w:r w:rsidR="00763FBC">
        <w:rPr>
          <w:lang w:val="en-US"/>
        </w:rPr>
        <w:t>in a Solution Architecture Description (SAD)</w:t>
      </w:r>
      <w:r w:rsidR="003A0662">
        <w:rPr>
          <w:lang w:val="en-US"/>
        </w:rPr>
        <w:t xml:space="preserve">, according to ISO-42010 </w:t>
      </w:r>
      <w:r w:rsidR="00265607">
        <w:rPr>
          <w:lang w:val="en-US"/>
        </w:rPr>
        <w:t xml:space="preserve">(Complex Models defined as Views) </w:t>
      </w:r>
      <w:r w:rsidR="003A0662">
        <w:rPr>
          <w:lang w:val="en-US"/>
        </w:rPr>
        <w:t xml:space="preserve">and ISO-19505 </w:t>
      </w:r>
      <w:r w:rsidR="00265607">
        <w:rPr>
          <w:lang w:val="en-US"/>
        </w:rPr>
        <w:t xml:space="preserve">(UML) </w:t>
      </w:r>
      <w:r w:rsidR="003A0662">
        <w:rPr>
          <w:lang w:val="en-US"/>
        </w:rPr>
        <w:t>standards.</w:t>
      </w:r>
    </w:p>
    <w:p w:rsidR="00265607" w:rsidP="00D62EF2" w:rsidRDefault="00865B09" w14:paraId="73B3CAAD" w14:textId="77FA7E97">
      <w:pPr>
        <w:pStyle w:val="Note"/>
      </w:pPr>
      <w:r>
        <w:t xml:space="preserve">SADs are </w:t>
      </w:r>
      <w:r w:rsidR="00B37DBC">
        <w:t xml:space="preserve">complex documents taking into account </w:t>
      </w:r>
      <w:r w:rsidR="00D62EF2">
        <w:t>multiple stakeholder group viewpoints</w:t>
      </w:r>
      <w:r w:rsidR="00B37DBC">
        <w:t>.</w:t>
      </w:r>
    </w:p>
    <w:p w:rsidR="00E75F7A" w:rsidP="00E75F7A" w:rsidRDefault="00E75F7A" w14:paraId="72270E18" w14:textId="12DF56BB">
      <w:pPr>
        <w:pStyle w:val="Heading3"/>
        <w:rPr>
          <w:lang w:val="en-US"/>
        </w:rPr>
      </w:pPr>
      <w:bookmarkStart w:name="_Toc78722320" w:id="805"/>
      <w:r>
        <w:rPr>
          <w:lang w:val="en-US"/>
        </w:rPr>
        <w:t>Solution Architecture Description Summary</w:t>
      </w:r>
      <w:r w:rsidR="00155BEB">
        <w:rPr>
          <w:lang w:val="en-US"/>
        </w:rPr>
        <w:t xml:space="preserve"> </w:t>
      </w:r>
      <w:r w:rsidR="00A21714">
        <w:rPr>
          <w:lang w:val="en-US"/>
        </w:rPr>
        <w:t xml:space="preserve">(SADS) </w:t>
      </w:r>
      <w:r w:rsidR="00155BEB">
        <w:rPr>
          <w:lang w:val="en-US"/>
        </w:rPr>
        <w:t>Deliverable</w:t>
      </w:r>
      <w:bookmarkEnd w:id="805"/>
    </w:p>
    <w:p w:rsidR="003A0662" w:rsidP="00E36E6E" w:rsidRDefault="00763FBC" w14:paraId="3ADC3D4E" w14:textId="697AB6F2">
      <w:pPr>
        <w:pStyle w:val="BodyText"/>
        <w:rPr>
          <w:lang w:val="en-US"/>
        </w:rPr>
      </w:pPr>
      <w:r>
        <w:rPr>
          <w:lang w:val="en-US"/>
        </w:rPr>
        <w:t>A Solution Architecture Description</w:t>
      </w:r>
      <w:r w:rsidR="00505CF4">
        <w:rPr>
          <w:lang w:val="en-US"/>
        </w:rPr>
        <w:t xml:space="preserve"> Summary (SADS)</w:t>
      </w:r>
      <w:r>
        <w:rPr>
          <w:lang w:val="en-US"/>
        </w:rPr>
        <w:t>, covering the project’s architecturally significant points is presented to the Technical Working Group (TWG)</w:t>
      </w:r>
      <w:r w:rsidR="001E74D8">
        <w:rPr>
          <w:lang w:val="en-US"/>
        </w:rPr>
        <w:t xml:space="preserve"> for endorsement</w:t>
      </w:r>
      <w:r>
        <w:rPr>
          <w:lang w:val="en-US"/>
        </w:rPr>
        <w:t>.</w:t>
      </w:r>
      <w:r w:rsidR="00D45D92">
        <w:rPr>
          <w:lang w:val="en-US"/>
        </w:rPr>
        <w:t xml:space="preserve"> </w:t>
      </w:r>
    </w:p>
    <w:p w:rsidR="00314A5A" w:rsidP="00B47777" w:rsidRDefault="007B1DC1" w14:paraId="2024C277" w14:textId="31FC72C4">
      <w:pPr>
        <w:pStyle w:val="Note"/>
      </w:pPr>
      <w:r>
        <w:t xml:space="preserve">TWG is interested in architecturally significant features of the project, so should not delve into every detail. </w:t>
      </w:r>
    </w:p>
    <w:p w:rsidR="00876EFD" w:rsidP="00876EFD" w:rsidRDefault="00876EFD" w14:paraId="5E358106" w14:textId="77777777">
      <w:pPr>
        <w:pStyle w:val="Heading3"/>
      </w:pPr>
      <w:bookmarkStart w:name="_Toc78722321" w:id="806"/>
      <w:r>
        <w:t>Data and Information Design Group (DIDG) Endorsement</w:t>
      </w:r>
      <w:bookmarkEnd w:id="806"/>
    </w:p>
    <w:p w:rsidR="00876EFD" w:rsidP="00876EFD" w:rsidRDefault="00876EFD" w14:paraId="45A3AA48" w14:textId="77777777">
      <w:pPr>
        <w:pStyle w:val="BodyText"/>
      </w:pPr>
      <w:r>
        <w:t>The system’s design of its messages and stored data requires review and endorsement by the DIDG.</w:t>
      </w:r>
    </w:p>
    <w:p w:rsidRPr="0073262A" w:rsidR="00876EFD" w:rsidP="00876EFD" w:rsidRDefault="00876EFD" w14:paraId="32C86399" w14:textId="77777777">
      <w:pPr>
        <w:pStyle w:val="Note"/>
      </w:pPr>
      <w:r>
        <w:t>DIDG is interested in ensuring that data interchange between systems adheres to common standards where applicable, to reduce the cost of system integration.</w:t>
      </w:r>
    </w:p>
    <w:p w:rsidR="00E75F7A" w:rsidP="00E75F7A" w:rsidRDefault="00E75F7A" w14:paraId="0F8E8709" w14:textId="52F1407A">
      <w:pPr>
        <w:pStyle w:val="Heading3"/>
        <w:rPr>
          <w:lang w:val="en-US"/>
        </w:rPr>
      </w:pPr>
      <w:bookmarkStart w:name="_Toc78722322" w:id="807"/>
      <w:r>
        <w:rPr>
          <w:lang w:val="en-US"/>
        </w:rPr>
        <w:t xml:space="preserve">Technical Working Group </w:t>
      </w:r>
      <w:r w:rsidR="00A21714">
        <w:rPr>
          <w:lang w:val="en-US"/>
        </w:rPr>
        <w:t xml:space="preserve">(TWG) </w:t>
      </w:r>
      <w:r>
        <w:rPr>
          <w:lang w:val="en-US"/>
        </w:rPr>
        <w:t>Endorsement</w:t>
      </w:r>
      <w:bookmarkEnd w:id="807"/>
    </w:p>
    <w:p w:rsidR="00D45D92" w:rsidP="00155BEB" w:rsidRDefault="00D45D92" w14:paraId="5CB0FC5B" w14:textId="18C68E02">
      <w:pPr>
        <w:pStyle w:val="BodyText"/>
        <w:rPr>
          <w:lang w:val="en-US"/>
        </w:rPr>
      </w:pPr>
      <w:r>
        <w:rPr>
          <w:lang w:val="en-US"/>
        </w:rPr>
        <w:t>TWG will first ensure the project has previously received Design Authority (DA) endorsement</w:t>
      </w:r>
      <w:r w:rsidR="00155BEB">
        <w:rPr>
          <w:lang w:val="en-US"/>
        </w:rPr>
        <w:t xml:space="preserve">, </w:t>
      </w:r>
      <w:r w:rsidR="00876EFD">
        <w:rPr>
          <w:lang w:val="en-US"/>
        </w:rPr>
        <w:t xml:space="preserve">then DIDG endorsement, </w:t>
      </w:r>
      <w:r w:rsidR="00155BEB">
        <w:rPr>
          <w:lang w:val="en-US"/>
        </w:rPr>
        <w:t xml:space="preserve">then verify </w:t>
      </w:r>
      <w:r w:rsidR="00876EFD">
        <w:rPr>
          <w:lang w:val="en-US"/>
        </w:rPr>
        <w:t xml:space="preserve">the presented SADS </w:t>
      </w:r>
      <w:r w:rsidR="00155BEB">
        <w:rPr>
          <w:lang w:val="en-US"/>
        </w:rPr>
        <w:t xml:space="preserve">that the </w:t>
      </w:r>
      <w:r>
        <w:rPr>
          <w:lang w:val="en-US"/>
        </w:rPr>
        <w:t>design</w:t>
      </w:r>
      <w:r w:rsidR="00155BEB">
        <w:rPr>
          <w:lang w:val="en-US"/>
        </w:rPr>
        <w:t xml:space="preserve"> meets legal, </w:t>
      </w:r>
      <w:r w:rsidR="004F60F4">
        <w:rPr>
          <w:lang w:val="en-US"/>
        </w:rPr>
        <w:t>regulatory,</w:t>
      </w:r>
      <w:r w:rsidR="00155BEB">
        <w:rPr>
          <w:lang w:val="en-US"/>
        </w:rPr>
        <w:t xml:space="preserve"> and guiding principle </w:t>
      </w:r>
      <w:r>
        <w:rPr>
          <w:lang w:val="en-US"/>
        </w:rPr>
        <w:t>obligations</w:t>
      </w:r>
      <w:r w:rsidR="00155BEB">
        <w:rPr>
          <w:lang w:val="en-US"/>
        </w:rPr>
        <w:t>.</w:t>
      </w:r>
    </w:p>
    <w:p w:rsidR="00763FBC" w:rsidP="00572037" w:rsidRDefault="001E74D8" w14:paraId="14470A80" w14:textId="739512F0">
      <w:pPr>
        <w:pStyle w:val="Note"/>
      </w:pPr>
      <w:r>
        <w:t>This endorsement from TWG will be required later by the Change Advisory Board (CAB).</w:t>
      </w:r>
    </w:p>
    <w:p w:rsidR="004F60F4" w:rsidP="0085058B" w:rsidRDefault="00C87915" w14:paraId="40DBF897" w14:textId="7BB7A3B8">
      <w:pPr>
        <w:pStyle w:val="Heading3"/>
      </w:pPr>
      <w:bookmarkStart w:name="_Toc78722323" w:id="808"/>
      <w:r>
        <w:t xml:space="preserve">Technical Documentation </w:t>
      </w:r>
      <w:r w:rsidR="0085058B">
        <w:t xml:space="preserve">(STD) </w:t>
      </w:r>
      <w:r>
        <w:t>Deliverables</w:t>
      </w:r>
      <w:bookmarkEnd w:id="808"/>
    </w:p>
    <w:p w:rsidR="005F5902" w:rsidP="00E36E6E" w:rsidRDefault="00C87915" w14:paraId="2BF295A8" w14:textId="76FBD4FB">
      <w:pPr>
        <w:pStyle w:val="BodyText"/>
      </w:pPr>
      <w:r>
        <w:t xml:space="preserve">The solution architect </w:t>
      </w:r>
      <w:r w:rsidR="00314A5A">
        <w:t xml:space="preserve">(SA) </w:t>
      </w:r>
      <w:r>
        <w:t xml:space="preserve">is retained to </w:t>
      </w:r>
      <w:r w:rsidR="00FE5193">
        <w:t>provide tactical decision guidance throughout the project</w:t>
      </w:r>
      <w:r w:rsidR="00967C2B">
        <w:t>, which is documented in the project’s Work Items and Technical Wiki (</w:t>
      </w:r>
      <w:r w:rsidR="007F5D9C">
        <w:t>i.e.</w:t>
      </w:r>
      <w:r w:rsidR="00967C2B">
        <w:t xml:space="preserve">, in the Project’s ALM User Stories, pointing to </w:t>
      </w:r>
      <w:r w:rsidR="007F5D9C">
        <w:t xml:space="preserve">further information within the ALM based technical version controlled </w:t>
      </w:r>
      <w:r w:rsidR="00967C2B">
        <w:t>Wiki).</w:t>
      </w:r>
    </w:p>
    <w:p w:rsidR="008206C8" w:rsidP="008206C8" w:rsidRDefault="005F5902" w14:paraId="2C3B7671" w14:textId="01DD1B5C">
      <w:pPr>
        <w:pStyle w:val="Note"/>
      </w:pPr>
      <w:r>
        <w:t>The work</w:t>
      </w:r>
      <w:r w:rsidR="00572037">
        <w:t xml:space="preserve"> </w:t>
      </w:r>
      <w:r>
        <w:t>items and technical documentation will be an deliverable artefact that will be reviewed</w:t>
      </w:r>
      <w:r w:rsidR="008206C8">
        <w:t xml:space="preserve"> for completeness, </w:t>
      </w:r>
      <w:r>
        <w:t xml:space="preserve">to obtain endorsement from OIS stakeholders before CAB. </w:t>
      </w:r>
    </w:p>
    <w:p w:rsidR="008206C8" w:rsidP="008206C8" w:rsidRDefault="008206C8" w14:paraId="1EB6D016" w14:textId="2F55990C">
      <w:pPr>
        <w:pStyle w:val="Note"/>
      </w:pPr>
      <w:r>
        <w:t xml:space="preserve">Tip: Do not leave technical documentation to the end as it will be </w:t>
      </w:r>
      <w:r w:rsidR="004875EC">
        <w:t xml:space="preserve">generally too thin to be </w:t>
      </w:r>
      <w:r w:rsidR="00572037">
        <w:t xml:space="preserve">of value, and therefore </w:t>
      </w:r>
      <w:r w:rsidR="004875EC">
        <w:t>acceptable</w:t>
      </w:r>
      <w:r w:rsidR="00572037">
        <w:t xml:space="preserve"> by the OIA services</w:t>
      </w:r>
      <w:r w:rsidR="004875EC">
        <w:t>.</w:t>
      </w:r>
    </w:p>
    <w:p w:rsidR="004875EC" w:rsidP="008206C8" w:rsidRDefault="004875EC" w14:paraId="1111955D" w14:textId="38657D13">
      <w:pPr>
        <w:pStyle w:val="Note"/>
      </w:pPr>
      <w:r>
        <w:t xml:space="preserve">Tip: Periodically schedule maintenance of the documentation to refresh material and remove </w:t>
      </w:r>
      <w:r w:rsidR="00572037">
        <w:t>retired information.</w:t>
      </w:r>
    </w:p>
    <w:p w:rsidR="00646B7A" w:rsidP="00356454" w:rsidRDefault="00646B7A" w14:paraId="078CE475" w14:textId="0F6E0F1F">
      <w:pPr>
        <w:pStyle w:val="Heading2"/>
        <w:numPr>
          <w:ilvl w:val="1"/>
          <w:numId w:val="1"/>
        </w:numPr>
      </w:pPr>
      <w:bookmarkStart w:name="_Toc78722324" w:id="809"/>
      <w:bookmarkStart w:name="_Toc74480362" w:id="810"/>
      <w:r>
        <w:t>Deployment, Infrastructure and Operations Services</w:t>
      </w:r>
      <w:r w:rsidR="00316971">
        <w:t xml:space="preserve"> Engagement</w:t>
      </w:r>
      <w:bookmarkEnd w:id="809"/>
    </w:p>
    <w:p w:rsidRPr="008629C1" w:rsidR="008629C1" w:rsidP="008629C1" w:rsidRDefault="004A3421" w14:paraId="0C46D9AD" w14:textId="0243D549">
      <w:pPr>
        <w:pStyle w:val="BodyText"/>
      </w:pPr>
      <w:r>
        <w:rPr>
          <w:noProof/>
        </w:rPr>
        <w:drawing>
          <wp:inline distT="0" distB="0" distL="0" distR="0" wp14:anchorId="5EDAE97D" wp14:editId="28373D0A">
            <wp:extent cx="5731510" cy="27806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rsidR="00646B7A" w:rsidP="00646B7A" w:rsidRDefault="00646B7A" w14:paraId="133660C4" w14:textId="39BAE058">
      <w:pPr>
        <w:pStyle w:val="BodyText"/>
      </w:pPr>
      <w:r>
        <w:t xml:space="preserve">There is logic to engaging the </w:t>
      </w:r>
      <w:r w:rsidR="003C1D08">
        <w:t>Deployment, Operations, Infrastructure, Services (</w:t>
      </w:r>
      <w:r>
        <w:t>OI</w:t>
      </w:r>
      <w:r w:rsidR="009B290B">
        <w:t>S</w:t>
      </w:r>
      <w:r w:rsidR="003C1D08">
        <w:t>)</w:t>
      </w:r>
      <w:r>
        <w:t xml:space="preserve"> earlier than development services, </w:t>
      </w:r>
      <w:r w:rsidR="00B03BEF">
        <w:t>to</w:t>
      </w:r>
      <w:r>
        <w:t xml:space="preserve"> employ their capabilities to configure a</w:t>
      </w:r>
      <w:r w:rsidR="00B03BEF">
        <w:t>n ALM</w:t>
      </w:r>
      <w:r>
        <w:t xml:space="preserve"> </w:t>
      </w:r>
      <w:r w:rsidR="00B03BEF">
        <w:t xml:space="preserve">based </w:t>
      </w:r>
      <w:r>
        <w:t>project management space</w:t>
      </w:r>
      <w:r w:rsidR="00B03BEF">
        <w:t>, pipelines, etc.</w:t>
      </w:r>
    </w:p>
    <w:p w:rsidR="007016BB" w:rsidP="007016BB" w:rsidRDefault="007016BB" w14:paraId="0DCF783F" w14:textId="649B27DF">
      <w:pPr>
        <w:pStyle w:val="Heading3"/>
      </w:pPr>
      <w:bookmarkStart w:name="_Toc78722325" w:id="811"/>
      <w:r>
        <w:t>Application Lifecycle Management (ALM) Deliverable</w:t>
      </w:r>
      <w:bookmarkEnd w:id="811"/>
    </w:p>
    <w:p w:rsidR="007016BB" w:rsidP="00646B7A" w:rsidRDefault="007016BB" w14:paraId="2F557A0B" w14:textId="6DCECAAD">
      <w:pPr>
        <w:pStyle w:val="BodyText"/>
      </w:pPr>
      <w:r>
        <w:t>The DevOps specialists within OIS will develop a configured project specific ALM, containing the work</w:t>
      </w:r>
      <w:r w:rsidR="00FB61BD">
        <w:t xml:space="preserve"> </w:t>
      </w:r>
      <w:r>
        <w:t xml:space="preserve">item management service, technical wiki documentation service, code repository service, </w:t>
      </w:r>
      <w:r w:rsidR="00AF4A29">
        <w:t>automation pipeline services that are dependencies for other deliverables.</w:t>
      </w:r>
    </w:p>
    <w:p w:rsidR="00367A80" w:rsidP="00646B7A" w:rsidRDefault="00367A80" w14:paraId="2E3A6DC6" w14:textId="00F2630E">
      <w:pPr>
        <w:pStyle w:val="BodyText"/>
      </w:pPr>
      <w:r>
        <w:t>A key deliverable will be the Work</w:t>
      </w:r>
      <w:r w:rsidR="00FB61BD">
        <w:t xml:space="preserve"> </w:t>
      </w:r>
      <w:r>
        <w:t xml:space="preserve">Item </w:t>
      </w:r>
      <w:r w:rsidR="00FB61BD">
        <w:t>S</w:t>
      </w:r>
      <w:r>
        <w:t xml:space="preserve">ervice with a </w:t>
      </w:r>
      <w:r w:rsidR="00FB61BD">
        <w:t xml:space="preserve">summary </w:t>
      </w:r>
      <w:r>
        <w:t>dashboard that can communicate to stakeholders the amount of work still desired, the velocity at which it is progressing, the quality, error and rework rate, and therefore the estimated delivery date.</w:t>
      </w:r>
    </w:p>
    <w:p w:rsidR="007F0684" w:rsidP="007F0684" w:rsidRDefault="007F0684" w14:paraId="32723CDC" w14:textId="27CA0DCC">
      <w:pPr>
        <w:pStyle w:val="Heading3"/>
      </w:pPr>
      <w:bookmarkStart w:name="_Toc78722326" w:id="812"/>
      <w:r>
        <w:t>Idempotent Infrastructure Environment Provisioning</w:t>
      </w:r>
      <w:bookmarkEnd w:id="812"/>
    </w:p>
    <w:p w:rsidR="00E5143C" w:rsidP="00E5143C" w:rsidRDefault="0067327B" w14:paraId="0DAE05E7" w14:textId="216D6FEE">
      <w:pPr>
        <w:pStyle w:val="BodyText"/>
      </w:pPr>
      <w:r>
        <w:t xml:space="preserve">A key deliverable from the team is the ability to develop environments from scratch, in an idempotent manner. </w:t>
      </w:r>
    </w:p>
    <w:p w:rsidR="00E5143C" w:rsidP="00577C9D" w:rsidRDefault="00E5143C" w14:paraId="09CD8E39" w14:textId="77777777">
      <w:pPr>
        <w:pStyle w:val="Note"/>
      </w:pPr>
      <w:r>
        <w:t>Modern infrastructure provisioning can only be achieved by relying on Infrastructure/Platform as Code approach.</w:t>
      </w:r>
    </w:p>
    <w:p w:rsidR="00E5143C" w:rsidP="00D633D3" w:rsidRDefault="009C023D" w14:paraId="7E6BBBA6" w14:textId="7955C5B8">
      <w:pPr>
        <w:pStyle w:val="Heading3"/>
      </w:pPr>
      <w:bookmarkStart w:name="_Toc78722327" w:id="813"/>
      <w:r>
        <w:t>Idempotent Data Management Automation Deliverable</w:t>
      </w:r>
      <w:bookmarkEnd w:id="813"/>
      <w:r w:rsidR="00E5143C">
        <w:t xml:space="preserve"> </w:t>
      </w:r>
    </w:p>
    <w:p w:rsidR="0067327B" w:rsidP="00646B7A" w:rsidRDefault="009C023D" w14:paraId="46A8B91B" w14:textId="5168DA25">
      <w:pPr>
        <w:pStyle w:val="BodyText"/>
      </w:pPr>
      <w:r>
        <w:t xml:space="preserve">A key deliverable from the OIA team </w:t>
      </w:r>
      <w:r w:rsidR="00D633D3">
        <w:t xml:space="preserve">is the development of an idempotent solution to incrementally and fully backup data regularly and </w:t>
      </w:r>
      <w:r w:rsidR="00577C9D">
        <w:t xml:space="preserve">the capability to </w:t>
      </w:r>
      <w:r w:rsidR="00D633D3">
        <w:t xml:space="preserve">restore </w:t>
      </w:r>
      <w:r w:rsidR="00577C9D">
        <w:t xml:space="preserve">it on demand </w:t>
      </w:r>
      <w:r w:rsidR="00D633D3">
        <w:t>via automation.</w:t>
      </w:r>
    </w:p>
    <w:p w:rsidR="00D633D3" w:rsidP="00577C9D" w:rsidRDefault="00D633D3" w14:paraId="6A182FAB" w14:textId="54A99820">
      <w:pPr>
        <w:pStyle w:val="Note"/>
      </w:pPr>
      <w:r>
        <w:t>Modern data management can only be successfully achieved by relying on automation</w:t>
      </w:r>
      <w:r w:rsidR="00577C9D">
        <w:t>.</w:t>
      </w:r>
    </w:p>
    <w:p w:rsidRPr="00646B7A" w:rsidR="00646B7A" w:rsidP="00646B7A" w:rsidRDefault="00646B7A" w14:paraId="6BB92B2B" w14:textId="77777777">
      <w:pPr>
        <w:pStyle w:val="BodyText"/>
      </w:pPr>
    </w:p>
    <w:p w:rsidR="00F134E5" w:rsidP="00F134E5" w:rsidRDefault="00F134E5" w14:paraId="37631AF4" w14:textId="696F6229">
      <w:pPr>
        <w:pStyle w:val="Heading2"/>
        <w:numPr>
          <w:ilvl w:val="1"/>
          <w:numId w:val="1"/>
        </w:numPr>
      </w:pPr>
      <w:bookmarkStart w:name="_Toc78722328" w:id="814"/>
      <w:r>
        <w:t>Data Services Engagement</w:t>
      </w:r>
      <w:bookmarkEnd w:id="814"/>
    </w:p>
    <w:p w:rsidRPr="00BC76ED" w:rsidR="00F134E5" w:rsidP="00F134E5" w:rsidRDefault="00106673" w14:paraId="700DD715" w14:textId="3DB957B8">
      <w:pPr>
        <w:pStyle w:val="BodyText"/>
        <w:jc w:val="center"/>
      </w:pPr>
      <w:r>
        <w:rPr>
          <w:noProof/>
        </w:rPr>
        <w:drawing>
          <wp:inline distT="0" distB="0" distL="0" distR="0" wp14:anchorId="378DF17C" wp14:editId="23D501F8">
            <wp:extent cx="3343275" cy="2009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009775"/>
                    </a:xfrm>
                    <a:prstGeom prst="rect">
                      <a:avLst/>
                    </a:prstGeom>
                    <a:noFill/>
                    <a:ln>
                      <a:noFill/>
                    </a:ln>
                  </pic:spPr>
                </pic:pic>
              </a:graphicData>
            </a:graphic>
          </wp:inline>
        </w:drawing>
      </w:r>
    </w:p>
    <w:p w:rsidR="00F134E5" w:rsidP="00F134E5" w:rsidRDefault="00F134E5" w14:paraId="5E0135AA" w14:textId="77777777">
      <w:pPr>
        <w:pStyle w:val="BodyText"/>
      </w:pPr>
      <w:r>
        <w:t>Some of the following tasks can be undertaken by the project architect – but it is practical to engage a Certification and Assurance (C&amp;A) Specialist as soon as practical to coordinate the delivery of the following deliverables:</w:t>
      </w:r>
    </w:p>
    <w:p w:rsidR="007740BD" w:rsidP="007740BD" w:rsidRDefault="00977451" w14:paraId="4AE8B05E" w14:textId="69AA74C9">
      <w:pPr>
        <w:pStyle w:val="Heading3"/>
      </w:pPr>
      <w:bookmarkStart w:name="_Toc78722329" w:id="815"/>
      <w:r>
        <w:t>Information</w:t>
      </w:r>
      <w:r w:rsidR="007740BD">
        <w:t xml:space="preserve"> Classification</w:t>
      </w:r>
      <w:r>
        <w:t xml:space="preserve"> Deliverable</w:t>
      </w:r>
      <w:bookmarkEnd w:id="815"/>
    </w:p>
    <w:p w:rsidR="004D1B32" w:rsidP="004D1B32" w:rsidRDefault="004D1B32" w14:paraId="43035D26" w14:textId="77777777">
      <w:pPr>
        <w:pStyle w:val="BodyText"/>
      </w:pPr>
      <w:r>
        <w:t>The service’s Information Classification is determined at the start of a project – generally when the business case is being developed.</w:t>
      </w:r>
    </w:p>
    <w:p w:rsidR="004D1B32" w:rsidP="00977451" w:rsidRDefault="003C0A5A" w14:paraId="540E7D2D" w14:textId="4159578C">
      <w:pPr>
        <w:pStyle w:val="BodyText"/>
        <w:rPr>
          <w:rFonts w:ascii="Helvetica" w:hAnsi="Helvetica" w:cs="Times New Roman"/>
        </w:rPr>
      </w:pPr>
      <w:r>
        <w:t xml:space="preserve">Fill in the </w:t>
      </w:r>
      <w:hyperlink w:history="1" r:id="rId26">
        <w:proofErr w:type="spellStart"/>
        <w:r>
          <w:rPr>
            <w:rStyle w:val="Hyperlink"/>
            <w:rFonts w:ascii="Helvetica" w:hAnsi="Helvetica" w:cs="Times New Roman"/>
            <w:shd w:val="clear" w:color="auto" w:fill="FFFFFF"/>
          </w:rPr>
          <w:t>MinEdu</w:t>
        </w:r>
        <w:proofErr w:type="spellEnd"/>
        <w:r>
          <w:rPr>
            <w:rStyle w:val="Hyperlink"/>
            <w:rFonts w:ascii="Helvetica" w:hAnsi="Helvetica" w:cs="Times New Roman"/>
            <w:shd w:val="clear" w:color="auto" w:fill="FFFFFF"/>
          </w:rPr>
          <w:t xml:space="preserve"> Information classification template.docx</w:t>
        </w:r>
        <w:r>
          <w:rPr>
            <w:rStyle w:val="FootnoteReference"/>
            <w:rFonts w:ascii="Helvetica" w:hAnsi="Helvetica" w:cs="Times New Roman"/>
            <w:color w:val="0000FF" w:themeColor="hyperlink"/>
            <w:u w:val="single"/>
            <w:shd w:val="clear" w:color="auto" w:fill="FFFFFF"/>
          </w:rPr>
          <w:footnoteReference w:id="9"/>
        </w:r>
        <w:r>
          <w:rPr>
            <w:rStyle w:val="Hyperlink"/>
            <w:rFonts w:ascii="Helvetica" w:hAnsi="Helvetica" w:cs="Times New Roman"/>
            <w:shd w:val="clear" w:color="auto" w:fill="FFFFFF"/>
          </w:rPr>
          <w:t xml:space="preserve"> </w:t>
        </w:r>
      </w:hyperlink>
      <w:r>
        <w:rPr>
          <w:rFonts w:ascii="Helvetica" w:hAnsi="Helvetica" w:cs="Times New Roman"/>
        </w:rPr>
        <w:t xml:space="preserve"> </w:t>
      </w:r>
      <w:r w:rsidR="00FB6EB9">
        <w:rPr>
          <w:rFonts w:ascii="Helvetica" w:hAnsi="Helvetica" w:cs="Times New Roman"/>
        </w:rPr>
        <w:t xml:space="preserve">to </w:t>
      </w:r>
      <w:r w:rsidR="00FB6EB9">
        <w:t>determines whether the service’s data is UNCLASSIFIED, IN-CONFIDENCE, or SENSITIVE</w:t>
      </w:r>
      <w:r w:rsidR="00FB6EB9">
        <w:rPr>
          <w:rStyle w:val="FootnoteReference"/>
        </w:rPr>
        <w:footnoteReference w:id="10"/>
      </w:r>
      <w:r w:rsidR="00FB6EB9">
        <w:t xml:space="preserve">, and </w:t>
      </w:r>
      <w:r w:rsidR="003C6F89">
        <w:t xml:space="preserve">ensure it is </w:t>
      </w:r>
      <w:r w:rsidR="004D1B32">
        <w:rPr>
          <w:rFonts w:ascii="Helvetica" w:hAnsi="Helvetica" w:cs="Times New Roman"/>
        </w:rPr>
        <w:t>endorse</w:t>
      </w:r>
      <w:r w:rsidR="003C6F89">
        <w:rPr>
          <w:rFonts w:ascii="Helvetica" w:hAnsi="Helvetica" w:cs="Times New Roman"/>
        </w:rPr>
        <w:t xml:space="preserve">d and signed </w:t>
      </w:r>
      <w:r w:rsidR="004D1B32">
        <w:rPr>
          <w:rFonts w:ascii="Helvetica" w:hAnsi="Helvetica" w:cs="Times New Roman"/>
        </w:rPr>
        <w:t xml:space="preserve">by </w:t>
      </w:r>
      <w:r>
        <w:rPr>
          <w:rFonts w:ascii="Helvetica" w:hAnsi="Helvetica" w:cs="Times New Roman"/>
        </w:rPr>
        <w:t xml:space="preserve">the </w:t>
      </w:r>
      <w:r w:rsidRPr="003C0A5A">
        <w:rPr>
          <w:rFonts w:ascii="Helvetica" w:hAnsi="Helvetica" w:cs="Times New Roman"/>
          <w:i/>
          <w:iCs/>
        </w:rPr>
        <w:t>Chief Data Steward</w:t>
      </w:r>
      <w:r w:rsidR="00187E7A">
        <w:rPr>
          <w:rStyle w:val="FootnoteReference"/>
          <w:rFonts w:ascii="Helvetica" w:hAnsi="Helvetica" w:cs="Times New Roman"/>
          <w:i/>
          <w:iCs/>
        </w:rPr>
        <w:footnoteReference w:id="11"/>
      </w:r>
      <w:r>
        <w:rPr>
          <w:rFonts w:ascii="Helvetica" w:hAnsi="Helvetica" w:cs="Times New Roman"/>
        </w:rPr>
        <w:t>.</w:t>
      </w:r>
    </w:p>
    <w:p w:rsidR="004C2311" w:rsidP="00A77ED7" w:rsidRDefault="004D1B32" w14:paraId="28DA3296" w14:textId="53E9CC5F">
      <w:pPr>
        <w:pStyle w:val="Note"/>
      </w:pPr>
      <w:r>
        <w:t>Most systems will be classified as IN-CONFIDENCE</w:t>
      </w:r>
      <w:r w:rsidR="006463AF">
        <w:t xml:space="preserve"> rather than SENSITIVE</w:t>
      </w:r>
      <w:r>
        <w:t>.</w:t>
      </w:r>
      <w:r>
        <w:br/>
      </w:r>
      <w:r w:rsidR="006463AF">
        <w:t>The classification will dictate the NZISM controls that are obligated, in turn informing the development of the architecture, SAD, SADS, tasks, and therefore costs.</w:t>
      </w:r>
    </w:p>
    <w:p w:rsidR="0042185C" w:rsidP="00A77ED7" w:rsidRDefault="00731EFE" w14:paraId="55F660F9" w14:textId="60FCCFE4">
      <w:pPr>
        <w:pStyle w:val="Heading3"/>
      </w:pPr>
      <w:bookmarkStart w:name="_Toc78722330" w:id="816"/>
      <w:r>
        <w:t xml:space="preserve">Data Information Management </w:t>
      </w:r>
      <w:r w:rsidR="0046356E">
        <w:t>Principle</w:t>
      </w:r>
      <w:r>
        <w:t>s (DIMP)</w:t>
      </w:r>
      <w:r w:rsidR="0046356E">
        <w:t xml:space="preserve"> </w:t>
      </w:r>
      <w:r w:rsidR="0042185C">
        <w:t>Alignment Deliverable</w:t>
      </w:r>
      <w:bookmarkEnd w:id="816"/>
    </w:p>
    <w:p w:rsidR="00105CFE" w:rsidP="00105CFE" w:rsidRDefault="00E004AB" w14:paraId="0C2DBC20" w14:textId="2F437BEA">
      <w:pPr>
        <w:pStyle w:val="BodyText"/>
      </w:pPr>
      <w:r>
        <w:t>Per cabinet decree the information managed by NZ Government systems must align to DIMP principles wherever it does not contravene Information Classification and Privacy Act obligations.</w:t>
      </w:r>
    </w:p>
    <w:p w:rsidRPr="00105CFE" w:rsidR="00E004AB" w:rsidP="00105CFE" w:rsidRDefault="0066526C" w14:paraId="47AC5314" w14:textId="069FEB7B">
      <w:pPr>
        <w:pStyle w:val="BodyText"/>
      </w:pPr>
      <w:r>
        <w:t xml:space="preserve">The Data Services will require filing of evidence the above is </w:t>
      </w:r>
      <w:r w:rsidR="00436B44">
        <w:t>a driving design decisions.</w:t>
      </w:r>
    </w:p>
    <w:p w:rsidRPr="00557209" w:rsidR="00557209" w:rsidP="00557209" w:rsidRDefault="00557209" w14:paraId="01CE7D52" w14:textId="61C7C585">
      <w:pPr>
        <w:pStyle w:val="Heading3"/>
      </w:pPr>
      <w:bookmarkStart w:name="_Toc78722331" w:id="817"/>
      <w:r>
        <w:t>NZ</w:t>
      </w:r>
      <w:r w:rsidR="00105CFE">
        <w:t xml:space="preserve"> Government Open Access &amp; Licensing (NZ</w:t>
      </w:r>
      <w:r>
        <w:t>GOAL</w:t>
      </w:r>
      <w:r w:rsidR="00105CFE">
        <w:t>)</w:t>
      </w:r>
      <w:r>
        <w:t xml:space="preserve"> Alignment</w:t>
      </w:r>
      <w:r w:rsidR="00105CFE">
        <w:t xml:space="preserve"> Deliverable</w:t>
      </w:r>
      <w:bookmarkEnd w:id="817"/>
    </w:p>
    <w:p w:rsidR="00E612B8" w:rsidP="00F548A0" w:rsidRDefault="007628CB" w14:paraId="6B638A4D" w14:textId="005DE951">
      <w:pPr>
        <w:pStyle w:val="BodyText"/>
      </w:pPr>
      <w:r>
        <w:t xml:space="preserve">System information is often </w:t>
      </w:r>
      <w:r w:rsidR="00436B44">
        <w:t xml:space="preserve">comprised of </w:t>
      </w:r>
      <w:r>
        <w:t>records about people</w:t>
      </w:r>
      <w:r w:rsidR="00E612B8">
        <w:t>, objectives, and their actions to achieve them.</w:t>
      </w:r>
    </w:p>
    <w:p w:rsidR="002C0BAB" w:rsidP="00F548A0" w:rsidRDefault="00E612B8" w14:paraId="15B4DBF4" w14:textId="0E8680DB">
      <w:pPr>
        <w:pStyle w:val="BodyText"/>
      </w:pPr>
      <w:r>
        <w:t xml:space="preserve">But many systems </w:t>
      </w:r>
      <w:r w:rsidR="00E453E3">
        <w:t xml:space="preserve">require the development of </w:t>
      </w:r>
      <w:r>
        <w:t>media</w:t>
      </w:r>
      <w:r w:rsidR="002C0BAB">
        <w:t xml:space="preserve">. </w:t>
      </w:r>
    </w:p>
    <w:p w:rsidR="0046356E" w:rsidP="00F548A0" w:rsidRDefault="000C48DE" w14:paraId="5A5945F2" w14:textId="27C0DB34">
      <w:pPr>
        <w:pStyle w:val="BodyText"/>
      </w:pPr>
      <w:r>
        <w:t>Media c</w:t>
      </w:r>
      <w:r w:rsidR="0042185C">
        <w:t xml:space="preserve">ontent that is </w:t>
      </w:r>
      <w:r w:rsidR="002C0BAB">
        <w:t xml:space="preserve">commissioned or </w:t>
      </w:r>
      <w:r w:rsidR="0042185C">
        <w:t xml:space="preserve">developed by </w:t>
      </w:r>
      <w:r w:rsidR="002C0BAB">
        <w:t xml:space="preserve">a </w:t>
      </w:r>
      <w:r w:rsidR="0042185C">
        <w:t xml:space="preserve">government </w:t>
      </w:r>
      <w:r w:rsidR="005D09D6">
        <w:t>must</w:t>
      </w:r>
      <w:r w:rsidR="0042185C">
        <w:t xml:space="preserve"> be</w:t>
      </w:r>
      <w:r w:rsidR="005D09D6">
        <w:t xml:space="preserve">, where possible, </w:t>
      </w:r>
      <w:r w:rsidR="0042185C">
        <w:t xml:space="preserve">free </w:t>
      </w:r>
      <w:r w:rsidR="00831FA0">
        <w:t>to use or recombine in full or partial, share,</w:t>
      </w:r>
      <w:r w:rsidR="005D09D6">
        <w:t xml:space="preserve"> </w:t>
      </w:r>
      <w:r w:rsidR="00831FA0">
        <w:t xml:space="preserve">and </w:t>
      </w:r>
      <w:r w:rsidR="005D09D6">
        <w:t>made available under a Creative Commons license.</w:t>
      </w:r>
    </w:p>
    <w:p w:rsidR="00ED2623" w:rsidP="00CC115D" w:rsidRDefault="00ED2623" w14:paraId="36B57379" w14:textId="6CD57E1B">
      <w:pPr>
        <w:pStyle w:val="Note"/>
      </w:pPr>
      <w:r>
        <w:t xml:space="preserve">Although </w:t>
      </w:r>
      <w:r w:rsidR="00FA4B9C">
        <w:t>conceptually related</w:t>
      </w:r>
      <w:r>
        <w:t xml:space="preserve">, </w:t>
      </w:r>
      <w:r w:rsidR="00FA4B9C">
        <w:t xml:space="preserve">copyright </w:t>
      </w:r>
      <w:r>
        <w:t xml:space="preserve">does not equate to </w:t>
      </w:r>
      <w:r w:rsidR="00671B53">
        <w:t xml:space="preserve">or supersede </w:t>
      </w:r>
      <w:r>
        <w:t xml:space="preserve">cultural rights. </w:t>
      </w:r>
      <w:r w:rsidR="00671B53">
        <w:t xml:space="preserve">Culturally </w:t>
      </w:r>
      <w:r w:rsidR="006C75B5">
        <w:t xml:space="preserve">owned </w:t>
      </w:r>
      <w:r w:rsidR="00493C03">
        <w:t>artifacts and their digital reproductions</w:t>
      </w:r>
      <w:r w:rsidR="006C75B5">
        <w:t xml:space="preserve"> </w:t>
      </w:r>
      <w:r w:rsidR="00CC115D">
        <w:t xml:space="preserve">– which are understood to be as </w:t>
      </w:r>
      <w:r w:rsidR="00C52298">
        <w:t xml:space="preserve">culturally important as the original -- </w:t>
      </w:r>
      <w:r w:rsidR="006C75B5">
        <w:t xml:space="preserve">may only be </w:t>
      </w:r>
      <w:r w:rsidR="001900CC">
        <w:t xml:space="preserve">temporarily </w:t>
      </w:r>
      <w:r w:rsidR="00C52298">
        <w:t xml:space="preserve">and conditionally </w:t>
      </w:r>
      <w:r w:rsidR="001900CC">
        <w:t>lent</w:t>
      </w:r>
      <w:r w:rsidR="00C52298">
        <w:t xml:space="preserve">. </w:t>
      </w:r>
      <w:r w:rsidR="00BE0135">
        <w:t xml:space="preserve"> Practically, in a digital system</w:t>
      </w:r>
      <w:r w:rsidR="00C52298">
        <w:t>, this translates</w:t>
      </w:r>
      <w:r w:rsidR="00BE0135">
        <w:t xml:space="preserve"> to </w:t>
      </w:r>
      <w:r w:rsidR="00CE3EFA">
        <w:t xml:space="preserve">ensuring </w:t>
      </w:r>
      <w:r w:rsidR="00BE0135">
        <w:t>specific terms &amp; conditions</w:t>
      </w:r>
      <w:r w:rsidR="00CE3EFA">
        <w:t xml:space="preserve"> are accepted</w:t>
      </w:r>
      <w:r w:rsidR="00BE0135">
        <w:t>, as well as limiting requests for the media from NZ only</w:t>
      </w:r>
      <w:r w:rsidR="00CE3EFA">
        <w:t xml:space="preserve">, before granting </w:t>
      </w:r>
      <w:r w:rsidR="0048188A">
        <w:t>access</w:t>
      </w:r>
      <w:r w:rsidR="00493C03">
        <w:t>.</w:t>
      </w:r>
    </w:p>
    <w:p w:rsidR="006202DF" w:rsidP="006202DF" w:rsidRDefault="006202DF" w14:paraId="180F83BE" w14:textId="5D6F9720">
      <w:pPr>
        <w:pStyle w:val="Heading2"/>
      </w:pPr>
      <w:bookmarkStart w:name="_Toc78722332" w:id="818"/>
      <w:r>
        <w:t>Privacy Office Engagement</w:t>
      </w:r>
      <w:bookmarkEnd w:id="818"/>
    </w:p>
    <w:p w:rsidRPr="007C3316" w:rsidR="007C3316" w:rsidP="007C3316" w:rsidRDefault="00EF77C6" w14:paraId="6241FD34" w14:textId="00B5C281">
      <w:pPr>
        <w:pStyle w:val="BodyText"/>
        <w:jc w:val="center"/>
      </w:pPr>
      <w:r>
        <w:rPr>
          <w:noProof/>
        </w:rPr>
        <w:drawing>
          <wp:inline distT="0" distB="0" distL="0" distR="0" wp14:anchorId="57FEA23A" wp14:editId="5535817F">
            <wp:extent cx="3343275" cy="1057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3275" cy="1057275"/>
                    </a:xfrm>
                    <a:prstGeom prst="rect">
                      <a:avLst/>
                    </a:prstGeom>
                    <a:noFill/>
                    <a:ln>
                      <a:noFill/>
                    </a:ln>
                  </pic:spPr>
                </pic:pic>
              </a:graphicData>
            </a:graphic>
          </wp:inline>
        </w:drawing>
      </w:r>
    </w:p>
    <w:p w:rsidR="00356454" w:rsidP="00F548A0" w:rsidRDefault="00356454" w14:paraId="04F46E6D" w14:textId="77E12565">
      <w:pPr>
        <w:pStyle w:val="Heading3"/>
      </w:pPr>
      <w:bookmarkStart w:name="_Toc74480363" w:id="819"/>
      <w:bookmarkStart w:name="_Toc78722333" w:id="820"/>
      <w:bookmarkEnd w:id="810"/>
      <w:r>
        <w:t>Privacy</w:t>
      </w:r>
      <w:bookmarkEnd w:id="819"/>
      <w:r w:rsidR="006A2D95">
        <w:t xml:space="preserve"> Threshold Assessment</w:t>
      </w:r>
      <w:r w:rsidR="00777416">
        <w:t xml:space="preserve"> (PTA)</w:t>
      </w:r>
      <w:bookmarkEnd w:id="820"/>
    </w:p>
    <w:p w:rsidR="001639B5" w:rsidP="00356454" w:rsidRDefault="00A77ED7" w14:paraId="355D9A45" w14:textId="5C185D1C">
      <w:pPr>
        <w:pStyle w:val="BodyText"/>
      </w:pPr>
      <w:r>
        <w:t xml:space="preserve">Often at </w:t>
      </w:r>
      <w:r w:rsidR="0069316D">
        <w:t xml:space="preserve">the same time as the </w:t>
      </w:r>
      <w:r>
        <w:t>Information</w:t>
      </w:r>
      <w:r w:rsidR="0069316D">
        <w:t xml:space="preserve"> Classification is being determined, a</w:t>
      </w:r>
      <w:r w:rsidR="00356454">
        <w:t xml:space="preserve"> Privacy Threshold Assessment (PTA) exercise is ru</w:t>
      </w:r>
      <w:r w:rsidR="005A4A01">
        <w:t>n</w:t>
      </w:r>
      <w:r w:rsidR="00E7063E">
        <w:t>, using a spreadsheet</w:t>
      </w:r>
      <w:r w:rsidR="00876A79">
        <w:t xml:space="preserve"> available here:</w:t>
      </w:r>
      <w:r w:rsidRPr="000223A5" w:rsidR="000223A5">
        <w:t xml:space="preserve"> </w:t>
      </w:r>
    </w:p>
    <w:p w:rsidR="00356454" w:rsidP="001639B5" w:rsidRDefault="000223A5" w14:paraId="303CF137" w14:textId="7844DB55">
      <w:pPr>
        <w:pStyle w:val="BodyText"/>
        <w:numPr>
          <w:ilvl w:val="0"/>
          <w:numId w:val="4"/>
        </w:numPr>
      </w:pPr>
      <w:r w:rsidRPr="000223A5">
        <w:t>https://bit.ly/3B1zz3x</w:t>
      </w:r>
      <w:r w:rsidR="00356454">
        <w:t>.</w:t>
      </w:r>
    </w:p>
    <w:p w:rsidR="00E7063E" w:rsidP="00356454" w:rsidRDefault="00356454" w14:paraId="03F258F0" w14:textId="6D047A69">
      <w:pPr>
        <w:pStyle w:val="BodyText"/>
      </w:pPr>
      <w:r>
        <w:t xml:space="preserve">The PTA score dictates (which it almost always does) whether a </w:t>
      </w:r>
      <w:r w:rsidR="006A2D95">
        <w:t xml:space="preserve">more in-depth </w:t>
      </w:r>
      <w:r>
        <w:t>Privacy Impact Assessment (PIA) exercise is also performed.</w:t>
      </w:r>
    </w:p>
    <w:p w:rsidR="000223A5" w:rsidP="00356454" w:rsidRDefault="000223A5" w14:paraId="742044A6" w14:textId="6905F437">
      <w:pPr>
        <w:pStyle w:val="BodyText"/>
      </w:pPr>
      <w:r>
        <w:t>The score requires the Privacy Officer’s signoff.</w:t>
      </w:r>
    </w:p>
    <w:p w:rsidR="00BB4119" w:rsidP="00BB4119" w:rsidRDefault="00BB4119" w14:paraId="1CDFCD46" w14:textId="77777777">
      <w:pPr>
        <w:pStyle w:val="Heading3"/>
      </w:pPr>
      <w:bookmarkStart w:name="_Toc78722334" w:id="821"/>
      <w:r>
        <w:t>The Privacy Threshold Assessment (PTA)</w:t>
      </w:r>
      <w:bookmarkEnd w:id="821"/>
    </w:p>
    <w:p w:rsidRPr="00977451" w:rsidR="00BB4119" w:rsidP="00BB4119" w:rsidRDefault="00BB4119" w14:paraId="50D2C04F" w14:textId="77777777">
      <w:pPr>
        <w:pStyle w:val="BodyText"/>
      </w:pPr>
      <w:r>
        <w:t xml:space="preserve">The PTA </w:t>
      </w:r>
      <w:proofErr w:type="spellStart"/>
      <w:r>
        <w:t>i</w:t>
      </w:r>
      <w:proofErr w:type="spellEnd"/>
    </w:p>
    <w:p w:rsidR="00BB4119" w:rsidP="00BB4119" w:rsidRDefault="00BB4119" w14:paraId="40287449" w14:textId="77777777">
      <w:pPr>
        <w:pStyle w:val="BodyText"/>
        <w:numPr>
          <w:ilvl w:val="0"/>
          <w:numId w:val="4"/>
        </w:numPr>
      </w:pPr>
      <w:r>
        <w:t>Security Risk Assessment (SRA)</w:t>
      </w:r>
    </w:p>
    <w:p w:rsidR="00BB4119" w:rsidP="00BB4119" w:rsidRDefault="00BB4119" w14:paraId="6B01E956" w14:textId="77777777">
      <w:pPr>
        <w:pStyle w:val="BodyText"/>
        <w:numPr>
          <w:ilvl w:val="0"/>
          <w:numId w:val="4"/>
        </w:numPr>
      </w:pPr>
      <w:r>
        <w:t>Technical Risk Assessment (TRA)</w:t>
      </w:r>
    </w:p>
    <w:p w:rsidR="00BB4119" w:rsidP="00BB4119" w:rsidRDefault="00BB4119" w14:paraId="0D88E883" w14:textId="4AAF3BB3">
      <w:pPr>
        <w:pStyle w:val="BodyText"/>
        <w:numPr>
          <w:ilvl w:val="0"/>
          <w:numId w:val="4"/>
        </w:numPr>
      </w:pPr>
      <w:r>
        <w:t>Certification &amp; Acceptance (C&amp;A Memo)</w:t>
      </w:r>
    </w:p>
    <w:p w:rsidR="00BB4119" w:rsidP="00BB4119" w:rsidRDefault="00BB4119" w14:paraId="584CA5AE" w14:textId="77777777">
      <w:pPr>
        <w:pStyle w:val="Note"/>
      </w:pPr>
      <w:r>
        <w:t>As a government agency delivered service used by a work staff of over 50,000, even our simplest systems handle a vast amount of PII – hence it is very easy to pass the minimum score that indicates a more full PIA is required.</w:t>
      </w:r>
    </w:p>
    <w:p w:rsidR="00BB4119" w:rsidP="00BB4119" w:rsidRDefault="00BB4119" w14:paraId="0F7CF7FA" w14:textId="77777777">
      <w:pPr>
        <w:pStyle w:val="BodyText"/>
      </w:pPr>
    </w:p>
    <w:p w:rsidR="00BB4119" w:rsidP="00BB4119" w:rsidRDefault="00BB4119" w14:paraId="4841FDA6" w14:textId="77777777">
      <w:pPr>
        <w:pStyle w:val="Heading3"/>
      </w:pPr>
      <w:bookmarkStart w:name="_Toc78722335" w:id="822"/>
      <w:r>
        <w:t>Privacy Impact Assessment (PIA)</w:t>
      </w:r>
      <w:bookmarkEnd w:id="822"/>
    </w:p>
    <w:p w:rsidR="00BB4119" w:rsidP="00BB4119" w:rsidRDefault="00BB4119" w14:paraId="26AC9C41" w14:textId="77777777">
      <w:pPr>
        <w:pStyle w:val="BodyText"/>
      </w:pPr>
      <w:r>
        <w:t>For applications that manage information of high risk to end users or the ministry, the PTA will indicate that full PIA will be required.</w:t>
      </w:r>
    </w:p>
    <w:p w:rsidR="00BB4119" w:rsidP="00BB4119" w:rsidRDefault="00BB4119" w14:paraId="46F32003" w14:textId="77777777">
      <w:pPr>
        <w:pStyle w:val="Note"/>
      </w:pPr>
      <w:r>
        <w:t>This process can take months, so if indicated by the PTA, should be started sooner than later.</w:t>
      </w:r>
    </w:p>
    <w:p w:rsidR="00BB4119" w:rsidP="00356454" w:rsidRDefault="00BB4119" w14:paraId="5842FC8F" w14:textId="77777777">
      <w:pPr>
        <w:pStyle w:val="BodyText"/>
      </w:pPr>
    </w:p>
    <w:p w:rsidR="002528C8" w:rsidP="002528C8" w:rsidRDefault="002528C8" w14:paraId="6F5C0483" w14:textId="77777777">
      <w:pPr>
        <w:pStyle w:val="Heading2"/>
        <w:numPr>
          <w:ilvl w:val="1"/>
          <w:numId w:val="1"/>
        </w:numPr>
      </w:pPr>
      <w:bookmarkStart w:name="_Toc78722336" w:id="823"/>
      <w:r>
        <w:t>Certification &amp; Assurance (C&amp;A) Services Engagement</w:t>
      </w:r>
      <w:bookmarkEnd w:id="823"/>
    </w:p>
    <w:p w:rsidRPr="00BC76ED" w:rsidR="002528C8" w:rsidP="002528C8" w:rsidRDefault="008229E1" w14:paraId="38261857" w14:textId="63432D0A">
      <w:pPr>
        <w:pStyle w:val="BodyText"/>
        <w:jc w:val="center"/>
      </w:pPr>
      <w:r>
        <w:rPr>
          <w:noProof/>
        </w:rPr>
        <w:drawing>
          <wp:inline distT="0" distB="0" distL="0" distR="0" wp14:anchorId="4FA29800" wp14:editId="767AE229">
            <wp:extent cx="5343525" cy="2009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3525" cy="2009775"/>
                    </a:xfrm>
                    <a:prstGeom prst="rect">
                      <a:avLst/>
                    </a:prstGeom>
                    <a:noFill/>
                    <a:ln>
                      <a:noFill/>
                    </a:ln>
                  </pic:spPr>
                </pic:pic>
              </a:graphicData>
            </a:graphic>
          </wp:inline>
        </w:drawing>
      </w:r>
    </w:p>
    <w:p w:rsidR="007E704B" w:rsidP="007E704B" w:rsidRDefault="007E704B" w14:paraId="56DA7C71" w14:textId="77777777">
      <w:pPr>
        <w:pStyle w:val="Heading3"/>
      </w:pPr>
      <w:bookmarkStart w:name="_Toc78722337" w:id="824"/>
      <w:r w:rsidRPr="007E704B">
        <w:rPr>
          <w:lang w:val="en-AU"/>
        </w:rPr>
        <w:t>Scheduling</w:t>
      </w:r>
      <w:bookmarkEnd w:id="824"/>
    </w:p>
    <w:p w:rsidR="00025619" w:rsidP="00025619" w:rsidRDefault="00025619" w14:paraId="5BEC1E16" w14:textId="2047926E">
      <w:pPr>
        <w:pStyle w:val="BodyText"/>
        <w:rPr>
          <w:lang w:val="en-AU"/>
        </w:rPr>
      </w:pPr>
      <w:r>
        <w:rPr>
          <w:lang w:val="en-AU"/>
        </w:rPr>
        <w:t xml:space="preserve">Delivery Managers are advised to engage the services of a C&amp;A Specialist early – during the biz case.  If that opportunity is </w:t>
      </w:r>
      <w:r w:rsidR="00DC26FD">
        <w:rPr>
          <w:lang w:val="en-AU"/>
        </w:rPr>
        <w:t xml:space="preserve">unavailable or </w:t>
      </w:r>
      <w:r>
        <w:rPr>
          <w:lang w:val="en-AU"/>
        </w:rPr>
        <w:t>missed, the C&amp;A Specialist should be engaged soon after procurement, influencing the manager’s understanding of procedural risks, and influencing the architect’s understanding of technical Risks.</w:t>
      </w:r>
    </w:p>
    <w:p w:rsidR="00DC26FD" w:rsidP="00DC26FD" w:rsidRDefault="00DC26FD" w14:paraId="67016A74" w14:textId="532AB49F">
      <w:pPr>
        <w:pStyle w:val="Note"/>
      </w:pPr>
      <w:r>
        <w:t xml:space="preserve">The C&amp;A process is an ongoing one as it is not </w:t>
      </w:r>
      <w:r w:rsidR="0054798C">
        <w:t>a one-off technical</w:t>
      </w:r>
      <w:r>
        <w:t xml:space="preserve"> analysis of a system </w:t>
      </w:r>
      <w:r w:rsidR="0054798C">
        <w:t xml:space="preserve">-- </w:t>
      </w:r>
      <w:r>
        <w:t xml:space="preserve">that’s </w:t>
      </w:r>
      <w:r w:rsidR="0054798C">
        <w:t xml:space="preserve">more </w:t>
      </w:r>
      <w:r>
        <w:t>the role of the TSA</w:t>
      </w:r>
      <w:r w:rsidR="0054798C">
        <w:t xml:space="preserve"> task -- </w:t>
      </w:r>
      <w:r>
        <w:t xml:space="preserve">but of ongoing and evolving system </w:t>
      </w:r>
      <w:r w:rsidRPr="00CE5945">
        <w:rPr>
          <w:u w:val="single"/>
        </w:rPr>
        <w:t>and project</w:t>
      </w:r>
      <w:r>
        <w:t xml:space="preserve"> </w:t>
      </w:r>
      <w:r w:rsidR="0054798C">
        <w:t xml:space="preserve">technical </w:t>
      </w:r>
      <w:r w:rsidRPr="0054798C" w:rsidR="0054798C">
        <w:rPr>
          <w:u w:val="single"/>
        </w:rPr>
        <w:t>and procedural</w:t>
      </w:r>
      <w:r w:rsidR="0054798C">
        <w:t xml:space="preserve"> </w:t>
      </w:r>
      <w:r>
        <w:t>risks.</w:t>
      </w:r>
    </w:p>
    <w:p w:rsidRPr="00337910" w:rsidR="00AF0814" w:rsidP="007E704B" w:rsidRDefault="00AF0814" w14:paraId="5A3069B8" w14:textId="42EB6770">
      <w:pPr>
        <w:pStyle w:val="BodyText"/>
      </w:pPr>
    </w:p>
    <w:p w:rsidR="009569CB" w:rsidP="00300BF4" w:rsidRDefault="009569CB" w14:paraId="64C634F5" w14:textId="5C07B3B1">
      <w:pPr>
        <w:pStyle w:val="Heading3"/>
        <w:rPr>
          <w:lang w:val="en-AU"/>
        </w:rPr>
      </w:pPr>
      <w:bookmarkStart w:name="_Toc78722338" w:id="825"/>
      <w:r>
        <w:rPr>
          <w:lang w:val="en-AU"/>
        </w:rPr>
        <w:t>Security Risk Assessment (SRA)</w:t>
      </w:r>
      <w:bookmarkEnd w:id="825"/>
    </w:p>
    <w:p w:rsidR="00AF0814" w:rsidP="00AF0814" w:rsidRDefault="00AF0814" w14:paraId="2491F1F8" w14:textId="6ADFB8BE">
      <w:pPr>
        <w:pStyle w:val="BodyText"/>
      </w:pPr>
      <w:r>
        <w:t>The C&amp;A specialist develops Security Risk Assessment (SRA) soon after procurement has decided on an acceptable proposal. Even earlier -- before contracts are signed – would be best, so the Certificate &amp; Assurance (C&amp;A)’s specialist’s analysis can influence the procurement selection process if need be. If only started after procurement has completed, at least the SRA influences behaviour and processes.</w:t>
      </w:r>
    </w:p>
    <w:p w:rsidR="00AF0814" w:rsidP="00AF0814" w:rsidRDefault="00AF0814" w14:paraId="0DFC70DE" w14:textId="77777777">
      <w:pPr>
        <w:pStyle w:val="BodyText"/>
      </w:pPr>
      <w:r>
        <w:t xml:space="preserve">Either way -- whether the SRA is done during or just after procurement – an SRA is done much earlier than when a system is actually up and running and available to test.  This is important to notice as an SRA is looking at </w:t>
      </w:r>
      <w:r w:rsidRPr="000809F3">
        <w:rPr>
          <w:i/>
          <w:iCs/>
          <w:u w:val="single"/>
        </w:rPr>
        <w:t>whole</w:t>
      </w:r>
      <w:r>
        <w:t xml:space="preserve">-process risks, including people, processes and environments – not just the service system itself. </w:t>
      </w:r>
    </w:p>
    <w:p w:rsidR="00AF0814" w:rsidP="00AF0814" w:rsidRDefault="00AF0814" w14:paraId="2882A9D9" w14:textId="77777777">
      <w:pPr>
        <w:pStyle w:val="Note"/>
      </w:pPr>
      <w:r>
        <w:t>For example, a system may be technically secure, but if developers, test analysts and stakeholder analysts have direct access to production data, the development processes cannot be deemed secure (any one of these resources have access to high value production data).</w:t>
      </w:r>
    </w:p>
    <w:p w:rsidR="00AF0814" w:rsidP="00AF0814" w:rsidRDefault="00AF0814" w14:paraId="37BAC253" w14:textId="77777777">
      <w:pPr>
        <w:pStyle w:val="Note"/>
      </w:pPr>
      <w:r>
        <w:t>Other classic examples are a service having no Disaster Recovery (DR) or Business Continuity (BC) planning in place in case the system needs to be rebuilt from scratch, or the service is offline for a considerable amount of time (e.g.: in an earthquake).</w:t>
      </w:r>
    </w:p>
    <w:p w:rsidR="00AF0814" w:rsidP="009569CB" w:rsidRDefault="00AF0814" w14:paraId="75C869DB" w14:textId="77777777">
      <w:pPr>
        <w:pStyle w:val="BodyText"/>
        <w:rPr>
          <w:lang w:val="en-AU"/>
        </w:rPr>
      </w:pPr>
    </w:p>
    <w:p w:rsidR="002D47BD" w:rsidP="002D47BD" w:rsidRDefault="002D47BD" w14:paraId="24EC275D" w14:textId="77777777">
      <w:pPr>
        <w:pStyle w:val="Heading3"/>
      </w:pPr>
      <w:bookmarkStart w:name="_Toc78722339" w:id="826"/>
      <w:r>
        <w:t>Technical Risk Assessment (TRA)</w:t>
      </w:r>
      <w:bookmarkEnd w:id="826"/>
    </w:p>
    <w:p w:rsidR="002D47BD" w:rsidP="002D47BD" w:rsidRDefault="002D47BD" w14:paraId="12AEDDB3" w14:textId="77777777">
      <w:pPr>
        <w:pStyle w:val="BodyText"/>
      </w:pPr>
      <w:r>
        <w:t>When a system does become available for testing –months after procurement has completed -- the Certificate &amp; Assurance (C&amp;A) specialist will employ an independent 3</w:t>
      </w:r>
      <w:r w:rsidRPr="001513D9">
        <w:rPr>
          <w:vertAlign w:val="superscript"/>
        </w:rPr>
        <w:t>rd</w:t>
      </w:r>
      <w:r>
        <w:t xml:space="preserve"> party specialist to assess</w:t>
      </w:r>
      <w:r>
        <w:rPr>
          <w:rStyle w:val="FootnoteReference"/>
        </w:rPr>
        <w:footnoteReference w:id="12"/>
      </w:r>
      <w:r>
        <w:t xml:space="preserve"> the system in a deployed environment. </w:t>
      </w:r>
    </w:p>
    <w:p w:rsidR="002D47BD" w:rsidP="002D47BD" w:rsidRDefault="002D47BD" w14:paraId="597BD75F" w14:textId="236A4714">
      <w:pPr>
        <w:pStyle w:val="BodyText"/>
      </w:pPr>
      <w:r>
        <w:t>The cost of external Technical Risk Assessments is not trivial. Experienced managers pre-allocated sufficient budget for it</w:t>
      </w:r>
      <w:r w:rsidR="00442ABC">
        <w:rPr>
          <w:rStyle w:val="FootnoteReference"/>
        </w:rPr>
        <w:footnoteReference w:id="13"/>
      </w:r>
      <w:r>
        <w:t>.</w:t>
      </w:r>
    </w:p>
    <w:p w:rsidR="002D47BD" w:rsidP="002D47BD" w:rsidRDefault="002D47BD" w14:paraId="7F022BF4" w14:textId="77777777">
      <w:pPr>
        <w:pStyle w:val="BodyText"/>
      </w:pPr>
      <w:r>
        <w:t xml:space="preserve">The completed TSA will list risks due to discovered technical design or implementation issues with the system or environment in which it is deployed. </w:t>
      </w:r>
    </w:p>
    <w:p w:rsidR="002D47BD" w:rsidP="002D47BD" w:rsidRDefault="002D47BD" w14:paraId="115D24AF" w14:textId="77777777">
      <w:pPr>
        <w:pStyle w:val="BodyText"/>
      </w:pPr>
      <w:r>
        <w:t>The TSA will also include recommendations on how best to address the technical issues found, which will be incorporated into the Risk Mitigation Plan which the Certificate &amp; Assurance (C&amp;A) specialist will prepare next.</w:t>
      </w:r>
    </w:p>
    <w:p w:rsidR="002D47BD" w:rsidP="002D47BD" w:rsidRDefault="002D47BD" w14:paraId="1BA86184" w14:textId="77777777">
      <w:pPr>
        <w:pStyle w:val="Heading3"/>
      </w:pPr>
      <w:bookmarkStart w:name="_Toc78722340" w:id="827"/>
      <w:r>
        <w:t>Risk Mitigation</w:t>
      </w:r>
      <w:bookmarkEnd w:id="827"/>
    </w:p>
    <w:p w:rsidR="002D47BD" w:rsidP="002D47BD" w:rsidRDefault="002D47BD" w14:paraId="25B1CD43" w14:textId="42E27319">
      <w:pPr>
        <w:pStyle w:val="BodyText"/>
      </w:pPr>
      <w:r>
        <w:t xml:space="preserve">It is wise to adhere to policy reflecting </w:t>
      </w:r>
      <w:r w:rsidR="0012269A">
        <w:t xml:space="preserve">current </w:t>
      </w:r>
      <w:r>
        <w:t xml:space="preserve">best practices </w:t>
      </w:r>
      <w:r w:rsidR="0012269A">
        <w:t xml:space="preserve">specific </w:t>
      </w:r>
      <w:r>
        <w:t>that systems should not be permitted to go live with any high-level risks, or any medium risks.</w:t>
      </w:r>
    </w:p>
    <w:p w:rsidR="002D47BD" w:rsidP="002D47BD" w:rsidRDefault="002D47BD" w14:paraId="311C41AE" w14:textId="1B1E2164">
      <w:pPr>
        <w:pStyle w:val="BodyText"/>
      </w:pPr>
      <w:r>
        <w:t xml:space="preserve">Hence SRA and TRAs will be include recommendations on how to reduce the impact and/or likelihood of any people, procedural, environment or system risks. </w:t>
      </w:r>
    </w:p>
    <w:p w:rsidR="002D47BD" w:rsidP="002D47BD" w:rsidRDefault="002D47BD" w14:paraId="24108ED9" w14:textId="4F536605">
      <w:pPr>
        <w:pStyle w:val="BodyText"/>
      </w:pPr>
      <w:r>
        <w:t xml:space="preserve">Project managers schedule effort to mitigate the </w:t>
      </w:r>
      <w:r w:rsidR="0044062B">
        <w:t xml:space="preserve">procedural and/or technical </w:t>
      </w:r>
      <w:r>
        <w:t>risks according to the recommendations made by the Q&amp;A specialist.</w:t>
      </w:r>
    </w:p>
    <w:p w:rsidR="002D47BD" w:rsidP="002D47BD" w:rsidRDefault="002D47BD" w14:paraId="2A44DE1F" w14:textId="65AAC5FB">
      <w:pPr>
        <w:pStyle w:val="BodyText"/>
        <w:jc w:val="center"/>
      </w:pPr>
      <w:r>
        <w:rPr>
          <w:noProof/>
        </w:rPr>
        <w:drawing>
          <wp:inline distT="0" distB="0" distL="0" distR="0" wp14:anchorId="61673795" wp14:editId="4FCC31F5">
            <wp:extent cx="2667000" cy="265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1497" cy="2664257"/>
                    </a:xfrm>
                    <a:prstGeom prst="rect">
                      <a:avLst/>
                    </a:prstGeom>
                    <a:noFill/>
                    <a:ln>
                      <a:noFill/>
                    </a:ln>
                  </pic:spPr>
                </pic:pic>
              </a:graphicData>
            </a:graphic>
          </wp:inline>
        </w:drawing>
      </w:r>
      <w:r w:rsidR="00A03843">
        <w:rPr>
          <w:rStyle w:val="FootnoteReference"/>
        </w:rPr>
        <w:footnoteReference w:id="14"/>
      </w:r>
    </w:p>
    <w:p w:rsidR="002D47BD" w:rsidP="002D47BD" w:rsidRDefault="002D47BD" w14:paraId="2F0A0316" w14:textId="77777777">
      <w:pPr>
        <w:pStyle w:val="Heading4"/>
      </w:pPr>
      <w:r>
        <w:t xml:space="preserve">Control Validation Plan (CVP) </w:t>
      </w:r>
    </w:p>
    <w:p w:rsidR="002D47BD" w:rsidP="002D47BD" w:rsidRDefault="002D47BD" w14:paraId="2E2522D5" w14:textId="77777777">
      <w:pPr>
        <w:pStyle w:val="BodyText"/>
      </w:pPr>
      <w:r>
        <w:t>In addition to making recommendations on how to mitigate the risks, the Certificate &amp; Assurance (C&amp;A) specialist will also prepare a plan to be used in the future to validate</w:t>
      </w:r>
      <w:r>
        <w:rPr>
          <w:rStyle w:val="FootnoteReference"/>
        </w:rPr>
        <w:footnoteReference w:id="15"/>
      </w:r>
      <w:r>
        <w:t xml:space="preserve">  the controls have been implemented as planned.</w:t>
      </w:r>
    </w:p>
    <w:p w:rsidR="002D47BD" w:rsidP="002D47BD" w:rsidRDefault="002D47BD" w14:paraId="61B615ED" w14:textId="77777777">
      <w:pPr>
        <w:pStyle w:val="Heading5"/>
        <w:rPr>
          <w:rFonts w:hint="eastAsia"/>
        </w:rPr>
      </w:pPr>
      <w:r>
        <w:t>Procedural Risks Controls</w:t>
      </w:r>
    </w:p>
    <w:p w:rsidRPr="00641371" w:rsidR="002D47BD" w:rsidP="002D47BD" w:rsidRDefault="002D47BD" w14:paraId="2174090E" w14:textId="77777777">
      <w:pPr>
        <w:pStyle w:val="BodyText"/>
        <w:rPr>
          <w:lang w:val="en-US"/>
        </w:rPr>
      </w:pPr>
      <w:r>
        <w:rPr>
          <w:lang w:val="en-US"/>
        </w:rPr>
        <w:t>Common procedural risks mitigations that projects will spend effort on include examples such as the following:</w:t>
      </w:r>
    </w:p>
    <w:p w:rsidR="002D47BD" w:rsidP="002D47BD" w:rsidRDefault="002D47BD" w14:paraId="7B8C1D66" w14:textId="77777777">
      <w:pPr>
        <w:pStyle w:val="BodyText"/>
        <w:numPr>
          <w:ilvl w:val="0"/>
          <w:numId w:val="4"/>
        </w:numPr>
      </w:pPr>
      <w:r>
        <w:t xml:space="preserve">Analysts, Developers, Testers will develop a small subset of test data representing production data cases to allow work to progress without accessing production data, whether cleartext or obfuscated, full or partial. </w:t>
      </w:r>
    </w:p>
    <w:p w:rsidR="002D47BD" w:rsidP="002D47BD" w:rsidRDefault="002D47BD" w14:paraId="4950BE8D" w14:textId="77777777">
      <w:pPr>
        <w:pStyle w:val="BodyText"/>
        <w:numPr>
          <w:ilvl w:val="0"/>
          <w:numId w:val="4"/>
        </w:numPr>
      </w:pPr>
      <w:r>
        <w:t>A automated deployment pipeline will be developed, whether it be used to deploy a whole service, or just the configuration of the service.</w:t>
      </w:r>
    </w:p>
    <w:p w:rsidR="002D47BD" w:rsidP="002D47BD" w:rsidRDefault="002D47BD" w14:paraId="39AB01A9" w14:textId="77777777">
      <w:pPr>
        <w:pStyle w:val="BodyText"/>
        <w:numPr>
          <w:ilvl w:val="0"/>
          <w:numId w:val="4"/>
        </w:numPr>
      </w:pPr>
      <w:r>
        <w:t xml:space="preserve">the project will add to its deliverables the completion of DR/BC planning, hopefully completely automated. </w:t>
      </w:r>
    </w:p>
    <w:p w:rsidR="002D47BD" w:rsidP="002D47BD" w:rsidRDefault="002D47BD" w14:paraId="706B9372" w14:textId="77777777">
      <w:pPr>
        <w:pStyle w:val="Heading5"/>
        <w:rPr>
          <w:rFonts w:hint="eastAsia"/>
        </w:rPr>
      </w:pPr>
      <w:r>
        <w:t>Technical Risk Controls</w:t>
      </w:r>
    </w:p>
    <w:p w:rsidRPr="00947CE8" w:rsidR="002D47BD" w:rsidP="002D47BD" w:rsidRDefault="002D47BD" w14:paraId="6A04818F" w14:textId="77777777">
      <w:pPr>
        <w:pStyle w:val="BodyText"/>
      </w:pPr>
      <w:r>
        <w:t xml:space="preserve">For systems that are being developed by the organisation, these technical risk mitigation recommendations can be enforced, closing the outlined technical and or maintenance weaknesses. </w:t>
      </w:r>
    </w:p>
    <w:p w:rsidR="002D47BD" w:rsidP="002D47BD" w:rsidRDefault="002D47BD" w14:paraId="49EB429C" w14:textId="77777777">
      <w:pPr>
        <w:pStyle w:val="BodyText"/>
      </w:pPr>
      <w:r>
        <w:t xml:space="preserve">On the other hand, non-compliant </w:t>
      </w:r>
      <w:r w:rsidRPr="00CF1D70">
        <w:rPr>
          <w:i/>
          <w:iCs/>
        </w:rPr>
        <w:t>procured</w:t>
      </w:r>
      <w:r>
        <w:t xml:space="preserve"> services (e.g.: SaaS) over which the organisation has no direct influence will require other forms of controls – e.g.: work processes -- being developed as work arounds to lower and/or mitigate the non-compliance risks. </w:t>
      </w:r>
    </w:p>
    <w:p w:rsidR="002D47BD" w:rsidP="002D47BD" w:rsidRDefault="002D47BD" w14:paraId="4AF8A034" w14:textId="77777777">
      <w:pPr>
        <w:pStyle w:val="Heading3"/>
      </w:pPr>
      <w:bookmarkStart w:name="_Toc78722341" w:id="828"/>
      <w:r>
        <w:t>Residual Risk</w:t>
      </w:r>
      <w:bookmarkEnd w:id="828"/>
      <w:r>
        <w:t xml:space="preserve"> </w:t>
      </w:r>
    </w:p>
    <w:p w:rsidR="002D47BD" w:rsidP="002D47BD" w:rsidRDefault="002D47BD" w14:paraId="3F26CBEC" w14:textId="77777777">
      <w:pPr>
        <w:pStyle w:val="BodyText"/>
      </w:pPr>
      <w:r>
        <w:t xml:space="preserve">Not all the recommended controls will successfully be implementable, or mitigate all risks completely, leaving some – even potentially uncomfortable -- residual risk. </w:t>
      </w:r>
    </w:p>
    <w:p w:rsidR="003E139B" w:rsidP="003E139B" w:rsidRDefault="00440E58" w14:paraId="6173FC24" w14:textId="5157F176">
      <w:pPr>
        <w:pStyle w:val="Heading3"/>
        <w:rPr>
          <w:lang w:val="en-AU"/>
        </w:rPr>
      </w:pPr>
      <w:bookmarkStart w:name="_Toc78722342" w:id="829"/>
      <w:r>
        <w:rPr>
          <w:lang w:val="en-AU"/>
        </w:rPr>
        <w:t xml:space="preserve">Control Validation </w:t>
      </w:r>
      <w:r w:rsidR="003E139B">
        <w:rPr>
          <w:lang w:val="en-AU"/>
        </w:rPr>
        <w:t>Plan</w:t>
      </w:r>
      <w:r w:rsidR="004427EB">
        <w:rPr>
          <w:lang w:val="en-AU"/>
        </w:rPr>
        <w:t xml:space="preserve"> (CVP)</w:t>
      </w:r>
      <w:r w:rsidR="00CD28A0">
        <w:rPr>
          <w:lang w:val="en-US"/>
        </w:rPr>
        <w:t xml:space="preserve"> Deliverable</w:t>
      </w:r>
      <w:bookmarkEnd w:id="829"/>
    </w:p>
    <w:p w:rsidR="00A560F4" w:rsidP="009569CB" w:rsidRDefault="00A560F4" w14:paraId="48EFF8A9" w14:textId="77777777">
      <w:pPr>
        <w:pStyle w:val="BodyText"/>
        <w:rPr>
          <w:lang w:val="en-US"/>
        </w:rPr>
      </w:pPr>
      <w:r>
        <w:rPr>
          <w:lang w:val="en-US"/>
        </w:rPr>
        <w:t>The Control Validation Plan (CVP) is prepared by the C&amp;A Specialist, summarizing the Procedural and Technical Risks that require mitigation.</w:t>
      </w:r>
    </w:p>
    <w:p w:rsidRPr="00A560F4" w:rsidR="003E139B" w:rsidP="009569CB" w:rsidRDefault="00A560F4" w14:paraId="2A0976C1" w14:textId="1FBCD600">
      <w:pPr>
        <w:pStyle w:val="BodyText"/>
        <w:rPr>
          <w:lang w:val="en-US"/>
        </w:rPr>
      </w:pPr>
      <w:r>
        <w:rPr>
          <w:lang w:val="en-US"/>
        </w:rPr>
        <w:t>The CVP also outlines the method in which they will be tested.</w:t>
      </w:r>
    </w:p>
    <w:p w:rsidR="00A560F4" w:rsidP="004427EB" w:rsidRDefault="00A6167C" w14:paraId="5B603DF1" w14:textId="058C4544">
      <w:pPr>
        <w:pStyle w:val="Heading3"/>
        <w:rPr>
          <w:lang w:val="en-US"/>
        </w:rPr>
      </w:pPr>
      <w:bookmarkStart w:name="_Toc78722343" w:id="830"/>
      <w:r>
        <w:rPr>
          <w:lang w:val="en-US"/>
        </w:rPr>
        <w:t>Control Validation Audit (CVA)</w:t>
      </w:r>
      <w:r w:rsidR="00CD28A0">
        <w:rPr>
          <w:lang w:val="en-US"/>
        </w:rPr>
        <w:t xml:space="preserve"> Deliverable</w:t>
      </w:r>
      <w:bookmarkEnd w:id="830"/>
    </w:p>
    <w:p w:rsidR="004427EB" w:rsidP="00A6167C" w:rsidRDefault="004427EB" w14:paraId="57496E8B" w14:textId="77777777">
      <w:pPr>
        <w:pStyle w:val="BodyText"/>
        <w:rPr>
          <w:lang w:val="en-US"/>
        </w:rPr>
      </w:pPr>
      <w:r>
        <w:rPr>
          <w:lang w:val="en-US"/>
        </w:rPr>
        <w:t xml:space="preserve">TODO </w:t>
      </w:r>
    </w:p>
    <w:p w:rsidRPr="00433F8F" w:rsidR="00A6167C" w:rsidP="00A6167C" w:rsidRDefault="00A6167C" w14:paraId="334CDCB7" w14:textId="3722ACE1">
      <w:pPr>
        <w:pStyle w:val="BodyText"/>
        <w:rPr>
          <w:lang w:val="en-US"/>
        </w:rPr>
      </w:pPr>
      <w:r>
        <w:rPr>
          <w:lang w:val="en-US"/>
        </w:rPr>
        <w:t>and the residual risk accepted by the business owner, and the SRA was updated to reflect the new current risk profile.</w:t>
      </w:r>
    </w:p>
    <w:p w:rsidR="00A6167C" w:rsidP="009569CB" w:rsidRDefault="00A6167C" w14:paraId="48EC7B8E" w14:textId="77777777">
      <w:pPr>
        <w:pStyle w:val="BodyText"/>
        <w:rPr>
          <w:lang w:val="en-AU"/>
        </w:rPr>
      </w:pPr>
    </w:p>
    <w:p w:rsidR="00DB149C" w:rsidP="00DB149C" w:rsidRDefault="00DB149C" w14:paraId="15257C84" w14:textId="77777777">
      <w:pPr>
        <w:pStyle w:val="Heading3"/>
      </w:pPr>
      <w:bookmarkStart w:name="_Toc78722344" w:id="831"/>
      <w:r>
        <w:t>Control Validation Audit (CVA) (“Trust – but verify”)</w:t>
      </w:r>
      <w:bookmarkEnd w:id="831"/>
    </w:p>
    <w:p w:rsidR="00DB149C" w:rsidP="00DB149C" w:rsidRDefault="00DB149C" w14:paraId="5A2693F1" w14:textId="77777777">
      <w:pPr>
        <w:pStyle w:val="BodyText"/>
      </w:pPr>
      <w:r>
        <w:t>When the project team has implemented the SRA/TRA’s recommendations and believes it has no more high or medium ranked risks, the Certificate &amp; Assurance (C&amp;A) specialist is invited to audit the changes.</w:t>
      </w:r>
    </w:p>
    <w:p w:rsidR="00DB149C" w:rsidP="00DB149C" w:rsidRDefault="00DB149C" w14:paraId="1506630A" w14:textId="77777777">
      <w:pPr>
        <w:pStyle w:val="BodyText"/>
      </w:pPr>
      <w:r>
        <w:t>When the Certificate &amp; Assurance (C&amp;A) specialist has completed the audit, the Security Risk Assessment (SRA) for the service is updated to reflect the new current state.</w:t>
      </w:r>
    </w:p>
    <w:p w:rsidRPr="007259B7" w:rsidR="00DB149C" w:rsidP="00DB149C" w:rsidRDefault="00DB149C" w14:paraId="31122BFC" w14:textId="77777777">
      <w:pPr>
        <w:pStyle w:val="BodyText"/>
      </w:pPr>
      <w:r>
        <w:rPr>
          <w:noProof/>
        </w:rPr>
        <w:drawing>
          <wp:inline distT="0" distB="0" distL="0" distR="0" wp14:anchorId="4DCFCB0F" wp14:editId="37ADD07F">
            <wp:extent cx="573151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753235"/>
                    </a:xfrm>
                    <a:prstGeom prst="rect">
                      <a:avLst/>
                    </a:prstGeom>
                    <a:noFill/>
                    <a:ln>
                      <a:noFill/>
                    </a:ln>
                  </pic:spPr>
                </pic:pic>
              </a:graphicData>
            </a:graphic>
          </wp:inline>
        </w:drawing>
      </w:r>
    </w:p>
    <w:p w:rsidR="00DB149C" w:rsidP="00DB149C" w:rsidRDefault="00DB149C" w14:paraId="212E229D" w14:textId="77777777">
      <w:pPr>
        <w:pStyle w:val="BodyText"/>
      </w:pPr>
      <w:r>
        <w:t xml:space="preserve">Almost all services, whether procured or developed in house will be non-compliant to some extent. </w:t>
      </w:r>
    </w:p>
    <w:p w:rsidR="00DB149C" w:rsidP="00DB149C" w:rsidRDefault="00DB149C" w14:paraId="01F2A021" w14:textId="77777777">
      <w:pPr>
        <w:pStyle w:val="BodyText"/>
      </w:pPr>
      <w:r>
        <w:t>The inherent risk may be due to development processes used, or technical limitations of the system due to non-compliance to national laws, regulations, obligations, technical limitations, design or security weaknesses.</w:t>
      </w:r>
    </w:p>
    <w:p w:rsidR="00DB149C" w:rsidP="00DB149C" w:rsidRDefault="00DB149C" w14:paraId="53F5C337" w14:textId="77777777">
      <w:pPr>
        <w:pStyle w:val="BodyText"/>
      </w:pPr>
      <w:r>
        <w:t>Simple common examples of this condition may include one or more of the following:</w:t>
      </w:r>
    </w:p>
    <w:p w:rsidR="00DB149C" w:rsidP="00DB149C" w:rsidRDefault="00DB149C" w14:paraId="164EFBCA" w14:textId="77777777">
      <w:pPr>
        <w:pStyle w:val="BodyText"/>
        <w:numPr>
          <w:ilvl w:val="0"/>
          <w:numId w:val="4"/>
        </w:numPr>
      </w:pPr>
      <w:r>
        <w:t>the procured SaaS has no capability to adhere to national embargo laws limiting requests from certain countries (e.g.: North Korea),</w:t>
      </w:r>
    </w:p>
    <w:p w:rsidR="00DB149C" w:rsidP="00DB149C" w:rsidRDefault="00DB149C" w14:paraId="6F1E2097" w14:textId="77777777">
      <w:pPr>
        <w:pStyle w:val="BodyText"/>
        <w:numPr>
          <w:ilvl w:val="0"/>
          <w:numId w:val="4"/>
        </w:numPr>
      </w:pPr>
      <w:r>
        <w:t>the procured service has no capability to adhere to national privacy laws as it does provide an in-system notification service to notify all users that a security breach has occurred,</w:t>
      </w:r>
    </w:p>
    <w:p w:rsidR="00DB149C" w:rsidP="00DB149C" w:rsidRDefault="00DB149C" w14:paraId="71D52123" w14:textId="77777777">
      <w:pPr>
        <w:pStyle w:val="BodyText"/>
        <w:numPr>
          <w:ilvl w:val="0"/>
          <w:numId w:val="4"/>
        </w:numPr>
      </w:pPr>
      <w:r>
        <w:t>the procured service has no capability to adhere to the Official Information Act, as it has no functionality to collect all information requested via an OIA Request,</w:t>
      </w:r>
    </w:p>
    <w:p w:rsidR="00DB149C" w:rsidP="00DB149C" w:rsidRDefault="00DB149C" w14:paraId="1865254B" w14:textId="77777777">
      <w:pPr>
        <w:pStyle w:val="BodyText"/>
        <w:numPr>
          <w:ilvl w:val="0"/>
          <w:numId w:val="4"/>
        </w:numPr>
      </w:pPr>
      <w:r>
        <w:t>the procured service does not have capabilities recommended in NZISM. For example, users are assigned system roles for an indefinite duration, and there is no automated mechanism to remove users once they leave the organisation,</w:t>
      </w:r>
    </w:p>
    <w:p w:rsidR="00DB149C" w:rsidP="00DB149C" w:rsidRDefault="00DB149C" w14:paraId="7B545F2C" w14:textId="77777777">
      <w:pPr>
        <w:pStyle w:val="BodyText"/>
        <w:numPr>
          <w:ilvl w:val="0"/>
          <w:numId w:val="4"/>
        </w:numPr>
      </w:pPr>
      <w:r>
        <w:t>the system does not have the capability of being integrated with the organisation’s preferred Identity Provider (IdP) Service,</w:t>
      </w:r>
    </w:p>
    <w:p w:rsidR="00DB149C" w:rsidP="00DB149C" w:rsidRDefault="00DB149C" w14:paraId="6ED40C46" w14:textId="77777777">
      <w:pPr>
        <w:pStyle w:val="BodyText"/>
        <w:numPr>
          <w:ilvl w:val="0"/>
          <w:numId w:val="4"/>
        </w:numPr>
      </w:pPr>
      <w:r>
        <w:t>the analysis, design &amp; development service personnel all have access to test data that is developed from restored production data,</w:t>
      </w:r>
    </w:p>
    <w:p w:rsidR="00DB149C" w:rsidP="00DB149C" w:rsidRDefault="00DB149C" w14:paraId="57E7CBD8" w14:textId="77777777">
      <w:pPr>
        <w:pStyle w:val="BodyText"/>
        <w:numPr>
          <w:ilvl w:val="0"/>
          <w:numId w:val="4"/>
        </w:numPr>
      </w:pPr>
      <w:r>
        <w:t>the analysis, design &amp; development service personnel have relative ease accessing the credentials used for environments where the above stale production data is being used,</w:t>
      </w:r>
    </w:p>
    <w:p w:rsidR="00DB149C" w:rsidP="00DB149C" w:rsidRDefault="00DB149C" w14:paraId="72840564" w14:textId="77777777">
      <w:pPr>
        <w:pStyle w:val="BodyText"/>
        <w:numPr>
          <w:ilvl w:val="0"/>
          <w:numId w:val="4"/>
        </w:numPr>
      </w:pPr>
      <w:r>
        <w:t>the analysis, design &amp; development service personnel are sharing infrastructure credentials by Slack, Teams, Email -- all accessible remotely in an unaudited manner.</w:t>
      </w:r>
    </w:p>
    <w:p w:rsidR="002D47BD" w:rsidP="002D47BD" w:rsidRDefault="002D47BD" w14:paraId="590E87FC" w14:textId="77777777">
      <w:pPr>
        <w:pStyle w:val="Heading3"/>
      </w:pPr>
      <w:bookmarkStart w:name="_Toc78722345" w:id="832"/>
      <w:r>
        <w:t>Risk Categorisation</w:t>
      </w:r>
      <w:bookmarkEnd w:id="832"/>
    </w:p>
    <w:p w:rsidR="002D47BD" w:rsidP="002D47BD" w:rsidRDefault="002D47BD" w14:paraId="1D83B307" w14:textId="77777777">
      <w:pPr>
        <w:pStyle w:val="BodyText"/>
      </w:pPr>
      <w:r>
        <w:t xml:space="preserve">The Risks uncovered by the SRA or the TRA will be scaled by each </w:t>
      </w:r>
      <w:commentRangeStart w:id="833"/>
      <w:commentRangeStart w:id="834"/>
      <w:commentRangeStart w:id="835"/>
      <w:commentRangeStart w:id="836"/>
      <w:r>
        <w:t xml:space="preserve">risk’s Impact and its Likelihood </w:t>
      </w:r>
      <w:commentRangeEnd w:id="833"/>
      <w:r>
        <w:rPr>
          <w:rStyle w:val="CommentReference"/>
          <w:rFonts w:cs="Times New Roman"/>
          <w:color w:val="808080" w:themeColor="background1" w:themeShade="80"/>
        </w:rPr>
        <w:commentReference w:id="833"/>
      </w:r>
      <w:commentRangeEnd w:id="834"/>
      <w:r>
        <w:rPr>
          <w:rStyle w:val="CommentReference"/>
          <w:rFonts w:cs="Times New Roman"/>
          <w:color w:val="808080" w:themeColor="background1" w:themeShade="80"/>
        </w:rPr>
        <w:commentReference w:id="834"/>
      </w:r>
      <w:commentRangeEnd w:id="835"/>
      <w:r w:rsidR="00CF59CF">
        <w:rPr>
          <w:rStyle w:val="CommentReference"/>
          <w:rFonts w:cs="Times New Roman"/>
          <w:color w:val="808080" w:themeColor="background1" w:themeShade="80"/>
        </w:rPr>
        <w:commentReference w:id="835"/>
      </w:r>
      <w:commentRangeEnd w:id="836"/>
      <w:r w:rsidR="00F5245F">
        <w:rPr>
          <w:rStyle w:val="CommentReference"/>
          <w:rFonts w:cs="Times New Roman"/>
          <w:color w:val="808080" w:themeColor="background1" w:themeShade="80"/>
        </w:rPr>
        <w:commentReference w:id="836"/>
      </w:r>
      <w:r>
        <w:t>of occurring, according to the Enterprise Risk Management Framework (</w:t>
      </w:r>
      <w:r w:rsidRPr="00F928E0">
        <w:t>https://bit.ly/3kgqMoE</w:t>
      </w:r>
      <w:r>
        <w:t>):</w:t>
      </w:r>
    </w:p>
    <w:p w:rsidRPr="005E5FDE" w:rsidR="002D47BD" w:rsidP="00D81793" w:rsidRDefault="002D47BD" w14:paraId="073A5A55" w14:textId="74568699">
      <w:pPr>
        <w:pStyle w:val="BodyText"/>
        <w:jc w:val="center"/>
      </w:pPr>
      <w:r>
        <w:rPr>
          <w:noProof/>
        </w:rPr>
        <w:drawing>
          <wp:inline distT="0" distB="0" distL="0" distR="0" wp14:anchorId="64A81311" wp14:editId="1EF0691E">
            <wp:extent cx="2514216" cy="2507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8008" cy="2531132"/>
                    </a:xfrm>
                    <a:prstGeom prst="rect">
                      <a:avLst/>
                    </a:prstGeom>
                    <a:noFill/>
                    <a:ln>
                      <a:noFill/>
                    </a:ln>
                  </pic:spPr>
                </pic:pic>
              </a:graphicData>
            </a:graphic>
          </wp:inline>
        </w:drawing>
      </w:r>
      <w:r w:rsidR="00A03843">
        <w:rPr>
          <w:rStyle w:val="FootnoteReference"/>
        </w:rPr>
        <w:footnoteReference w:id="16"/>
      </w:r>
    </w:p>
    <w:p w:rsidR="002D47BD" w:rsidP="002D47BD" w:rsidRDefault="002D47BD" w14:paraId="34339D61" w14:textId="77777777">
      <w:pPr>
        <w:pStyle w:val="Heading3"/>
      </w:pPr>
      <w:bookmarkStart w:name="_Toc78722346" w:id="837"/>
      <w:r>
        <w:t>Risk Acceptance</w:t>
      </w:r>
      <w:bookmarkEnd w:id="837"/>
    </w:p>
    <w:p w:rsidR="002D47BD" w:rsidP="002D47BD" w:rsidRDefault="002D47BD" w14:paraId="3B2960EA" w14:textId="77777777">
      <w:pPr>
        <w:pStyle w:val="BodyText"/>
      </w:pPr>
      <w:r>
        <w:t>This residual risk will be summarised by the Certificate &amp; Assurance (C&amp;A) specialist for acceptance by the business owner.</w:t>
      </w:r>
    </w:p>
    <w:p w:rsidRPr="00CF13DF" w:rsidR="002D47BD" w:rsidP="002D47BD" w:rsidRDefault="002D47BD" w14:paraId="3D77C035" w14:textId="77777777">
      <w:pPr>
        <w:pStyle w:val="Note"/>
      </w:pPr>
      <w:r>
        <w:t xml:space="preserve">Acceptance by a business owner does </w:t>
      </w:r>
      <w:r w:rsidRPr="007F79BA">
        <w:rPr>
          <w:u w:val="single"/>
        </w:rPr>
        <w:t>not</w:t>
      </w:r>
      <w:r>
        <w:t xml:space="preserve"> guarantee that a service will be able to deployed. A service still requires CAB endorsement in order to obtain an Authority to Operate by the Chief Digital Officer.  </w:t>
      </w:r>
      <w:r>
        <w:br/>
      </w:r>
      <w:r>
        <w:t>Irrespective of a business owner’s acceptance of the risks, if the CDO is advised by CAB that the service poses too high a risk to the whole organisation the service will not receive an ATO till the organisation impacting risks are sufficiently mitigated.</w:t>
      </w:r>
    </w:p>
    <w:p w:rsidRPr="004427EB" w:rsidR="002D47BD" w:rsidP="002D47BD" w:rsidRDefault="002D47BD" w14:paraId="36158ADE" w14:textId="77777777">
      <w:pPr>
        <w:pStyle w:val="BodyText"/>
      </w:pPr>
    </w:p>
    <w:p w:rsidR="00B4783F" w:rsidP="00B4783F" w:rsidRDefault="00063B87" w14:paraId="712C65D1" w14:textId="5CC38863">
      <w:pPr>
        <w:pStyle w:val="Heading2"/>
        <w:rPr>
          <w:lang w:val="en-AU"/>
        </w:rPr>
      </w:pPr>
      <w:r>
        <w:rPr>
          <w:lang w:val="en-AU"/>
        </w:rPr>
        <w:t xml:space="preserve"> </w:t>
      </w:r>
      <w:bookmarkStart w:name="_Toc78722347" w:id="838"/>
      <w:r w:rsidR="00B4783F">
        <w:rPr>
          <w:lang w:val="en-AU"/>
        </w:rPr>
        <w:t xml:space="preserve">Quality Assurance </w:t>
      </w:r>
      <w:r w:rsidR="00364770">
        <w:rPr>
          <w:lang w:val="en-AU"/>
        </w:rPr>
        <w:t xml:space="preserve">(QA) </w:t>
      </w:r>
      <w:r w:rsidR="00B4783F">
        <w:rPr>
          <w:lang w:val="en-AU"/>
        </w:rPr>
        <w:t>Services</w:t>
      </w:r>
      <w:bookmarkEnd w:id="838"/>
    </w:p>
    <w:p w:rsidR="00364770" w:rsidP="00B4783F" w:rsidRDefault="00364770" w14:paraId="70A52BD6" w14:textId="35C5B56E">
      <w:pPr>
        <w:pStyle w:val="BodyText"/>
        <w:rPr>
          <w:lang w:val="en-AU"/>
        </w:rPr>
      </w:pPr>
      <w:r>
        <w:rPr>
          <w:lang w:val="en-AU"/>
        </w:rPr>
        <w:t>Projects decrease their risk of non-delivery to expectations by engaging QA Services early – before the development Services.</w:t>
      </w:r>
    </w:p>
    <w:p w:rsidRPr="00B4783F" w:rsidR="00364770" w:rsidP="00B4783F" w:rsidRDefault="00364770" w14:paraId="05EF2EF2" w14:textId="20859286">
      <w:pPr>
        <w:pStyle w:val="BodyText"/>
        <w:rPr>
          <w:lang w:val="en-AU"/>
        </w:rPr>
      </w:pPr>
      <w:r>
        <w:rPr>
          <w:lang w:val="en-AU"/>
        </w:rPr>
        <w:t xml:space="preserve">This is so that QA Specialists can add value to Stakeholder Analyst Services by completing their Tasks with specific Quality Assurance Test definitions </w:t>
      </w:r>
      <w:r w:rsidRPr="001B27BC">
        <w:rPr>
          <w:u w:val="single"/>
          <w:lang w:val="en-AU"/>
        </w:rPr>
        <w:t>before</w:t>
      </w:r>
      <w:r>
        <w:rPr>
          <w:lang w:val="en-AU"/>
        </w:rPr>
        <w:t xml:space="preserve"> development services </w:t>
      </w:r>
      <w:r w:rsidR="001B27BC">
        <w:rPr>
          <w:lang w:val="en-AU"/>
        </w:rPr>
        <w:t xml:space="preserve">strive to meet these defined objectives. </w:t>
      </w:r>
    </w:p>
    <w:p w:rsidR="00B4783F" w:rsidP="00B4783F" w:rsidRDefault="00B4783F" w14:paraId="0E1BC892" w14:textId="140E05A7">
      <w:pPr>
        <w:pStyle w:val="Heading3"/>
        <w:rPr>
          <w:lang w:val="en-AU"/>
        </w:rPr>
      </w:pPr>
      <w:bookmarkStart w:name="_Toc78722348" w:id="839"/>
      <w:r>
        <w:rPr>
          <w:lang w:val="en-AU"/>
        </w:rPr>
        <w:t>Test Definition</w:t>
      </w:r>
      <w:r w:rsidR="00627FF0">
        <w:rPr>
          <w:lang w:val="en-AU"/>
        </w:rPr>
        <w:t xml:space="preserve"> Reports Deliverables</w:t>
      </w:r>
      <w:bookmarkEnd w:id="839"/>
    </w:p>
    <w:p w:rsidR="00B4783F" w:rsidP="00B4783F" w:rsidRDefault="001B27BC" w14:paraId="33455109" w14:textId="00842EC3">
      <w:pPr>
        <w:pStyle w:val="BodyText"/>
        <w:rPr>
          <w:lang w:val="en-AU"/>
        </w:rPr>
      </w:pPr>
      <w:r>
        <w:rPr>
          <w:lang w:val="en-AU"/>
        </w:rPr>
        <w:t xml:space="preserve">QA Specialists develop their Test Definitions within the project ALM suite’s </w:t>
      </w:r>
      <w:proofErr w:type="spellStart"/>
      <w:r>
        <w:rPr>
          <w:lang w:val="en-AU"/>
        </w:rPr>
        <w:t>WorkItems</w:t>
      </w:r>
      <w:proofErr w:type="spellEnd"/>
      <w:r>
        <w:rPr>
          <w:lang w:val="en-AU"/>
        </w:rPr>
        <w:t>.</w:t>
      </w:r>
    </w:p>
    <w:p w:rsidR="001B27BC" w:rsidP="00B4783F" w:rsidRDefault="001B27BC" w14:paraId="047853D1" w14:textId="1CD23BFF">
      <w:pPr>
        <w:pStyle w:val="BodyText"/>
        <w:rPr>
          <w:lang w:val="en-AU"/>
        </w:rPr>
      </w:pPr>
      <w:r>
        <w:rPr>
          <w:lang w:val="en-AU"/>
        </w:rPr>
        <w:t xml:space="preserve">They work with the OIS team to develop reports that can show governance </w:t>
      </w:r>
    </w:p>
    <w:p w:rsidR="001B27BC" w:rsidP="001B27BC" w:rsidRDefault="001B27BC" w14:paraId="67363BD8" w14:textId="7C44CDC8">
      <w:pPr>
        <w:pStyle w:val="BodyText"/>
        <w:numPr>
          <w:ilvl w:val="0"/>
          <w:numId w:val="4"/>
        </w:numPr>
        <w:rPr>
          <w:lang w:val="en-AU"/>
        </w:rPr>
      </w:pPr>
      <w:r>
        <w:rPr>
          <w:lang w:val="en-AU"/>
        </w:rPr>
        <w:t xml:space="preserve">How </w:t>
      </w:r>
      <w:r w:rsidR="00627FF0">
        <w:rPr>
          <w:lang w:val="en-AU"/>
        </w:rPr>
        <w:t>many work</w:t>
      </w:r>
      <w:r w:rsidR="00CD28A0">
        <w:rPr>
          <w:lang w:val="en-AU"/>
        </w:rPr>
        <w:t xml:space="preserve"> </w:t>
      </w:r>
      <w:r w:rsidR="00627FF0">
        <w:rPr>
          <w:lang w:val="en-AU"/>
        </w:rPr>
        <w:t>items have associated tasks and tests</w:t>
      </w:r>
      <w:r w:rsidR="00CD28A0">
        <w:rPr>
          <w:lang w:val="en-AU"/>
        </w:rPr>
        <w:t>,</w:t>
      </w:r>
    </w:p>
    <w:p w:rsidR="00627FF0" w:rsidP="001B27BC" w:rsidRDefault="00627FF0" w14:paraId="793E8A8C" w14:textId="32816680">
      <w:pPr>
        <w:pStyle w:val="BodyText"/>
        <w:numPr>
          <w:ilvl w:val="0"/>
          <w:numId w:val="4"/>
        </w:numPr>
        <w:rPr>
          <w:lang w:val="en-AU"/>
        </w:rPr>
      </w:pPr>
      <w:r>
        <w:rPr>
          <w:lang w:val="en-AU"/>
        </w:rPr>
        <w:t>How many tests have been converted to automation</w:t>
      </w:r>
      <w:r w:rsidR="00CD28A0">
        <w:rPr>
          <w:lang w:val="en-AU"/>
        </w:rPr>
        <w:t>,</w:t>
      </w:r>
    </w:p>
    <w:p w:rsidR="00627FF0" w:rsidP="001B27BC" w:rsidRDefault="00627FF0" w14:paraId="29A11948" w14:textId="2945F7EB">
      <w:pPr>
        <w:pStyle w:val="BodyText"/>
        <w:numPr>
          <w:ilvl w:val="0"/>
          <w:numId w:val="4"/>
        </w:numPr>
        <w:rPr>
          <w:lang w:val="en-AU"/>
        </w:rPr>
      </w:pPr>
      <w:r>
        <w:rPr>
          <w:lang w:val="en-AU"/>
        </w:rPr>
        <w:t>How many tests are passing</w:t>
      </w:r>
      <w:r w:rsidR="00CD28A0">
        <w:rPr>
          <w:lang w:val="en-AU"/>
        </w:rPr>
        <w:t>,</w:t>
      </w:r>
    </w:p>
    <w:p w:rsidR="00627FF0" w:rsidP="001B27BC" w:rsidRDefault="00627FF0" w14:paraId="70AC15EB" w14:textId="1630E0D3">
      <w:pPr>
        <w:pStyle w:val="BodyText"/>
        <w:numPr>
          <w:ilvl w:val="0"/>
          <w:numId w:val="4"/>
        </w:numPr>
        <w:rPr>
          <w:lang w:val="en-AU"/>
        </w:rPr>
      </w:pPr>
      <w:r>
        <w:rPr>
          <w:lang w:val="en-AU"/>
        </w:rPr>
        <w:t xml:space="preserve">What ISO-25010 </w:t>
      </w:r>
      <w:r w:rsidR="007719A6">
        <w:rPr>
          <w:lang w:val="en-AU"/>
        </w:rPr>
        <w:t>qualities are demonstrated by automated testing.</w:t>
      </w:r>
    </w:p>
    <w:p w:rsidRPr="00B4783F" w:rsidR="007719A6" w:rsidP="007719A6" w:rsidRDefault="007719A6" w14:paraId="321156E6" w14:textId="42B520DE">
      <w:pPr>
        <w:pStyle w:val="BodyText"/>
        <w:rPr>
          <w:lang w:val="en-AU"/>
        </w:rPr>
      </w:pPr>
      <w:r>
        <w:rPr>
          <w:lang w:val="en-AU"/>
        </w:rPr>
        <w:t xml:space="preserve">This deliverable is required in order for test services to report to </w:t>
      </w:r>
      <w:r w:rsidR="00B13B2A">
        <w:rPr>
          <w:lang w:val="en-AU"/>
        </w:rPr>
        <w:t xml:space="preserve">the </w:t>
      </w:r>
      <w:r>
        <w:rPr>
          <w:lang w:val="en-AU"/>
        </w:rPr>
        <w:t xml:space="preserve">CAB </w:t>
      </w:r>
      <w:r w:rsidR="00B13B2A">
        <w:rPr>
          <w:lang w:val="en-AU"/>
        </w:rPr>
        <w:t>that the software has enough automated testing to be alerted to failure due to changes in the future.</w:t>
      </w:r>
    </w:p>
    <w:p w:rsidR="00B4783F" w:rsidP="00B4783F" w:rsidRDefault="00B4783F" w14:paraId="4F4AE694" w14:textId="77777777">
      <w:pPr>
        <w:pStyle w:val="Heading3"/>
      </w:pPr>
      <w:bookmarkStart w:name="_Toc78722349" w:id="840"/>
      <w:r>
        <w:t>Testing Summary Report (TSR)</w:t>
      </w:r>
      <w:bookmarkEnd w:id="840"/>
    </w:p>
    <w:p w:rsidR="00B4783F" w:rsidP="00B4783F" w:rsidRDefault="00B4783F" w14:paraId="077CAC16" w14:textId="3BB8F436">
      <w:pPr>
        <w:pStyle w:val="BodyText"/>
      </w:pPr>
      <w:r>
        <w:t>CAB will require a TSR having been developed by the Testing Team, from the automated pipeline tests.</w:t>
      </w:r>
    </w:p>
    <w:p w:rsidR="009569CB" w:rsidP="009569CB" w:rsidRDefault="00B4783F" w14:paraId="6AFA8E5C" w14:textId="04FB9D17">
      <w:pPr>
        <w:pStyle w:val="BodyText"/>
      </w:pPr>
      <w:r>
        <w:t>The TSR covers</w:t>
      </w:r>
      <w:r w:rsidR="000C0EF3">
        <w:t xml:space="preserve"> the ISO-25010 Qualities, demonstrating that the service is accessible, </w:t>
      </w:r>
      <w:r w:rsidR="004427EB">
        <w:t xml:space="preserve">performant, </w:t>
      </w:r>
      <w:r w:rsidR="000C0EF3">
        <w:t xml:space="preserve">usable, supportable, maintainable, </w:t>
      </w:r>
      <w:r w:rsidR="004427EB">
        <w:t>improvable, while meeting obligations.</w:t>
      </w:r>
    </w:p>
    <w:p w:rsidR="0091394A" w:rsidP="009569CB" w:rsidRDefault="0091394A" w14:paraId="079C9F1E" w14:textId="77777777">
      <w:pPr>
        <w:pStyle w:val="BodyText"/>
      </w:pPr>
    </w:p>
    <w:p w:rsidR="00A9152B" w:rsidP="00A9152B" w:rsidRDefault="001503F1" w14:paraId="3D987F8B" w14:textId="66635E56">
      <w:pPr>
        <w:pStyle w:val="Heading2"/>
        <w:numPr>
          <w:ilvl w:val="1"/>
          <w:numId w:val="1"/>
        </w:numPr>
      </w:pPr>
      <w:bookmarkStart w:name="_Toc78722350" w:id="841"/>
      <w:r>
        <w:t>Development Services Engagement</w:t>
      </w:r>
      <w:bookmarkEnd w:id="841"/>
    </w:p>
    <w:p w:rsidRPr="00A9152B" w:rsidR="00A9152B" w:rsidP="00A9152B" w:rsidRDefault="00003CD5" w14:paraId="71F2DE1E" w14:textId="06E54198">
      <w:pPr>
        <w:pStyle w:val="BodyText"/>
      </w:pPr>
      <w:r>
        <w:rPr>
          <w:noProof/>
        </w:rPr>
        <w:drawing>
          <wp:inline distT="0" distB="0" distL="0" distR="0" wp14:anchorId="61A00BE6" wp14:editId="475444EE">
            <wp:extent cx="5248275" cy="29622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8275" cy="2962275"/>
                    </a:xfrm>
                    <a:prstGeom prst="rect">
                      <a:avLst/>
                    </a:prstGeom>
                    <a:noFill/>
                    <a:ln>
                      <a:noFill/>
                    </a:ln>
                  </pic:spPr>
                </pic:pic>
              </a:graphicData>
            </a:graphic>
          </wp:inline>
        </w:drawing>
      </w:r>
    </w:p>
    <w:p w:rsidR="00A9152B" w:rsidP="00A9152B" w:rsidRDefault="00A9152B" w14:paraId="164EA713" w14:textId="77777777">
      <w:pPr>
        <w:pStyle w:val="Heading3"/>
        <w:rPr>
          <w:lang w:val="en-AU"/>
        </w:rPr>
      </w:pPr>
      <w:bookmarkStart w:name="_Toc78722351" w:id="842"/>
      <w:r>
        <w:rPr>
          <w:lang w:val="en-AU"/>
        </w:rPr>
        <w:t>Automation</w:t>
      </w:r>
      <w:bookmarkEnd w:id="842"/>
    </w:p>
    <w:p w:rsidR="00A9152B" w:rsidP="00A9152B" w:rsidRDefault="00A9152B" w14:paraId="626C379A" w14:textId="041AE975">
      <w:pPr>
        <w:pStyle w:val="BodyText"/>
        <w:rPr>
          <w:lang w:val="en-AU"/>
        </w:rPr>
      </w:pPr>
      <w:r>
        <w:rPr>
          <w:lang w:val="en-AU"/>
        </w:rPr>
        <w:t xml:space="preserve">A key risk to projects is </w:t>
      </w:r>
      <w:r w:rsidR="00C959A8">
        <w:rPr>
          <w:lang w:val="en-AU"/>
        </w:rPr>
        <w:t>thinking</w:t>
      </w:r>
      <w:r>
        <w:rPr>
          <w:lang w:val="en-AU"/>
        </w:rPr>
        <w:t xml:space="preserve"> the information service intended for use by end users is the first and only form of automation that is expected. </w:t>
      </w:r>
      <w:r w:rsidR="00C959A8">
        <w:rPr>
          <w:lang w:val="en-AU"/>
        </w:rPr>
        <w:t>It is not -- i</w:t>
      </w:r>
      <w:r>
        <w:rPr>
          <w:lang w:val="en-AU"/>
        </w:rPr>
        <w:t xml:space="preserve">t’s the last. </w:t>
      </w:r>
    </w:p>
    <w:p w:rsidR="00116A1B" w:rsidP="00116A1B" w:rsidRDefault="00116A1B" w14:paraId="76B8502F" w14:textId="77777777">
      <w:pPr>
        <w:pStyle w:val="BodyText"/>
        <w:rPr>
          <w:lang w:val="en-AU"/>
        </w:rPr>
      </w:pPr>
      <w:r>
        <w:rPr>
          <w:lang w:val="en-AU"/>
        </w:rPr>
        <w:t>IT is the encoding as automation the tasks of as many stakeholders group as necessary to remove the dependency on the original development team’s personnel, so that the service can continue to be maintained and enhanced successfully long after the original development team members have moved on.</w:t>
      </w:r>
    </w:p>
    <w:p w:rsidRPr="00B1523B" w:rsidR="001503F1" w:rsidP="001503F1" w:rsidRDefault="001503F1" w14:paraId="1607061B" w14:textId="77777777">
      <w:pPr>
        <w:pStyle w:val="BodyText"/>
      </w:pPr>
      <w:r>
        <w:t>If the product is not a SaaS – which often are not customizable and therefore do not require development services -- Project Managers are advised to hold on bringing development services on board until OIS services has configured an ALM, has a repeatable means of developing secure environments on demand, and has a prototypical means of demonstrating QA using automation.</w:t>
      </w:r>
    </w:p>
    <w:p w:rsidR="001503F1" w:rsidP="001503F1" w:rsidRDefault="001503F1" w14:paraId="642ABC27" w14:textId="438D982C">
      <w:pPr>
        <w:pStyle w:val="BodyText"/>
      </w:pPr>
      <w:r>
        <w:t xml:space="preserve">Although all eyes are on the delivery of the information service’s desired business functionality, it is up to the project manager to inform stakeholders as to why this is deferred until prototypical automation and QA foundations has been developed first. </w:t>
      </w:r>
    </w:p>
    <w:p w:rsidR="001503F1" w:rsidP="001503F1" w:rsidRDefault="001503F1" w14:paraId="568105F3" w14:textId="009886F2">
      <w:pPr>
        <w:pStyle w:val="Heading3"/>
      </w:pPr>
      <w:bookmarkStart w:name="_Toc78722352" w:id="843"/>
      <w:r>
        <w:t xml:space="preserve">Unit Tests </w:t>
      </w:r>
      <w:r w:rsidR="00B46176">
        <w:t xml:space="preserve">Suite </w:t>
      </w:r>
      <w:r>
        <w:t>Deliverable</w:t>
      </w:r>
      <w:bookmarkEnd w:id="843"/>
    </w:p>
    <w:p w:rsidR="001503F1" w:rsidP="001503F1" w:rsidRDefault="001503F1" w14:paraId="2ECE16B1" w14:textId="77777777">
      <w:pPr>
        <w:pStyle w:val="BodyText"/>
      </w:pPr>
      <w:r>
        <w:t>Unit Tests provide Maintainability, enabling both Operations and BAU Development Services to endorse the service at CAB.</w:t>
      </w:r>
    </w:p>
    <w:p w:rsidRPr="00E45673" w:rsidR="001503F1" w:rsidP="001503F1" w:rsidRDefault="001503F1" w14:paraId="33494EDB" w14:textId="77777777">
      <w:pPr>
        <w:pStyle w:val="Note"/>
      </w:pPr>
      <w:r>
        <w:t>This test suite deliverable is distinct from any other deliverable, and will go a long way towards enabling BAU Development Services to endorse the service at the CAB.</w:t>
      </w:r>
    </w:p>
    <w:p w:rsidR="001503F1" w:rsidP="001503F1" w:rsidRDefault="001503F1" w14:paraId="1E62F723" w14:textId="77777777">
      <w:pPr>
        <w:pStyle w:val="Heading3"/>
      </w:pPr>
      <w:bookmarkStart w:name="_Toc78722353" w:id="844"/>
      <w:r>
        <w:t>Use Case Tests Deliverable</w:t>
      </w:r>
      <w:bookmarkEnd w:id="844"/>
    </w:p>
    <w:p w:rsidR="001503F1" w:rsidP="001503F1" w:rsidRDefault="001503F1" w14:paraId="55AFA971" w14:textId="77777777">
      <w:pPr>
        <w:pStyle w:val="BodyText"/>
      </w:pPr>
      <w:r>
        <w:t>Use Case Test Automation automate the logic of Test Analysts, enabling Testing Services to endorse the service at CAB.</w:t>
      </w:r>
    </w:p>
    <w:p w:rsidRPr="0085659A" w:rsidR="001503F1" w:rsidP="001503F1" w:rsidRDefault="001503F1" w14:paraId="4F0448F0" w14:textId="77777777">
      <w:pPr>
        <w:pStyle w:val="Note"/>
      </w:pPr>
      <w:r>
        <w:t>This test suite deliverable is distinct from any other deliverable, and will go a long way towards enabling Testing Services to endorse the service at the CAB.</w:t>
      </w:r>
    </w:p>
    <w:p w:rsidR="001503F1" w:rsidP="001503F1" w:rsidRDefault="001503F1" w14:paraId="726F06D0" w14:textId="77777777">
      <w:pPr>
        <w:pStyle w:val="Heading3"/>
      </w:pPr>
      <w:bookmarkStart w:name="_Toc78722354" w:id="845"/>
      <w:r>
        <w:t>System-Device Server Code Deliverable</w:t>
      </w:r>
      <w:bookmarkEnd w:id="845"/>
    </w:p>
    <w:p w:rsidR="001503F1" w:rsidP="001503F1" w:rsidRDefault="001503F1" w14:paraId="28653B6C" w14:textId="77777777">
      <w:pPr>
        <w:pStyle w:val="BodyText"/>
      </w:pPr>
      <w:r>
        <w:t xml:space="preserve">The service provides </w:t>
      </w:r>
    </w:p>
    <w:p w:rsidR="001503F1" w:rsidP="001503F1" w:rsidRDefault="001503F1" w14:paraId="4EA55A67" w14:textId="77777777">
      <w:pPr>
        <w:pStyle w:val="Note"/>
      </w:pPr>
      <w:r>
        <w:t>This deliverable is what the client system will be accessing. Test analysts will generally be developing tests against the Client-Device System described below.</w:t>
      </w:r>
    </w:p>
    <w:p w:rsidR="001503F1" w:rsidP="001503F1" w:rsidRDefault="001503F1" w14:paraId="3889F5CA" w14:textId="77777777">
      <w:pPr>
        <w:pStyle w:val="Heading3"/>
      </w:pPr>
      <w:bookmarkStart w:name="_Toc78722355" w:id="846"/>
      <w:r>
        <w:t>Client-Device System Code Deliverable</w:t>
      </w:r>
      <w:bookmarkEnd w:id="846"/>
    </w:p>
    <w:p w:rsidR="001503F1" w:rsidP="001503F1" w:rsidRDefault="001503F1" w14:paraId="1FA70E17" w14:textId="77777777">
      <w:pPr>
        <w:pStyle w:val="BodyText"/>
      </w:pPr>
      <w:r>
        <w:t>If procurement and/or the architect has defined a system that adheres to current Design Guidelines, it will be a Server/Client based architecture, following “API First” design guidelines.  In such cases, the interface used by end users is *not* webpages developed on the server-device, but a separate client-device based system dedicated to consuming the service’s APIs and making them accessible.</w:t>
      </w:r>
    </w:p>
    <w:p w:rsidR="001503F1" w:rsidP="001503F1" w:rsidRDefault="001503F1" w14:paraId="66D45BAC" w14:textId="77777777">
      <w:pPr>
        <w:pStyle w:val="BodyText"/>
      </w:pPr>
      <w:r>
        <w:t xml:space="preserve">Contrary to the common terminology used in the industry, managers -- when delivering modern server/client based systems -- are </w:t>
      </w:r>
      <w:r w:rsidRPr="006056D7">
        <w:rPr>
          <w:u w:val="single"/>
        </w:rPr>
        <w:t>not</w:t>
      </w:r>
      <w:r>
        <w:t xml:space="preserve"> responsible for delivering a single webserver service, but two distinct deliverables – the server-device system, and the client-device system – and should plan accordingly.</w:t>
      </w:r>
    </w:p>
    <w:p w:rsidRPr="004C006B" w:rsidR="001503F1" w:rsidP="001503F1" w:rsidRDefault="001503F1" w14:paraId="7BCDD515" w14:textId="77777777">
      <w:pPr>
        <w:pStyle w:val="Note"/>
      </w:pPr>
      <w:r>
        <w:t>This deliverable is what test analysts will be writing test scripts to test, which will be executed by the build, deployment &amp; test pipeline.</w:t>
      </w:r>
    </w:p>
    <w:p w:rsidRPr="00AC393B" w:rsidR="001503F1" w:rsidP="001503F1" w:rsidRDefault="001503F1" w14:paraId="227493A5" w14:textId="77777777">
      <w:pPr>
        <w:pStyle w:val="Heading3"/>
      </w:pPr>
      <w:bookmarkStart w:name="_Toc78722356" w:id="847"/>
      <w:r>
        <w:t>Environment Configuration Automation Deliverable</w:t>
      </w:r>
      <w:bookmarkEnd w:id="847"/>
    </w:p>
    <w:p w:rsidR="001503F1" w:rsidP="001503F1" w:rsidRDefault="001503F1" w14:paraId="6D50F515" w14:textId="77777777">
      <w:pPr>
        <w:pStyle w:val="BodyText"/>
      </w:pPr>
      <w:r>
        <w:t xml:space="preserve">In poor security environments, developers are also assigned the task of configuring environments. </w:t>
      </w:r>
    </w:p>
    <w:p w:rsidR="001503F1" w:rsidP="001503F1" w:rsidRDefault="001503F1" w14:paraId="55D72628" w14:textId="77777777">
      <w:pPr>
        <w:pStyle w:val="BodyText"/>
      </w:pPr>
      <w:r>
        <w:t>This is to be avoided at all cost, leaving environment configuration to automation, developed by the OIS DevOps team.</w:t>
      </w:r>
    </w:p>
    <w:p w:rsidR="001503F1" w:rsidP="001503F1" w:rsidRDefault="001503F1" w14:paraId="39DFAC5E" w14:textId="77777777">
      <w:pPr>
        <w:pStyle w:val="Note"/>
      </w:pPr>
      <w:r>
        <w:t>In government service development environments this is considered a high risk due to multiple factors:</w:t>
      </w:r>
    </w:p>
    <w:p w:rsidR="001503F1" w:rsidP="001503F1" w:rsidRDefault="001503F1" w14:paraId="54E451D6" w14:textId="77777777">
      <w:pPr>
        <w:pStyle w:val="Note"/>
      </w:pPr>
      <w:r>
        <w:t>Constantly rotation of contractors with unmonitored and unaudited access to configuration data, providing ongoing complete access to information data even after leaving the organisation</w:t>
      </w:r>
    </w:p>
    <w:p w:rsidR="001503F1" w:rsidP="001503F1" w:rsidRDefault="001503F1" w14:paraId="562467B7" w14:textId="77777777">
      <w:pPr>
        <w:pStyle w:val="Note"/>
      </w:pPr>
      <w:r>
        <w:t>When combined with the poor security legacy practice of using full or partial production data for testing purposes, this risk is even higher (it’s almost a Certainty).</w:t>
      </w:r>
    </w:p>
    <w:p w:rsidR="001503F1" w:rsidP="001503F1" w:rsidRDefault="001503F1" w14:paraId="4DABC3AD" w14:textId="77777777">
      <w:pPr>
        <w:pStyle w:val="BodyText"/>
      </w:pPr>
      <w:r>
        <w:t xml:space="preserve">In legacy environments, configuration is applied by hand, according to deployment instructions. Current best practice is to develop a configuration step or full pipeline to apply configuration, configured per environment.  </w:t>
      </w:r>
    </w:p>
    <w:p w:rsidR="001503F1" w:rsidP="001503F1" w:rsidRDefault="001503F1" w14:paraId="517EA8C6" w14:textId="77777777">
      <w:pPr>
        <w:pStyle w:val="Note"/>
      </w:pPr>
      <w:r>
        <w:t>Automated configuration pipelines ensure that developers don’t do it by hand, and most importantly, ensure that they don’t have access to key information that compromises the whole system.</w:t>
      </w:r>
    </w:p>
    <w:p w:rsidR="001503F1" w:rsidP="001503F1" w:rsidRDefault="001503F1" w14:paraId="031DA779" w14:textId="77777777">
      <w:pPr>
        <w:pStyle w:val="Heading3"/>
      </w:pPr>
      <w:bookmarkStart w:name="_Toc78722357" w:id="848"/>
      <w:r>
        <w:t>Development Documentation</w:t>
      </w:r>
      <w:bookmarkEnd w:id="848"/>
    </w:p>
    <w:p w:rsidR="001503F1" w:rsidP="001503F1" w:rsidRDefault="001503F1" w14:paraId="23AE83E2" w14:textId="77777777">
      <w:pPr>
        <w:pStyle w:val="BodyText"/>
      </w:pPr>
      <w:r>
        <w:t>Even with the best of design planning, the spread between the plan and execution can only be reduced – never eliminated completely.</w:t>
      </w:r>
    </w:p>
    <w:p w:rsidR="001503F1" w:rsidP="001503F1" w:rsidRDefault="001503F1" w14:paraId="79062E0C" w14:textId="77777777">
      <w:pPr>
        <w:pStyle w:val="BodyText"/>
      </w:pPr>
      <w:r>
        <w:t>Hence documentation of what has been really developed is required by support specialists who will be maintaining the system in different environments for many years afterwards.</w:t>
      </w:r>
    </w:p>
    <w:p w:rsidR="001503F1" w:rsidP="001503F1" w:rsidRDefault="001503F1" w14:paraId="7D2174FF" w14:textId="77777777">
      <w:pPr>
        <w:pStyle w:val="BodyText"/>
      </w:pPr>
      <w:r>
        <w:t xml:space="preserve">It is a continuous practice to keep the documentation up to date, generally in </w:t>
      </w:r>
      <w:proofErr w:type="spellStart"/>
      <w:r>
        <w:t>a</w:t>
      </w:r>
      <w:proofErr w:type="spellEnd"/>
      <w:r>
        <w:t xml:space="preserve"> Application Lifecycle Management (ALM) Wiki.</w:t>
      </w:r>
    </w:p>
    <w:p w:rsidR="001503F1" w:rsidP="001503F1" w:rsidRDefault="001503F1" w14:paraId="0792578C" w14:textId="77777777">
      <w:pPr>
        <w:pStyle w:val="Note"/>
      </w:pPr>
      <w:r>
        <w:t xml:space="preserve">At first, the documentation is about manual processes – but as the project matures, documentation should quickly move on to describing the development and running of </w:t>
      </w:r>
      <w:r w:rsidRPr="00FC5795">
        <w:rPr>
          <w:i/>
          <w:iCs/>
          <w:u w:val="single"/>
        </w:rPr>
        <w:t>automation</w:t>
      </w:r>
      <w:r>
        <w:t xml:space="preserve"> of those manual processes. </w:t>
      </w:r>
    </w:p>
    <w:p w:rsidR="00552FF7" w:rsidP="004526C8" w:rsidRDefault="00552FF7" w14:paraId="70CEC5A9" w14:textId="54106EB9">
      <w:pPr>
        <w:pStyle w:val="BodyText"/>
        <w:rPr>
          <w:lang w:val="en-AU"/>
        </w:rPr>
      </w:pPr>
    </w:p>
    <w:p w:rsidR="0069045C" w:rsidP="004E6304" w:rsidRDefault="0069045C" w14:paraId="4F08C9BB" w14:textId="0DB70BEC">
      <w:pPr>
        <w:pStyle w:val="Heading2"/>
      </w:pPr>
      <w:bookmarkStart w:name="_Toc78722358" w:id="849"/>
      <w:r>
        <w:t>Change Advisory Board</w:t>
      </w:r>
      <w:bookmarkEnd w:id="849"/>
    </w:p>
    <w:p w:rsidRPr="0069045C" w:rsidR="0069045C" w:rsidP="0069045C" w:rsidRDefault="0069045C" w14:paraId="42511575" w14:textId="77777777">
      <w:pPr>
        <w:pStyle w:val="BodyText"/>
      </w:pPr>
    </w:p>
    <w:p w:rsidR="00721A0E" w:rsidP="004E6304" w:rsidRDefault="000F2261" w14:paraId="3CE39C8F" w14:textId="7D12A31F">
      <w:pPr>
        <w:pStyle w:val="Heading2"/>
      </w:pPr>
      <w:bookmarkStart w:name="_Toc78722359" w:id="850"/>
      <w:r>
        <w:t xml:space="preserve">Production Environment </w:t>
      </w:r>
      <w:r w:rsidR="00721A0E">
        <w:t>Go-Live Request for Change (RFC)</w:t>
      </w:r>
      <w:bookmarkEnd w:id="800"/>
      <w:bookmarkEnd w:id="850"/>
    </w:p>
    <w:p w:rsidR="00721A0E" w:rsidP="00721A0E" w:rsidRDefault="00637363" w14:paraId="6DF9FED0" w14:textId="792D20D1">
      <w:pPr>
        <w:pStyle w:val="BodyText"/>
      </w:pPr>
      <w:r>
        <w:t>Once CAB has notified the manager that the service has received the Authority to Operate, the manager can raise RFCs.</w:t>
      </w:r>
    </w:p>
    <w:p w:rsidR="00D56D82" w:rsidP="00D56D82" w:rsidRDefault="00D56D82" w14:paraId="40B7A11D" w14:textId="77777777">
      <w:pPr>
        <w:pStyle w:val="BodyText"/>
      </w:pPr>
      <w:r>
        <w:t xml:space="preserve">All RFCs raise automated workflow processes comprised of multiple steps. </w:t>
      </w:r>
    </w:p>
    <w:p w:rsidR="00215607" w:rsidP="00D56D82" w:rsidRDefault="00D56D82" w14:paraId="7B925E04" w14:textId="77777777">
      <w:pPr>
        <w:pStyle w:val="BodyText"/>
      </w:pPr>
      <w:r>
        <w:t xml:space="preserve">All Production Environment RFC workflows have an initial step requiring a Change &amp; Transition representative’s oversight and verification that this RFC’s system has already obtained </w:t>
      </w:r>
      <w:r w:rsidR="00215607">
        <w:t>an Authority to Operate (ATO)</w:t>
      </w:r>
      <w:r>
        <w:t xml:space="preserve">.  </w:t>
      </w:r>
    </w:p>
    <w:p w:rsidR="00504C26" w:rsidP="00721A0E" w:rsidRDefault="00D56D82" w14:paraId="01C14D0B" w14:textId="55DED904">
      <w:pPr>
        <w:pStyle w:val="BodyText"/>
      </w:pPr>
      <w:r>
        <w:t xml:space="preserve">Once that </w:t>
      </w:r>
      <w:r w:rsidR="00215607">
        <w:t xml:space="preserve">above verification step </w:t>
      </w:r>
      <w:r>
        <w:t>is completed, the workflow</w:t>
      </w:r>
      <w:r w:rsidR="00215607">
        <w:t xml:space="preserve"> </w:t>
      </w:r>
      <w:r w:rsidR="003C60DE">
        <w:t xml:space="preserve">moves on </w:t>
      </w:r>
      <w:r w:rsidR="00215607">
        <w:t xml:space="preserve">to </w:t>
      </w:r>
      <w:r w:rsidR="003C60DE">
        <w:t xml:space="preserve">then </w:t>
      </w:r>
      <w:r>
        <w:t xml:space="preserve">instruct an implementor in the Operations &amp; Infrastructure </w:t>
      </w:r>
      <w:r w:rsidR="00215607">
        <w:t xml:space="preserve">(OIA) </w:t>
      </w:r>
      <w:r>
        <w:t>Team to deploy the service</w:t>
      </w:r>
      <w:r w:rsidR="00215607">
        <w:t xml:space="preserve"> to the target production environment</w:t>
      </w:r>
      <w:r>
        <w:t>.</w:t>
      </w:r>
    </w:p>
    <w:p w:rsidR="00504C26" w:rsidP="00721A0E" w:rsidRDefault="00504C26" w14:paraId="61384A17" w14:textId="08060E8B">
      <w:pPr>
        <w:pStyle w:val="BodyText"/>
      </w:pPr>
      <w:r>
        <w:t xml:space="preserve">If a Service Pipeline has been built the only operation the OIA specialist will actually do is either Initiate a new deployment pipeline operation, or simply Approve </w:t>
      </w:r>
      <w:r w:rsidR="00D45F45">
        <w:t>a confirmation step in a workflow already started previously (e.g.: by a production team member)</w:t>
      </w:r>
      <w:r>
        <w:t>.</w:t>
      </w:r>
    </w:p>
    <w:p w:rsidR="00E26C2E" w:rsidP="00927516" w:rsidRDefault="00927516" w14:paraId="7D132648" w14:textId="3D5E7219">
      <w:pPr>
        <w:pStyle w:val="Heading1"/>
      </w:pPr>
      <w:bookmarkStart w:name="_Toc78722360" w:id="851"/>
      <w:bookmarkEnd w:id="798"/>
      <w:r>
        <w:t>Appendices</w:t>
      </w:r>
      <w:bookmarkEnd w:id="851"/>
    </w:p>
    <w:p w:rsidR="00927516" w:rsidP="00927516" w:rsidRDefault="00927516" w14:paraId="1B17DA96" w14:textId="0A8ED24C">
      <w:pPr>
        <w:pStyle w:val="Heading2"/>
      </w:pPr>
      <w:bookmarkStart w:name="_Toc78722361" w:id="852"/>
      <w:r>
        <w:t>Glossary</w:t>
      </w:r>
      <w:bookmarkEnd w:id="852"/>
    </w:p>
    <w:p w:rsidR="00D801C2" w:rsidP="00D801C2" w:rsidRDefault="00D801C2" w14:paraId="7895ED70" w14:textId="77777777">
      <w:pPr>
        <w:pStyle w:val="Heading4"/>
        <w:numPr>
          <w:ilvl w:val="3"/>
          <w:numId w:val="1"/>
        </w:numPr>
      </w:pPr>
      <w:r>
        <w:t>Accreditation</w:t>
      </w:r>
    </w:p>
    <w:p w:rsidR="00D801C2" w:rsidP="00E6672F" w:rsidRDefault="00D801C2" w14:paraId="2AC2DA79" w14:textId="77777777">
      <w:pPr>
        <w:pStyle w:val="BodyText"/>
      </w:pPr>
      <w:r>
        <w:t>The formal acceptance of the residual cyber security risks posed by a solution and grants permission -- from a security perspective -- for that solution to operate.</w:t>
      </w:r>
    </w:p>
    <w:p w:rsidR="00D801C2" w:rsidP="00E6672F" w:rsidRDefault="00D801C2" w14:paraId="1044264E" w14:textId="77777777">
      <w:pPr>
        <w:pStyle w:val="BodyText"/>
      </w:pPr>
      <w:r>
        <w:t>The risk acceptance is in 2 parts:</w:t>
      </w:r>
    </w:p>
    <w:p w:rsidR="00D801C2" w:rsidP="00E6672F" w:rsidRDefault="00D801C2" w14:paraId="217E49B7" w14:textId="77777777">
      <w:pPr>
        <w:pStyle w:val="BodyText"/>
      </w:pPr>
      <w:r>
        <w:t xml:space="preserve">the Business Owner accepts the risks on behalf of their business unit, </w:t>
      </w:r>
    </w:p>
    <w:p w:rsidR="00D801C2" w:rsidP="00E6672F" w:rsidRDefault="00D801C2" w14:paraId="04DEC0FC" w14:textId="5637F2CB">
      <w:pPr>
        <w:pStyle w:val="BodyText"/>
      </w:pPr>
      <w:r>
        <w:t>the Accrediting Authority (i</w:t>
      </w:r>
      <w:r w:rsidR="004A2DD5">
        <w:t>.</w:t>
      </w:r>
      <w:r>
        <w:t>e</w:t>
      </w:r>
      <w:r w:rsidR="004A2DD5">
        <w:t>.</w:t>
      </w:r>
      <w:r>
        <w:t>, the CDO) accepts the risks on behalf of the Ministry.</w:t>
      </w:r>
    </w:p>
    <w:p w:rsidR="00D801C2" w:rsidP="00E6672F" w:rsidRDefault="00D801C2" w14:paraId="709E2C4E" w14:textId="76B16F6E">
      <w:pPr>
        <w:pStyle w:val="BodyText"/>
      </w:pPr>
      <w:r>
        <w:t xml:space="preserve">Note: For the ministry the certification sign-off is combined with the accreditation as part of the </w:t>
      </w:r>
      <w:r w:rsidR="004A2DD5">
        <w:t>Certification &amp; Assurance (</w:t>
      </w:r>
      <w:r>
        <w:t>C&amp;A</w:t>
      </w:r>
      <w:r w:rsidR="004A2DD5">
        <w:t>)</w:t>
      </w:r>
      <w:r>
        <w:t xml:space="preserve"> Memo.</w:t>
      </w:r>
    </w:p>
    <w:p w:rsidR="00D801C2" w:rsidP="00D801C2" w:rsidRDefault="00D801C2" w14:paraId="7F16A557" w14:textId="77777777">
      <w:pPr>
        <w:pStyle w:val="Heading4"/>
        <w:numPr>
          <w:ilvl w:val="3"/>
          <w:numId w:val="1"/>
        </w:numPr>
      </w:pPr>
      <w:r>
        <w:t xml:space="preserve">ASG </w:t>
      </w:r>
    </w:p>
    <w:p w:rsidR="00D801C2" w:rsidP="00E6672F" w:rsidRDefault="00D801C2" w14:paraId="22D2084C" w14:textId="77777777">
      <w:pPr>
        <w:pStyle w:val="BodyText"/>
      </w:pPr>
      <w:r w:rsidRPr="00E26359">
        <w:rPr>
          <w:i/>
          <w:iCs/>
        </w:rPr>
        <w:t>Application Support Guide</w:t>
      </w:r>
      <w:r>
        <w:t>: an artefact presented for acceptance by the Support team indicating they are satisfied with the documentation available to them.</w:t>
      </w:r>
    </w:p>
    <w:p w:rsidR="00D801C2" w:rsidP="00D801C2" w:rsidRDefault="00D801C2" w14:paraId="6E9511AA" w14:textId="77777777">
      <w:pPr>
        <w:pStyle w:val="Heading4"/>
        <w:numPr>
          <w:ilvl w:val="3"/>
          <w:numId w:val="1"/>
        </w:numPr>
      </w:pPr>
      <w:r>
        <w:t>ATO</w:t>
      </w:r>
    </w:p>
    <w:p w:rsidR="00D801C2" w:rsidP="00927516" w:rsidRDefault="00D801C2" w14:paraId="62191DB7" w14:textId="24A0E136">
      <w:pPr>
        <w:pStyle w:val="BodyText"/>
      </w:pPr>
      <w:r w:rsidRPr="001601B2">
        <w:rPr>
          <w:i/>
          <w:iCs/>
        </w:rPr>
        <w:t>Authority to Operate</w:t>
      </w:r>
      <w:r>
        <w:t>: what a CAB provides to a system when it has determined that all relevant stakeholders are satisfied with the system going live.</w:t>
      </w:r>
    </w:p>
    <w:p w:rsidR="004142E0" w:rsidP="004142E0" w:rsidRDefault="004142E0" w14:paraId="657C5330" w14:textId="77777777">
      <w:pPr>
        <w:pStyle w:val="Heading4"/>
        <w:numPr>
          <w:ilvl w:val="3"/>
          <w:numId w:val="1"/>
        </w:numPr>
      </w:pPr>
      <w:r>
        <w:t>C&amp;A</w:t>
      </w:r>
    </w:p>
    <w:p w:rsidR="004142E0" w:rsidP="00E6672F" w:rsidRDefault="004142E0" w14:paraId="6D905737" w14:textId="77777777">
      <w:pPr>
        <w:pStyle w:val="BodyText"/>
      </w:pPr>
      <w:r w:rsidRPr="000C36C3">
        <w:rPr>
          <w:i/>
          <w:iCs/>
        </w:rPr>
        <w:t>Certification</w:t>
      </w:r>
      <w:r>
        <w:rPr>
          <w:i/>
          <w:iCs/>
        </w:rPr>
        <w:t xml:space="preserve"> </w:t>
      </w:r>
      <w:r w:rsidRPr="000C36C3">
        <w:rPr>
          <w:i/>
          <w:iCs/>
        </w:rPr>
        <w:t>&amp;</w:t>
      </w:r>
      <w:r>
        <w:rPr>
          <w:i/>
          <w:iCs/>
        </w:rPr>
        <w:t xml:space="preserve"> </w:t>
      </w:r>
      <w:r w:rsidRPr="000C36C3">
        <w:rPr>
          <w:i/>
          <w:iCs/>
        </w:rPr>
        <w:t>Assurance</w:t>
      </w:r>
      <w:r>
        <w:t xml:space="preserve">: the process which a Security Specialist follows to ensure </w:t>
      </w:r>
    </w:p>
    <w:p w:rsidR="004142E0" w:rsidP="00E01E1A" w:rsidRDefault="004142E0" w14:paraId="556EBFB5" w14:textId="77777777">
      <w:pPr>
        <w:pStyle w:val="ListParagraph"/>
        <w:numPr>
          <w:ilvl w:val="0"/>
          <w:numId w:val="4"/>
        </w:numPr>
      </w:pPr>
      <w:r>
        <w:t xml:space="preserve">the system’s data classification has been obtained, </w:t>
      </w:r>
    </w:p>
    <w:p w:rsidR="004142E0" w:rsidP="00E01E1A" w:rsidRDefault="004142E0" w14:paraId="14BD5DCB" w14:textId="77777777">
      <w:pPr>
        <w:pStyle w:val="ListParagraph"/>
        <w:numPr>
          <w:ilvl w:val="0"/>
          <w:numId w:val="4"/>
        </w:numPr>
      </w:pPr>
      <w:r>
        <w:t xml:space="preserve">a PTA/PIA has been developed and signed off on, </w:t>
      </w:r>
    </w:p>
    <w:p w:rsidR="004142E0" w:rsidP="00E01E1A" w:rsidRDefault="004142E0" w14:paraId="3FC402D2" w14:textId="77777777">
      <w:pPr>
        <w:pStyle w:val="ListParagraph"/>
        <w:numPr>
          <w:ilvl w:val="0"/>
          <w:numId w:val="4"/>
        </w:numPr>
      </w:pPr>
      <w:r>
        <w:t>an S</w:t>
      </w:r>
      <w:r>
        <w:rPr>
          <w:i/>
          <w:iCs/>
        </w:rPr>
        <w:t>TA</w:t>
      </w:r>
      <w:r>
        <w:t xml:space="preserve"> for the solution and develop </w:t>
      </w:r>
    </w:p>
    <w:p w:rsidR="004142E0" w:rsidP="00E01E1A" w:rsidRDefault="004142E0" w14:paraId="2B4A8926" w14:textId="5F57A96E">
      <w:pPr>
        <w:pStyle w:val="ListParagraph"/>
        <w:numPr>
          <w:ilvl w:val="0"/>
          <w:numId w:val="4"/>
        </w:numPr>
      </w:pPr>
      <w:r>
        <w:t xml:space="preserve">the </w:t>
      </w:r>
      <w:r w:rsidR="00A46186">
        <w:t>Certificate &amp; Assurance (</w:t>
      </w:r>
      <w:r>
        <w:t>C&amp;A</w:t>
      </w:r>
      <w:r w:rsidR="00A46186">
        <w:t>)</w:t>
      </w:r>
      <w:r>
        <w:t xml:space="preserve"> document circulated for signature on behalf of a project before it is presented to the CAB board, along with evidence that the ASG, SSP, DI, TSR have been accepted.</w:t>
      </w:r>
    </w:p>
    <w:p w:rsidR="00E7274C" w:rsidP="00E7274C" w:rsidRDefault="00E7274C" w14:paraId="74344C4C" w14:textId="77777777">
      <w:pPr>
        <w:pStyle w:val="Heading4"/>
        <w:numPr>
          <w:ilvl w:val="3"/>
          <w:numId w:val="1"/>
        </w:numPr>
        <w:rPr>
          <w:color w:val="auto"/>
        </w:rPr>
      </w:pPr>
      <w:r>
        <w:t>C&amp;A Memo</w:t>
      </w:r>
    </w:p>
    <w:p w:rsidR="00E7274C" w:rsidP="00E6672F" w:rsidRDefault="00E7274C" w14:paraId="155FF314" w14:textId="4BD2CBAF">
      <w:pPr>
        <w:pStyle w:val="BodyText"/>
      </w:pPr>
      <w:r>
        <w:t xml:space="preserve">The outcome of the </w:t>
      </w:r>
      <w:r w:rsidR="00A46186">
        <w:t>Certificate &amp; Assurance (</w:t>
      </w:r>
      <w:r>
        <w:t>C&amp;A</w:t>
      </w:r>
      <w:r w:rsidR="00A46186">
        <w:t>)</w:t>
      </w:r>
      <w:r>
        <w:t xml:space="preserve"> process. </w:t>
      </w:r>
    </w:p>
    <w:p w:rsidR="00E7274C" w:rsidP="00E01E1A" w:rsidRDefault="00E7274C" w14:paraId="1CFCF64C" w14:textId="77777777">
      <w:pPr>
        <w:pStyle w:val="ListParagraph"/>
        <w:numPr>
          <w:ilvl w:val="0"/>
          <w:numId w:val="4"/>
        </w:numPr>
      </w:pPr>
      <w:r>
        <w:t xml:space="preserve">Summarises </w:t>
      </w:r>
    </w:p>
    <w:p w:rsidR="00E7274C" w:rsidP="00E01E1A" w:rsidRDefault="00E7274C" w14:paraId="2F8185A5" w14:textId="77777777">
      <w:pPr>
        <w:pStyle w:val="ListParagraph"/>
        <w:numPr>
          <w:ilvl w:val="1"/>
          <w:numId w:val="4"/>
        </w:numPr>
      </w:pPr>
      <w:r>
        <w:t xml:space="preserve">the business purpose of the solution (see </w:t>
      </w:r>
      <w:r w:rsidRPr="00BA0ED4">
        <w:rPr>
          <w:i/>
          <w:iCs/>
        </w:rPr>
        <w:t>SAD</w:t>
      </w:r>
      <w:r>
        <w:t xml:space="preserve">); </w:t>
      </w:r>
    </w:p>
    <w:p w:rsidR="00E7274C" w:rsidP="00E01E1A" w:rsidRDefault="00E7274C" w14:paraId="16F0E216" w14:textId="77777777">
      <w:pPr>
        <w:pStyle w:val="ListParagraph"/>
        <w:numPr>
          <w:ilvl w:val="1"/>
          <w:numId w:val="4"/>
        </w:numPr>
      </w:pPr>
      <w:r>
        <w:t xml:space="preserve">the activities undertaken; </w:t>
      </w:r>
    </w:p>
    <w:p w:rsidR="00E7274C" w:rsidP="00E01E1A" w:rsidRDefault="00E7274C" w14:paraId="321E22FC" w14:textId="77777777">
      <w:pPr>
        <w:pStyle w:val="ListParagraph"/>
        <w:numPr>
          <w:ilvl w:val="1"/>
          <w:numId w:val="4"/>
        </w:numPr>
      </w:pPr>
      <w:r>
        <w:t xml:space="preserve">the state of the control environment (see </w:t>
      </w:r>
      <w:r w:rsidRPr="00BA0ED4">
        <w:rPr>
          <w:i/>
          <w:iCs/>
        </w:rPr>
        <w:t>CVA</w:t>
      </w:r>
      <w:r>
        <w:t xml:space="preserve">);  </w:t>
      </w:r>
    </w:p>
    <w:p w:rsidR="00E7274C" w:rsidP="00E01E1A" w:rsidRDefault="00E7274C" w14:paraId="4930F1D7" w14:textId="77777777">
      <w:pPr>
        <w:pStyle w:val="ListParagraph"/>
        <w:numPr>
          <w:ilvl w:val="1"/>
          <w:numId w:val="4"/>
        </w:numPr>
      </w:pPr>
      <w:r>
        <w:t xml:space="preserve">the residual risk profile; </w:t>
      </w:r>
    </w:p>
    <w:p w:rsidR="00E7274C" w:rsidP="00E01E1A" w:rsidRDefault="00E7274C" w14:paraId="75BAAC34" w14:textId="77777777">
      <w:pPr>
        <w:pStyle w:val="ListParagraph"/>
        <w:numPr>
          <w:ilvl w:val="1"/>
          <w:numId w:val="4"/>
        </w:numPr>
      </w:pPr>
      <w:r>
        <w:t xml:space="preserve">any remedial work required to address control deficiencies (see </w:t>
      </w:r>
      <w:r w:rsidRPr="004F01F7">
        <w:rPr>
          <w:i/>
          <w:iCs/>
        </w:rPr>
        <w:t>CVP</w:t>
      </w:r>
      <w:r>
        <w:t xml:space="preserve">).  </w:t>
      </w:r>
    </w:p>
    <w:p w:rsidR="00E7274C" w:rsidP="00E01E1A" w:rsidRDefault="00E7274C" w14:paraId="156D44B3" w14:textId="77777777">
      <w:pPr>
        <w:pStyle w:val="ListParagraph"/>
        <w:numPr>
          <w:ilvl w:val="0"/>
          <w:numId w:val="4"/>
        </w:numPr>
      </w:pPr>
      <w:r>
        <w:t xml:space="preserve">formally requests certification and accreditation until a specified date.  </w:t>
      </w:r>
    </w:p>
    <w:p w:rsidR="00E7274C" w:rsidP="00E7274C" w:rsidRDefault="00E7274C" w14:paraId="1BF1399B" w14:textId="77777777">
      <w:pPr>
        <w:pStyle w:val="Heading4"/>
        <w:numPr>
          <w:ilvl w:val="3"/>
          <w:numId w:val="1"/>
        </w:numPr>
      </w:pPr>
      <w:r>
        <w:t>CAB</w:t>
      </w:r>
    </w:p>
    <w:p w:rsidR="00E7274C" w:rsidP="00E6672F" w:rsidRDefault="00E7274C" w14:paraId="103BBA17" w14:textId="77777777">
      <w:pPr>
        <w:pStyle w:val="BodyText"/>
      </w:pPr>
      <w:r w:rsidRPr="00734BAC">
        <w:rPr>
          <w:i/>
          <w:iCs/>
        </w:rPr>
        <w:t xml:space="preserve">Change Advisory Board: </w:t>
      </w:r>
      <w:r>
        <w:t xml:space="preserve"> a governance board used to ensure that all stakeholders are satisfied with the state of deliverables before a solution can go live.</w:t>
      </w:r>
    </w:p>
    <w:p w:rsidR="00E7274C" w:rsidP="00E7274C" w:rsidRDefault="00E7274C" w14:paraId="5E5EC278" w14:textId="77777777">
      <w:pPr>
        <w:pStyle w:val="Heading4"/>
        <w:numPr>
          <w:ilvl w:val="3"/>
          <w:numId w:val="1"/>
        </w:numPr>
      </w:pPr>
      <w:r>
        <w:t>CDO</w:t>
      </w:r>
    </w:p>
    <w:p w:rsidR="00E7274C" w:rsidP="00927516" w:rsidRDefault="00E7274C" w14:paraId="60A2BB42" w14:textId="4E37B753">
      <w:pPr>
        <w:pStyle w:val="BodyText"/>
      </w:pPr>
      <w:r w:rsidRPr="000303AD">
        <w:t>Chief Digital Officer</w:t>
      </w:r>
      <w:r w:rsidR="009D536C">
        <w:t xml:space="preserve">, who issues the </w:t>
      </w:r>
      <w:r w:rsidR="00F0062D">
        <w:t>Authority to Operate (</w:t>
      </w:r>
      <w:r w:rsidR="009D536C">
        <w:t>ATO</w:t>
      </w:r>
      <w:r w:rsidR="00F0062D">
        <w:t>)</w:t>
      </w:r>
      <w:r w:rsidR="009D536C">
        <w:t xml:space="preserve"> to a system, based on the </w:t>
      </w:r>
      <w:r w:rsidR="00F0062D">
        <w:t>recommendation of the Change Advisory Board (CAB).</w:t>
      </w:r>
    </w:p>
    <w:p w:rsidR="00521F1E" w:rsidP="00521F1E" w:rsidRDefault="00521F1E" w14:paraId="3940414F" w14:textId="77777777">
      <w:pPr>
        <w:pStyle w:val="Heading4"/>
        <w:numPr>
          <w:ilvl w:val="3"/>
          <w:numId w:val="1"/>
        </w:numPr>
      </w:pPr>
      <w:r>
        <w:t>CVA</w:t>
      </w:r>
    </w:p>
    <w:p w:rsidR="00521F1E" w:rsidP="00E6672F" w:rsidRDefault="00521F1E" w14:paraId="71164598" w14:textId="77777777">
      <w:pPr>
        <w:pStyle w:val="BodyText"/>
      </w:pPr>
      <w:r w:rsidRPr="00D77BCE">
        <w:rPr>
          <w:i/>
          <w:iCs/>
        </w:rPr>
        <w:t>Controls Validation Audit</w:t>
      </w:r>
      <w:r>
        <w:t>: Once the CVP’s defined risk controls are built and implemented, the CVA establish their effectiveness by testing them according to the CVP’s instructions.</w:t>
      </w:r>
    </w:p>
    <w:p w:rsidR="00521F1E" w:rsidP="00521F1E" w:rsidRDefault="00521F1E" w14:paraId="7E78C682" w14:textId="77777777">
      <w:pPr>
        <w:pStyle w:val="Heading4"/>
        <w:numPr>
          <w:ilvl w:val="3"/>
          <w:numId w:val="1"/>
        </w:numPr>
      </w:pPr>
      <w:r>
        <w:t>CVP</w:t>
      </w:r>
    </w:p>
    <w:p w:rsidR="00521F1E" w:rsidP="00E6672F" w:rsidRDefault="00521F1E" w14:paraId="7A6477D0" w14:textId="77777777">
      <w:pPr>
        <w:pStyle w:val="BodyText"/>
      </w:pPr>
      <w:r w:rsidRPr="002A7E42">
        <w:rPr>
          <w:i/>
          <w:iCs/>
        </w:rPr>
        <w:t>Control Validation Plan</w:t>
      </w:r>
      <w:r>
        <w:t xml:space="preserve">: identifies the key SRA controls that must be operating effectively to mitigate risks to an accepting level, </w:t>
      </w:r>
      <w:r w:rsidRPr="002A7E42">
        <w:rPr>
          <w:i/>
          <w:iCs/>
        </w:rPr>
        <w:t>and the method by which they will be tested</w:t>
      </w:r>
      <w:r>
        <w:t>.</w:t>
      </w:r>
    </w:p>
    <w:p w:rsidR="00521F1E" w:rsidP="00E6672F" w:rsidRDefault="00521F1E" w14:paraId="7B5559E0" w14:textId="3A998C21">
      <w:pPr>
        <w:pStyle w:val="BodyText"/>
      </w:pPr>
      <w:r>
        <w:t>Developed and made available to the project right after the initial SRA is completed, so that developers can implement the controls.</w:t>
      </w:r>
    </w:p>
    <w:p w:rsidR="006B5443" w:rsidP="006B5443" w:rsidRDefault="006B5443" w14:paraId="66519177" w14:textId="77777777">
      <w:pPr>
        <w:pStyle w:val="Heading4"/>
        <w:numPr>
          <w:ilvl w:val="3"/>
          <w:numId w:val="1"/>
        </w:numPr>
      </w:pPr>
      <w:r>
        <w:t>Environment</w:t>
      </w:r>
    </w:p>
    <w:p w:rsidR="00521F1E" w:rsidP="00927516" w:rsidRDefault="006B5443" w14:paraId="097A70A6" w14:textId="2854019A">
      <w:pPr>
        <w:pStyle w:val="BodyText"/>
      </w:pPr>
      <w:r>
        <w:t>A name, isolated virtual or physical space where a system is deployed and is securely accessible by end users.</w:t>
      </w:r>
    </w:p>
    <w:p w:rsidR="00AD1EA0" w:rsidP="00AD1EA0" w:rsidRDefault="00AD1EA0" w14:paraId="0FD05B53" w14:textId="77777777">
      <w:pPr>
        <w:pStyle w:val="Heading4"/>
        <w:numPr>
          <w:ilvl w:val="3"/>
          <w:numId w:val="1"/>
        </w:numPr>
      </w:pPr>
      <w:r>
        <w:t>PIA</w:t>
      </w:r>
    </w:p>
    <w:p w:rsidR="00AD1EA0" w:rsidP="00E6672F" w:rsidRDefault="00AD1EA0" w14:paraId="474C3B78" w14:textId="77777777">
      <w:pPr>
        <w:pStyle w:val="BodyText"/>
      </w:pPr>
      <w:r>
        <w:t>Privacy Impact Assessment: a more complete privacy impact assessment.</w:t>
      </w:r>
    </w:p>
    <w:p w:rsidR="00AD1EA0" w:rsidP="00AD1EA0" w:rsidRDefault="00AD1EA0" w14:paraId="52924CE6" w14:textId="77777777">
      <w:pPr>
        <w:pStyle w:val="Heading4"/>
        <w:numPr>
          <w:ilvl w:val="3"/>
          <w:numId w:val="1"/>
        </w:numPr>
      </w:pPr>
      <w:r>
        <w:t>PTA</w:t>
      </w:r>
    </w:p>
    <w:p w:rsidR="0072074F" w:rsidP="0072074F" w:rsidRDefault="00AD1EA0" w14:paraId="51074B48" w14:textId="37FAAAF8">
      <w:pPr>
        <w:pStyle w:val="BodyText"/>
      </w:pPr>
      <w:r w:rsidRPr="00506778">
        <w:rPr>
          <w:i/>
          <w:iCs/>
        </w:rPr>
        <w:t>Privacy Threshold Assessment:</w:t>
      </w:r>
      <w:r>
        <w:t xml:space="preserve"> completed by the project team and forwarded to the Ministry’s Privacy team.   Depending on the result of the PTA, the Privacy team may require the project to complete a Privacy Impact Assessment (PIA).   The results of the PTA and/or the PIA are forwarded to the Solution Architects and the ICT Assurance teams to inform the design and SRA requirements.</w:t>
      </w:r>
    </w:p>
    <w:p w:rsidR="00464FE7" w:rsidP="007F4B25" w:rsidRDefault="00464FE7" w14:paraId="747FBD5A" w14:textId="77777777">
      <w:pPr>
        <w:pStyle w:val="Heading4"/>
        <w:numPr>
          <w:ilvl w:val="3"/>
          <w:numId w:val="1"/>
        </w:numPr>
      </w:pPr>
      <w:r>
        <w:t xml:space="preserve">RRA </w:t>
      </w:r>
    </w:p>
    <w:p w:rsidR="00464FE7" w:rsidP="00464FE7" w:rsidRDefault="00464FE7" w14:paraId="3C49C10C" w14:textId="1C4210FB">
      <w:pPr>
        <w:pStyle w:val="BodyText"/>
      </w:pPr>
      <w:r w:rsidRPr="003D66E3">
        <w:rPr>
          <w:i/>
          <w:iCs/>
        </w:rPr>
        <w:t>Residual risk assessment</w:t>
      </w:r>
      <w:r w:rsidR="003D66E3">
        <w:t>:</w:t>
      </w:r>
      <w:r>
        <w:t xml:space="preserve"> (replaced by SRA</w:t>
      </w:r>
      <w:r w:rsidR="003D66E3">
        <w:t>/CVP/CVA</w:t>
      </w:r>
      <w:r>
        <w:t>)</w:t>
      </w:r>
      <w:r w:rsidR="003D66E3">
        <w:t>.</w:t>
      </w:r>
    </w:p>
    <w:p w:rsidR="0072074F" w:rsidP="0072074F" w:rsidRDefault="0072074F" w14:paraId="0FD148E1" w14:textId="098B33AA">
      <w:pPr>
        <w:pStyle w:val="Heading4"/>
        <w:numPr>
          <w:ilvl w:val="3"/>
          <w:numId w:val="1"/>
        </w:numPr>
      </w:pPr>
      <w:r>
        <w:t>SRA</w:t>
      </w:r>
    </w:p>
    <w:p w:rsidR="0072074F" w:rsidP="00E6672F" w:rsidRDefault="0072074F" w14:paraId="07B74F57" w14:textId="1B4AC81C">
      <w:pPr>
        <w:pStyle w:val="BodyText"/>
      </w:pPr>
      <w:r w:rsidRPr="003D66E3">
        <w:rPr>
          <w:i/>
          <w:iCs/>
        </w:rPr>
        <w:t>Security Risk Assessment</w:t>
      </w:r>
      <w:r w:rsidR="00B4195E">
        <w:t>: d</w:t>
      </w:r>
      <w:r>
        <w:t>uring the design phase, the Security Consultant identifies and assesses the cyber security concerns based on a number of inputs –</w:t>
      </w:r>
      <w:r w:rsidRPr="006106EA">
        <w:t xml:space="preserve"> </w:t>
      </w:r>
      <w:r>
        <w:t xml:space="preserve">Solution Architecture Design (SAD) (from which the business purpose and context, information involved,  and intended audience can be determined),  Privacy concerns (PTA/PIA); workshops; environmental/external factors. </w:t>
      </w:r>
    </w:p>
    <w:p w:rsidR="0072074F" w:rsidP="00E6672F" w:rsidRDefault="0072074F" w14:paraId="1E6B7CF9" w14:textId="77777777">
      <w:pPr>
        <w:pStyle w:val="BodyText"/>
      </w:pPr>
      <w:r>
        <w:t xml:space="preserve">The design’s mitigating controls are considered.  </w:t>
      </w:r>
    </w:p>
    <w:p w:rsidR="0072074F" w:rsidP="00E6672F" w:rsidRDefault="0072074F" w14:paraId="1CA6110F" w14:textId="77777777">
      <w:pPr>
        <w:pStyle w:val="BodyText"/>
      </w:pPr>
      <w:r>
        <w:t>Mitigating controls to address the remaining identified risks are selected from the Ministry’s control catalogue, which is based on NZISM and the Secure Controls Framework (SCF).</w:t>
      </w:r>
    </w:p>
    <w:p w:rsidR="0072074F" w:rsidP="00E6672F" w:rsidRDefault="0072074F" w14:paraId="29E9338F" w14:textId="77777777">
      <w:pPr>
        <w:pStyle w:val="BodyText"/>
      </w:pPr>
      <w:r>
        <w:t>The output of this assessment is then documented in a SRA.</w:t>
      </w:r>
    </w:p>
    <w:p w:rsidR="0072074F" w:rsidP="00E6672F" w:rsidRDefault="0072074F" w14:paraId="726BB6E2" w14:textId="77777777">
      <w:pPr>
        <w:pStyle w:val="BodyText"/>
      </w:pPr>
      <w:r>
        <w:t>A CVP is prepared immediately.</w:t>
      </w:r>
    </w:p>
    <w:p w:rsidR="0072074F" w:rsidP="00E6672F" w:rsidRDefault="0072074F" w14:paraId="2953F650" w14:textId="77777777">
      <w:pPr>
        <w:pStyle w:val="BodyText"/>
      </w:pPr>
      <w:r w:rsidRPr="00D14A88">
        <w:t>Note: Replacing the older STA approach.</w:t>
      </w:r>
    </w:p>
    <w:p w:rsidRPr="006C293B" w:rsidR="0072074F" w:rsidP="0072074F" w:rsidRDefault="0072074F" w14:paraId="151D186F" w14:textId="77777777">
      <w:pPr>
        <w:pStyle w:val="Heading4"/>
        <w:numPr>
          <w:ilvl w:val="3"/>
          <w:numId w:val="1"/>
        </w:numPr>
        <w:rPr>
          <w:i/>
          <w:iCs/>
        </w:rPr>
      </w:pPr>
      <w:r w:rsidRPr="006C293B">
        <w:t>SRMP</w:t>
      </w:r>
    </w:p>
    <w:p w:rsidRPr="00D14A88" w:rsidR="0072074F" w:rsidP="00E6672F" w:rsidRDefault="0072074F" w14:paraId="183F04BD" w14:textId="77777777">
      <w:pPr>
        <w:pStyle w:val="BodyText"/>
        <w:rPr>
          <w:i/>
          <w:iCs/>
        </w:rPr>
      </w:pPr>
      <w:r>
        <w:rPr>
          <w:i/>
          <w:iCs/>
        </w:rPr>
        <w:t xml:space="preserve">Security Risk Management Plan: </w:t>
      </w:r>
      <w:r>
        <w:t>identifies any remedial activities required to address control deficiencies found during the CVA &amp; TSA.</w:t>
      </w:r>
    </w:p>
    <w:p w:rsidR="0072074F" w:rsidP="0072074F" w:rsidRDefault="0072074F" w14:paraId="44A572CB" w14:textId="77777777">
      <w:pPr>
        <w:pStyle w:val="Heading4"/>
        <w:numPr>
          <w:ilvl w:val="3"/>
          <w:numId w:val="1"/>
        </w:numPr>
      </w:pPr>
      <w:r>
        <w:t>STA</w:t>
      </w:r>
    </w:p>
    <w:p w:rsidR="00400EE3" w:rsidP="00E6672F" w:rsidRDefault="0072074F" w14:paraId="37D571D0" w14:textId="453CF72C">
      <w:pPr>
        <w:pStyle w:val="BodyText"/>
      </w:pPr>
      <w:r w:rsidRPr="00FC7736">
        <w:rPr>
          <w:i/>
          <w:iCs/>
        </w:rPr>
        <w:t xml:space="preserve">System </w:t>
      </w:r>
      <w:r>
        <w:rPr>
          <w:i/>
          <w:iCs/>
        </w:rPr>
        <w:t>Threshold</w:t>
      </w:r>
      <w:r w:rsidRPr="00FC7736">
        <w:rPr>
          <w:i/>
          <w:iCs/>
        </w:rPr>
        <w:t xml:space="preserve"> Analysis:</w:t>
      </w:r>
      <w:r>
        <w:t xml:space="preserve"> a document prepared by a Security Specialist during the </w:t>
      </w:r>
      <w:r w:rsidR="00A46186">
        <w:t>Certificate &amp; Assurance (</w:t>
      </w:r>
      <w:r>
        <w:t>C&amp;A</w:t>
      </w:r>
      <w:r w:rsidR="00A46186">
        <w:t>)</w:t>
      </w:r>
      <w:r>
        <w:t xml:space="preserve"> process. The NZISM based process is about determining and measuring risks, along with proposed technical or procedural mitigations, and define what remains: the residual risk. </w:t>
      </w:r>
      <w:r>
        <w:br/>
      </w:r>
      <w:r>
        <w:t>This assessment is what is signed of</w:t>
      </w:r>
      <w:r w:rsidR="00A46186">
        <w:t>f</w:t>
      </w:r>
      <w:r>
        <w:t xml:space="preserve"> on in the </w:t>
      </w:r>
      <w:r w:rsidR="00A46186">
        <w:t>Certificate &amp; Assurance (</w:t>
      </w:r>
      <w:r>
        <w:t>C&amp;A</w:t>
      </w:r>
      <w:r w:rsidR="00A46186">
        <w:t>)</w:t>
      </w:r>
      <w:r>
        <w:t xml:space="preserve"> process.</w:t>
      </w:r>
    </w:p>
    <w:p w:rsidR="006D0AB3" w:rsidP="00E6672F" w:rsidRDefault="006D0AB3" w14:paraId="5AE42662" w14:textId="0F504A7A">
      <w:pPr>
        <w:pStyle w:val="BodyText"/>
      </w:pPr>
      <w:r>
        <w:t>The template is available here</w:t>
      </w:r>
      <w:r w:rsidR="00915CBA">
        <w:t xml:space="preserve">: </w:t>
      </w:r>
      <w:hyperlink w:history="1" r:id="rId33">
        <w:r w:rsidRPr="0088124B" w:rsidR="00915CBA">
          <w:rPr>
            <w:rStyle w:val="Hyperlink"/>
          </w:rPr>
          <w:t>https://bit.ly/2TbwzAM</w:t>
        </w:r>
      </w:hyperlink>
      <w:r w:rsidR="00915CBA">
        <w:t xml:space="preserve"> </w:t>
      </w:r>
    </w:p>
    <w:p w:rsidR="00400EE3" w:rsidP="00B4195E" w:rsidRDefault="00400EE3" w14:paraId="71F430F3" w14:textId="67C19674">
      <w:pPr>
        <w:pStyle w:val="Heading4"/>
      </w:pPr>
      <w:r>
        <w:t>SRA</w:t>
      </w:r>
    </w:p>
    <w:p w:rsidR="00400EE3" w:rsidP="00400EE3" w:rsidRDefault="005301ED" w14:paraId="7E3CFCA3" w14:textId="33822C4D">
      <w:pPr>
        <w:pStyle w:val="BodyText"/>
      </w:pPr>
      <w:r>
        <w:t>Security Risk Assessment:</w:t>
      </w:r>
    </w:p>
    <w:p w:rsidR="00400EE3" w:rsidP="006770F0" w:rsidRDefault="00400EE3" w14:paraId="2ABDB30E" w14:textId="2C70A201">
      <w:pPr>
        <w:pStyle w:val="Heading4"/>
      </w:pPr>
      <w:r>
        <w:t>SRMP</w:t>
      </w:r>
    </w:p>
    <w:p w:rsidRPr="00820710" w:rsidR="00820710" w:rsidP="00820710" w:rsidRDefault="005301ED" w14:paraId="10473C2F" w14:textId="740459B5">
      <w:pPr>
        <w:pStyle w:val="BodyText"/>
      </w:pPr>
      <w:r>
        <w:t xml:space="preserve">Security Risk Management Plan: </w:t>
      </w:r>
    </w:p>
    <w:p w:rsidR="0072074F" w:rsidP="0072074F" w:rsidRDefault="0072074F" w14:paraId="7F15C011" w14:textId="77777777">
      <w:pPr>
        <w:pStyle w:val="Heading4"/>
        <w:numPr>
          <w:ilvl w:val="3"/>
          <w:numId w:val="1"/>
        </w:numPr>
      </w:pPr>
      <w:r>
        <w:t>System</w:t>
      </w:r>
    </w:p>
    <w:p w:rsidR="00AD1EA0" w:rsidP="00927516" w:rsidRDefault="0072074F" w14:paraId="622DBD9F" w14:textId="52B889F5">
      <w:pPr>
        <w:pStyle w:val="BodyText"/>
      </w:pPr>
      <w:r>
        <w:t>A collection of Components deployed to a single Environment, configured, and programmed with Logic, to be Fit for the Purpose of delivering Quality Functionality that meets Users Expectations.</w:t>
      </w:r>
    </w:p>
    <w:p w:rsidR="00762A3C" w:rsidP="00762A3C" w:rsidRDefault="00762A3C" w14:paraId="7D36FB74" w14:textId="77777777">
      <w:pPr>
        <w:pStyle w:val="Heading4"/>
        <w:numPr>
          <w:ilvl w:val="3"/>
          <w:numId w:val="1"/>
        </w:numPr>
      </w:pPr>
      <w:r>
        <w:t>TSA</w:t>
      </w:r>
    </w:p>
    <w:p w:rsidR="00762A3C" w:rsidP="00E6672F" w:rsidRDefault="00762A3C" w14:paraId="41599850" w14:textId="77777777">
      <w:pPr>
        <w:pStyle w:val="BodyText"/>
      </w:pPr>
      <w:r w:rsidRPr="0025569C">
        <w:rPr>
          <w:i/>
          <w:iCs/>
        </w:rPr>
        <w:t>Technical Security Assessment:</w:t>
      </w:r>
      <w:r>
        <w:t xml:space="preserve"> depending on the solution type, where its hosted, and its interfaces/exposure to the outside world, a TSA may be required to identify any technical vulnerabilities in the implementation.</w:t>
      </w:r>
    </w:p>
    <w:p w:rsidR="00762A3C" w:rsidP="00E6672F" w:rsidRDefault="00762A3C" w14:paraId="2535029E" w14:textId="77777777">
      <w:pPr>
        <w:pStyle w:val="BodyText"/>
      </w:pPr>
      <w:r>
        <w:t>A TSA may include some or all of the following: design review, System Pen Test, configuration review, network scanning, &amp; vulnerability assessments.   TSAs are mostly performed by 3</w:t>
      </w:r>
      <w:r>
        <w:rPr>
          <w:vertAlign w:val="superscript"/>
        </w:rPr>
        <w:t>rd</w:t>
      </w:r>
      <w:r>
        <w:t xml:space="preserve"> party Security vendors.</w:t>
      </w:r>
    </w:p>
    <w:p w:rsidR="00762A3C" w:rsidP="00762A3C" w:rsidRDefault="00762A3C" w14:paraId="7DB21ACC" w14:textId="77777777">
      <w:pPr>
        <w:pStyle w:val="Heading4"/>
        <w:numPr>
          <w:ilvl w:val="3"/>
          <w:numId w:val="1"/>
        </w:numPr>
      </w:pPr>
      <w:r>
        <w:t>TSR</w:t>
      </w:r>
    </w:p>
    <w:p w:rsidR="00762A3C" w:rsidP="00E6672F" w:rsidRDefault="00762A3C" w14:paraId="34BAF52D" w14:textId="77777777">
      <w:pPr>
        <w:pStyle w:val="BodyText"/>
      </w:pPr>
      <w:r w:rsidRPr="007C46E7">
        <w:rPr>
          <w:i/>
          <w:iCs/>
        </w:rPr>
        <w:t>Test Summary Report:</w:t>
      </w:r>
      <w:r>
        <w:t xml:space="preserve"> the summary of the Quality Assurance performed by </w:t>
      </w:r>
      <w:r w:rsidRPr="007C46E7">
        <w:rPr>
          <w:i/>
          <w:iCs/>
        </w:rPr>
        <w:t>Test Analysts</w:t>
      </w:r>
      <w:r>
        <w:t>.</w:t>
      </w:r>
    </w:p>
    <w:p w:rsidR="00762A3C" w:rsidP="00927516" w:rsidRDefault="00762A3C" w14:paraId="564DAEC7" w14:textId="307F0164">
      <w:pPr>
        <w:pStyle w:val="BodyText"/>
      </w:pPr>
    </w:p>
    <w:p w:rsidR="003454DC" w:rsidP="003454DC" w:rsidRDefault="003454DC" w14:paraId="0E14CD07" w14:textId="77777777">
      <w:pPr>
        <w:pStyle w:val="Heading4"/>
        <w:numPr>
          <w:ilvl w:val="3"/>
          <w:numId w:val="1"/>
        </w:numPr>
      </w:pPr>
      <w:r>
        <w:t>UI</w:t>
      </w:r>
    </w:p>
    <w:p w:rsidR="003454DC" w:rsidP="00E6672F" w:rsidRDefault="003454DC" w14:paraId="4F0A41B6" w14:textId="77777777">
      <w:pPr>
        <w:pStyle w:val="BodyText"/>
      </w:pPr>
      <w:r w:rsidRPr="00F373E1">
        <w:rPr>
          <w:i/>
          <w:iCs/>
        </w:rPr>
        <w:t>User interface:</w:t>
      </w:r>
      <w:r>
        <w:t xml:space="preserve"> the service client views used to make data accessible and usable by users.</w:t>
      </w:r>
    </w:p>
    <w:p w:rsidR="003454DC" w:rsidP="003454DC" w:rsidRDefault="003454DC" w14:paraId="5787B77C" w14:textId="77777777">
      <w:pPr>
        <w:pStyle w:val="Heading4"/>
        <w:numPr>
          <w:ilvl w:val="3"/>
          <w:numId w:val="1"/>
        </w:numPr>
      </w:pPr>
      <w:r>
        <w:t xml:space="preserve">UX </w:t>
      </w:r>
    </w:p>
    <w:p w:rsidR="003454DC" w:rsidP="00E6672F" w:rsidRDefault="003454DC" w14:paraId="0C96FE1F" w14:textId="77777777">
      <w:pPr>
        <w:pStyle w:val="BodyText"/>
      </w:pPr>
      <w:r w:rsidRPr="00F373E1">
        <w:rPr>
          <w:i/>
          <w:iCs/>
        </w:rPr>
        <w:t>User Experience:</w:t>
      </w:r>
      <w:r>
        <w:t xml:space="preserve"> the combination of service client views and dynamic client-side behaviour that make system data accessible, easily understandable, and easy to use by users.</w:t>
      </w:r>
    </w:p>
    <w:p w:rsidRPr="00927516" w:rsidR="00762A3C" w:rsidP="00927516" w:rsidRDefault="00762A3C" w14:paraId="13652442" w14:textId="77777777">
      <w:pPr>
        <w:pStyle w:val="BodyText"/>
      </w:pPr>
    </w:p>
    <w:p w:rsidR="00927516" w:rsidP="00927516" w:rsidRDefault="00927516" w14:paraId="20AB1363" w14:textId="2FEE6765">
      <w:pPr>
        <w:pStyle w:val="Heading2"/>
        <w:numPr>
          <w:ilvl w:val="1"/>
          <w:numId w:val="1"/>
        </w:numPr>
      </w:pPr>
      <w:bookmarkStart w:name="_Toc74480375" w:id="853"/>
      <w:bookmarkStart w:name="_Toc78722362" w:id="854"/>
      <w:r>
        <w:t xml:space="preserve">Ministry </w:t>
      </w:r>
      <w:r w:rsidR="007F4B25">
        <w:t>Deliverable/</w:t>
      </w:r>
      <w:bookmarkEnd w:id="853"/>
      <w:r w:rsidR="007F4B25">
        <w:t>Tools Resource Templates</w:t>
      </w:r>
      <w:bookmarkEnd w:id="854"/>
    </w:p>
    <w:p w:rsidR="00DF3B29" w:rsidP="00DF3B29" w:rsidRDefault="00DF3B29" w14:paraId="73DA97DF" w14:textId="7C7D6CE0">
      <w:pPr>
        <w:pStyle w:val="BodyText"/>
      </w:pPr>
      <w:r>
        <w:t xml:space="preserve">The following are the URLs to </w:t>
      </w:r>
      <w:r w:rsidR="009909CD">
        <w:t xml:space="preserve">available Delivery Templates and/or Instructions. </w:t>
      </w:r>
    </w:p>
    <w:p w:rsidRPr="00DF3B29" w:rsidR="009909CD" w:rsidP="00F0418B" w:rsidRDefault="009909CD" w14:paraId="72C6D524" w14:textId="561FEAA0">
      <w:pPr>
        <w:pStyle w:val="Note"/>
      </w:pPr>
      <w:r>
        <w:t xml:space="preserve">Note: </w:t>
      </w:r>
      <w:r>
        <w:br/>
      </w:r>
      <w:r>
        <w:t>The URL</w:t>
      </w:r>
      <w:r w:rsidR="009F0F42">
        <w:t xml:space="preserve">s provided may change. It is up to you to ask their </w:t>
      </w:r>
      <w:r w:rsidR="00F0418B">
        <w:t>owners whether there are later versions to consider, or whether their objective is now managed by a different document template all together.</w:t>
      </w:r>
    </w:p>
    <w:p w:rsidR="000E05FE" w:rsidP="000E05FE" w:rsidRDefault="00927516" w14:paraId="01EB79B8" w14:textId="5BACC52F">
      <w:pPr>
        <w:pStyle w:val="Heading3"/>
      </w:pPr>
      <w:bookmarkStart w:name="_Toc78722363" w:id="855"/>
      <w:r>
        <w:t>SSP Template:</w:t>
      </w:r>
      <w:bookmarkEnd w:id="855"/>
      <w:r>
        <w:t xml:space="preserve"> </w:t>
      </w:r>
    </w:p>
    <w:p w:rsidRPr="005C54CD" w:rsidR="005C54CD" w:rsidP="005C54CD" w:rsidRDefault="005C54CD" w14:paraId="0E1595FC" w14:textId="7DFC48E0">
      <w:pPr>
        <w:pStyle w:val="BodyText"/>
      </w:pPr>
      <w:r>
        <w:t xml:space="preserve">The following is the URL to the SSP template used by </w:t>
      </w:r>
      <w:r w:rsidR="00A46186">
        <w:t>Certificate &amp; Assurance (</w:t>
      </w:r>
      <w:r>
        <w:t>C&amp;A</w:t>
      </w:r>
      <w:r w:rsidR="00A46186">
        <w:t>)</w:t>
      </w:r>
      <w:r>
        <w:t xml:space="preserve"> Specialists to develop a plan to mitigate </w:t>
      </w:r>
      <w:r w:rsidR="008F293A">
        <w:t>the risks with implementable manual or automated controls</w:t>
      </w:r>
      <w:r w:rsidR="00057B9D">
        <w:t xml:space="preserve">: </w:t>
      </w:r>
      <w:hyperlink w:history="1" r:id="rId34">
        <w:r w:rsidRPr="0088124B" w:rsidR="00E45815">
          <w:rPr>
            <w:rStyle w:val="Hyperlink"/>
          </w:rPr>
          <w:t>https://bit.ly/3ejX12e</w:t>
        </w:r>
      </w:hyperlink>
      <w:r w:rsidR="00E45815">
        <w:t xml:space="preserve"> </w:t>
      </w:r>
    </w:p>
    <w:p w:rsidR="00927516" w:rsidP="00927516" w:rsidRDefault="00927516" w14:paraId="32F7B2A3" w14:textId="77777777">
      <w:pPr>
        <w:pStyle w:val="ListParagraph"/>
      </w:pPr>
    </w:p>
    <w:p w:rsidR="00927516" w:rsidP="000E05FE" w:rsidRDefault="000E05FE" w14:paraId="638CF4A6" w14:textId="6CE3ED94">
      <w:pPr>
        <w:pStyle w:val="Heading3"/>
      </w:pPr>
      <w:bookmarkStart w:name="_Toc78722364" w:id="856"/>
      <w:r>
        <w:t>Application Support Guide (</w:t>
      </w:r>
      <w:r w:rsidR="00927516">
        <w:t>ASG</w:t>
      </w:r>
      <w:r>
        <w:t>)</w:t>
      </w:r>
      <w:r w:rsidR="00927516">
        <w:t xml:space="preserve"> Template</w:t>
      </w:r>
      <w:bookmarkEnd w:id="856"/>
    </w:p>
    <w:p w:rsidR="00020C10" w:rsidP="00020C10" w:rsidRDefault="000E05FE" w14:paraId="08A687B7" w14:textId="0C5267E2">
      <w:pPr>
        <w:pStyle w:val="BodyText"/>
      </w:pPr>
      <w:r>
        <w:t>The following i</w:t>
      </w:r>
      <w:r w:rsidR="00277888">
        <w:t>s the link to the template for the minimum information expected by the OIS team</w:t>
      </w:r>
      <w:r w:rsidR="00020C10">
        <w:t xml:space="preserve">: </w:t>
      </w:r>
      <w:hyperlink w:history="1" r:id="rId35">
        <w:r w:rsidRPr="0088124B" w:rsidR="00E45815">
          <w:rPr>
            <w:rStyle w:val="Hyperlink"/>
          </w:rPr>
          <w:t>https://bit.ly/3B4nF9j</w:t>
        </w:r>
      </w:hyperlink>
      <w:r w:rsidR="00E45815">
        <w:t xml:space="preserve"> </w:t>
      </w:r>
    </w:p>
    <w:p w:rsidR="000E05FE" w:rsidP="000E05FE" w:rsidRDefault="000E05FE" w14:paraId="7F1E3103" w14:textId="77B13A8A">
      <w:pPr>
        <w:pStyle w:val="BodyText"/>
      </w:pPr>
    </w:p>
    <w:p w:rsidR="005D0CF0" w:rsidP="00161683" w:rsidRDefault="005D0CF0" w14:paraId="542F7A2E" w14:textId="015BA321">
      <w:pPr>
        <w:pStyle w:val="Note"/>
      </w:pPr>
      <w:r>
        <w:t>The template handles legacy system deliveries as well as current ones</w:t>
      </w:r>
      <w:r w:rsidR="00536936">
        <w:t xml:space="preserve"> – hence it’s terminology not being especially appropriate to either delivery.</w:t>
      </w:r>
    </w:p>
    <w:p w:rsidRPr="000E05FE" w:rsidR="00536936" w:rsidP="00161683" w:rsidRDefault="00536936" w14:paraId="78585266" w14:textId="704AE964">
      <w:pPr>
        <w:pStyle w:val="Note"/>
      </w:pPr>
      <w:r>
        <w:t>Current best practices is to develop living – but curated and managed -- documentation in a Wiki to which the necessary stakeholders have access</w:t>
      </w:r>
      <w:r w:rsidR="00161683">
        <w:t>, and providing that URL to them, and getting their approval that they have reviewed the Wiki and it contains sufficient information for the OIS team to do their job supporting your project.</w:t>
      </w:r>
    </w:p>
    <w:p w:rsidR="00927516" w:rsidP="000E05FE" w:rsidRDefault="00927516" w14:paraId="3192718D" w14:textId="2B9D8EF7">
      <w:pPr>
        <w:pStyle w:val="BodyText"/>
      </w:pPr>
    </w:p>
    <w:p w:rsidR="00927516" w:rsidP="00927516" w:rsidRDefault="00927516" w14:paraId="5A1B019E" w14:textId="77777777">
      <w:pPr>
        <w:pStyle w:val="ListParagraph"/>
      </w:pPr>
    </w:p>
    <w:p w:rsidR="000E05FE" w:rsidP="000E05FE" w:rsidRDefault="00927516" w14:paraId="29B36B36" w14:textId="5D5ED026">
      <w:pPr>
        <w:pStyle w:val="Heading3"/>
      </w:pPr>
      <w:bookmarkStart w:name="_Toc78722365" w:id="857"/>
      <w:r>
        <w:t>SLA Template</w:t>
      </w:r>
      <w:bookmarkEnd w:id="857"/>
    </w:p>
    <w:p w:rsidR="00927516" w:rsidP="00726CAC" w:rsidRDefault="00400EE3" w14:paraId="609BFA06" w14:textId="3649878A">
      <w:pPr>
        <w:pStyle w:val="BodyText"/>
      </w:pPr>
      <w:r>
        <w:t>The following is the URL to the template used to agree on the Service Level Agreements which the BAU support teams will adhere to:</w:t>
      </w:r>
      <w:r w:rsidR="00726CAC">
        <w:t xml:space="preserve"> </w:t>
      </w:r>
      <w:hyperlink w:history="1" r:id="rId36">
        <w:r w:rsidRPr="0088124B" w:rsidR="00E64437">
          <w:rPr>
            <w:rStyle w:val="Hyperlink"/>
          </w:rPr>
          <w:t>https://bit.ly/2VKiPhl</w:t>
        </w:r>
      </w:hyperlink>
      <w:r w:rsidR="00E64437">
        <w:t xml:space="preserve"> </w:t>
      </w:r>
    </w:p>
    <w:p w:rsidR="00927516" w:rsidP="00E6672F" w:rsidRDefault="00927516" w14:paraId="5AD3B1DD" w14:textId="77777777">
      <w:pPr>
        <w:pStyle w:val="BodyText"/>
      </w:pPr>
    </w:p>
    <w:p w:rsidR="00FD613C" w:rsidP="00E64437" w:rsidRDefault="00E64437" w14:paraId="152EE3D6" w14:textId="57881577">
      <w:pPr>
        <w:pStyle w:val="BodyText"/>
        <w:tabs>
          <w:tab w:val="left" w:pos="5240"/>
        </w:tabs>
      </w:pPr>
      <w:r>
        <w:tab/>
      </w:r>
    </w:p>
    <w:p w:rsidR="00FD613C" w:rsidP="00FD613C" w:rsidRDefault="00FD613C" w14:paraId="65A85644" w14:textId="77777777">
      <w:pPr>
        <w:pStyle w:val="BodyText"/>
      </w:pPr>
    </w:p>
    <w:p w:rsidR="00FD613C" w:rsidP="00FD613C" w:rsidRDefault="00FD613C" w14:paraId="06026684" w14:textId="77777777">
      <w:pPr>
        <w:pStyle w:val="Heading2"/>
      </w:pPr>
      <w:bookmarkStart w:name="_Toc78722366" w:id="858"/>
      <w:r>
        <w:t>Documentation Deliverables</w:t>
      </w:r>
      <w:bookmarkEnd w:id="858"/>
    </w:p>
    <w:p w:rsidR="00FD613C" w:rsidP="00FD613C" w:rsidRDefault="00FD613C" w14:paraId="25239A71" w14:textId="77777777">
      <w:pPr>
        <w:pStyle w:val="BodyText"/>
      </w:pPr>
      <w:r>
        <w:t>The documentation CAB members are expecting include:</w:t>
      </w:r>
    </w:p>
    <w:p w:rsidR="00FD613C" w:rsidP="00FD613C" w:rsidRDefault="00FD613C" w14:paraId="61E89546" w14:textId="77777777">
      <w:pPr>
        <w:pStyle w:val="Heading3"/>
      </w:pPr>
      <w:bookmarkStart w:name="_Toc78722367" w:id="859"/>
      <w:r>
        <w:t>Application Support Plan (ASP)</w:t>
      </w:r>
      <w:bookmarkEnd w:id="859"/>
    </w:p>
    <w:p w:rsidR="00FD613C" w:rsidP="00FD613C" w:rsidRDefault="00FD613C" w14:paraId="32B38F6C" w14:textId="77777777">
      <w:pPr>
        <w:pStyle w:val="BodyText"/>
      </w:pPr>
      <w:r>
        <w:t>The OIS Team is expecting complete documentation that includes:</w:t>
      </w:r>
    </w:p>
    <w:p w:rsidR="00FD613C" w:rsidP="00FD613C" w:rsidRDefault="00FD613C" w14:paraId="2D91F8C7" w14:textId="77777777">
      <w:pPr>
        <w:pStyle w:val="BodyText"/>
        <w:numPr>
          <w:ilvl w:val="0"/>
          <w:numId w:val="4"/>
        </w:numPr>
      </w:pPr>
      <w:r>
        <w:t>How to Create Target Environments</w:t>
      </w:r>
    </w:p>
    <w:p w:rsidR="00FD613C" w:rsidP="00FD613C" w:rsidRDefault="00FD613C" w14:paraId="5401BC43" w14:textId="77777777">
      <w:pPr>
        <w:pStyle w:val="BodyText"/>
        <w:numPr>
          <w:ilvl w:val="0"/>
          <w:numId w:val="4"/>
        </w:numPr>
      </w:pPr>
      <w:r>
        <w:t>How to Create Deployable Packages</w:t>
      </w:r>
    </w:p>
    <w:p w:rsidR="00FD613C" w:rsidP="00FD613C" w:rsidRDefault="00FD613C" w14:paraId="61A04B9A" w14:textId="77777777">
      <w:pPr>
        <w:pStyle w:val="BodyText"/>
        <w:numPr>
          <w:ilvl w:val="0"/>
          <w:numId w:val="4"/>
        </w:numPr>
      </w:pPr>
      <w:r>
        <w:t xml:space="preserve">How to Configure Deployed Packages </w:t>
      </w:r>
    </w:p>
    <w:p w:rsidR="00FD613C" w:rsidP="00FD613C" w:rsidRDefault="00FD613C" w14:paraId="5D81370C" w14:textId="77777777">
      <w:pPr>
        <w:pStyle w:val="BodyText"/>
        <w:numPr>
          <w:ilvl w:val="0"/>
          <w:numId w:val="4"/>
        </w:numPr>
      </w:pPr>
      <w:r>
        <w:t>How to regularly Backup and Test System Data Restoration operations.</w:t>
      </w:r>
    </w:p>
    <w:p w:rsidR="00FD613C" w:rsidP="00FD613C" w:rsidRDefault="00FD613C" w14:paraId="4129BAF9" w14:textId="77777777">
      <w:pPr>
        <w:pStyle w:val="BodyText"/>
        <w:numPr>
          <w:ilvl w:val="0"/>
          <w:numId w:val="4"/>
        </w:numPr>
      </w:pPr>
      <w:r>
        <w:t>How to Recreate an Environment and redeploy and configure a services packages in case of a Disaster Recovery (DR) operation.</w:t>
      </w:r>
    </w:p>
    <w:p w:rsidR="00FD613C" w:rsidP="00FD613C" w:rsidRDefault="00FD613C" w14:paraId="78F6C6B5" w14:textId="77777777">
      <w:pPr>
        <w:pStyle w:val="BodyText"/>
        <w:numPr>
          <w:ilvl w:val="0"/>
          <w:numId w:val="4"/>
        </w:numPr>
      </w:pPr>
      <w:r>
        <w:t>How to Configure Monitoring from an Organisation provided SIEM service</w:t>
      </w:r>
    </w:p>
    <w:p w:rsidR="00FD613C" w:rsidP="00FD613C" w:rsidRDefault="00FD613C" w14:paraId="2E320F4E" w14:textId="77777777">
      <w:pPr>
        <w:pStyle w:val="BodyText"/>
        <w:numPr>
          <w:ilvl w:val="0"/>
          <w:numId w:val="4"/>
        </w:numPr>
      </w:pPr>
      <w:r>
        <w:t>How to Configure exporting to the Data warehouse.</w:t>
      </w:r>
    </w:p>
    <w:p w:rsidR="00FD613C" w:rsidP="00FD613C" w:rsidRDefault="00FD613C" w14:paraId="5181FF6C" w14:textId="77777777">
      <w:pPr>
        <w:pStyle w:val="Heading3"/>
      </w:pPr>
      <w:bookmarkStart w:name="_Toc78722368" w:id="860"/>
      <w:r>
        <w:t>System Support Plan (SSP)</w:t>
      </w:r>
      <w:bookmarkEnd w:id="860"/>
    </w:p>
    <w:p w:rsidR="00FD613C" w:rsidP="00FD613C" w:rsidRDefault="00FD613C" w14:paraId="0330B525" w14:textId="77777777">
      <w:pPr>
        <w:pStyle w:val="BodyText"/>
      </w:pPr>
      <w:r>
        <w:t>The Customer Support Team is expecting correct and complete documentation that includes:</w:t>
      </w:r>
    </w:p>
    <w:p w:rsidR="00FD613C" w:rsidP="00FD613C" w:rsidRDefault="00FD613C" w14:paraId="7EA1F6EC" w14:textId="77777777">
      <w:pPr>
        <w:pStyle w:val="BodyText"/>
        <w:numPr>
          <w:ilvl w:val="0"/>
          <w:numId w:val="4"/>
        </w:numPr>
      </w:pPr>
      <w:r>
        <w:t>How to instruct users -- or perform on their behalf – simple system tasks (</w:t>
      </w:r>
      <w:proofErr w:type="spellStart"/>
      <w:r>
        <w:t>eg</w:t>
      </w:r>
      <w:proofErr w:type="spellEnd"/>
      <w:r>
        <w:t>: reset passwords)</w:t>
      </w:r>
    </w:p>
    <w:p w:rsidR="00FD613C" w:rsidP="00FD613C" w:rsidRDefault="00FD613C" w14:paraId="268ABB91" w14:textId="77777777">
      <w:pPr>
        <w:pStyle w:val="BodyText"/>
        <w:numPr>
          <w:ilvl w:val="0"/>
          <w:numId w:val="4"/>
        </w:numPr>
      </w:pPr>
      <w:r>
        <w:t>How and to whom to pass on Business specific requests.</w:t>
      </w:r>
    </w:p>
    <w:p w:rsidR="00FD613C" w:rsidP="00FD613C" w:rsidRDefault="00FD613C" w14:paraId="334A6F96" w14:textId="77777777">
      <w:pPr>
        <w:pStyle w:val="Heading3"/>
      </w:pPr>
      <w:bookmarkStart w:name="_Toc78722369" w:id="861"/>
      <w:r>
        <w:t>Business Support Plan (BSP)</w:t>
      </w:r>
      <w:bookmarkEnd w:id="861"/>
    </w:p>
    <w:p w:rsidR="00FD613C" w:rsidP="00FD613C" w:rsidRDefault="00FD613C" w14:paraId="49A79306" w14:textId="77777777">
      <w:pPr>
        <w:pStyle w:val="BodyText"/>
      </w:pPr>
      <w:r>
        <w:t>The Business Unit will be expecting correct and complete documentation to instruct users – or do on their behalf – to perform changes to system business records, change permissions and roles, personal profiles, manage issues and user feature desires, etc.</w:t>
      </w:r>
    </w:p>
    <w:p w:rsidR="00FD613C" w:rsidP="00FD613C" w:rsidRDefault="00FD613C" w14:paraId="3CC03C99" w14:textId="77777777">
      <w:pPr>
        <w:pStyle w:val="Heading3"/>
      </w:pPr>
      <w:bookmarkStart w:name="_Toc78722370" w:id="862"/>
      <w:r>
        <w:t>Monitoring Support Plan</w:t>
      </w:r>
      <w:bookmarkEnd w:id="862"/>
      <w:r>
        <w:t xml:space="preserve"> </w:t>
      </w:r>
    </w:p>
    <w:p w:rsidR="00FD613C" w:rsidP="002D2EFD" w:rsidRDefault="00FD613C" w14:paraId="75CBE6BF" w14:textId="7F9D4544">
      <w:pPr>
        <w:pStyle w:val="BodyText"/>
      </w:pPr>
      <w:r>
        <w:t xml:space="preserve">Monitoring specialists will expect instruction on what metrics the system produces that they can monitor. This </w:t>
      </w:r>
    </w:p>
    <w:p w:rsidR="00FD613C" w:rsidP="00FD613C" w:rsidRDefault="00FD613C" w14:paraId="2A602905" w14:textId="77777777">
      <w:pPr>
        <w:pStyle w:val="BodyText"/>
      </w:pPr>
    </w:p>
    <w:p w:rsidR="00FD613C" w:rsidP="00FD613C" w:rsidRDefault="00FD613C" w14:paraId="257A7092" w14:textId="77777777">
      <w:pPr>
        <w:pStyle w:val="Heading2"/>
        <w:numPr>
          <w:ilvl w:val="1"/>
          <w:numId w:val="1"/>
        </w:numPr>
      </w:pPr>
      <w:bookmarkStart w:name="_Toc74480364" w:id="863"/>
      <w:bookmarkStart w:name="_Toc78722371" w:id="864"/>
      <w:r>
        <w:t>Security</w:t>
      </w:r>
      <w:bookmarkEnd w:id="863"/>
      <w:bookmarkEnd w:id="864"/>
      <w:r>
        <w:t xml:space="preserve"> </w:t>
      </w:r>
    </w:p>
    <w:p w:rsidR="00FD613C" w:rsidP="00FD613C" w:rsidRDefault="00FD613C" w14:paraId="653D5200" w14:textId="77777777">
      <w:pPr>
        <w:pStyle w:val="BodyText"/>
      </w:pPr>
      <w:r>
        <w:t>Security is determined by CAB being provided by a project representative (e.g. the project manager) evidence from the Certification and Acceptance (C&amp;A) group that Security is acceptable.</w:t>
      </w:r>
    </w:p>
    <w:p w:rsidR="00FD613C" w:rsidP="00FD613C" w:rsidRDefault="00FD613C" w14:paraId="7C7FB658" w14:textId="77777777">
      <w:pPr>
        <w:pStyle w:val="BodyText"/>
      </w:pPr>
      <w:r>
        <w:t>This involves:</w:t>
      </w:r>
    </w:p>
    <w:p w:rsidR="00FD613C" w:rsidP="00FD613C" w:rsidRDefault="00FD613C" w14:paraId="4A8340D5" w14:textId="77777777">
      <w:pPr>
        <w:pStyle w:val="ListParagraph"/>
        <w:numPr>
          <w:ilvl w:val="0"/>
          <w:numId w:val="4"/>
        </w:numPr>
      </w:pPr>
      <w:r>
        <w:t xml:space="preserve">ensuring the system’s Information Classification has been determined, </w:t>
      </w:r>
    </w:p>
    <w:p w:rsidR="00FD613C" w:rsidP="00FD613C" w:rsidRDefault="00FD613C" w14:paraId="285B16C1" w14:textId="77777777">
      <w:pPr>
        <w:pStyle w:val="ListParagraph"/>
        <w:numPr>
          <w:ilvl w:val="0"/>
          <w:numId w:val="4"/>
        </w:numPr>
      </w:pPr>
      <w:r>
        <w:t xml:space="preserve">a PTA (and maybe PIR) exercise has been run and signed off by the Privacy Officer, </w:t>
      </w:r>
    </w:p>
    <w:p w:rsidR="00FD613C" w:rsidP="00FD613C" w:rsidRDefault="00FD613C" w14:paraId="4984A8C1" w14:textId="77777777">
      <w:pPr>
        <w:pStyle w:val="ListParagraph"/>
        <w:numPr>
          <w:ilvl w:val="0"/>
          <w:numId w:val="4"/>
        </w:numPr>
      </w:pPr>
      <w:r>
        <w:t>an Security Risk Assessment (SRA) exercise has been run by a Security Specialist for the project, and kept updated as the project progressed,</w:t>
      </w:r>
    </w:p>
    <w:p w:rsidR="00FD613C" w:rsidP="00FD613C" w:rsidRDefault="00FD613C" w14:paraId="014AC843" w14:textId="77777777">
      <w:pPr>
        <w:pStyle w:val="ListParagraph"/>
        <w:numPr>
          <w:ilvl w:val="0"/>
          <w:numId w:val="4"/>
        </w:numPr>
      </w:pPr>
      <w:r>
        <w:t>a Technical Security Assessment (TSA) – involving a Pen Test -- has been run internally or externally by an independent certified 3</w:t>
      </w:r>
      <w:r w:rsidRPr="00A45951">
        <w:rPr>
          <w:vertAlign w:val="superscript"/>
        </w:rPr>
        <w:t>rd</w:t>
      </w:r>
      <w:r>
        <w:t xml:space="preserve"> party organisation, </w:t>
      </w:r>
    </w:p>
    <w:p w:rsidR="00FD613C" w:rsidP="00FD613C" w:rsidRDefault="00FD613C" w14:paraId="2CF16525" w14:textId="77777777">
      <w:pPr>
        <w:pStyle w:val="ListParagraph"/>
        <w:numPr>
          <w:ilvl w:val="0"/>
          <w:numId w:val="4"/>
        </w:numPr>
      </w:pPr>
      <w:r>
        <w:t>a Control Validation Plan (CVP) has been developed</w:t>
      </w:r>
      <w:r w:rsidRPr="00B51EFA">
        <w:t xml:space="preserve"> </w:t>
      </w:r>
      <w:r>
        <w:t>by a Security Specialist,</w:t>
      </w:r>
    </w:p>
    <w:p w:rsidR="00FD613C" w:rsidP="00FD613C" w:rsidRDefault="00FD613C" w14:paraId="43C1F5C3" w14:textId="77777777">
      <w:pPr>
        <w:pStyle w:val="ListParagraph"/>
        <w:numPr>
          <w:ilvl w:val="0"/>
          <w:numId w:val="4"/>
        </w:numPr>
      </w:pPr>
      <w:r>
        <w:t>a Control Validation Audit (CVA) has been run by a Security Specialist, to show the CVP has been implemented.</w:t>
      </w:r>
    </w:p>
    <w:p w:rsidR="00FD613C" w:rsidP="00FD613C" w:rsidRDefault="00FD613C" w14:paraId="02FE1D76" w14:textId="6E65BB27">
      <w:pPr>
        <w:pStyle w:val="BodyText"/>
      </w:pPr>
      <w:r>
        <w:t xml:space="preserve">If all the above have been completed (at cost to the project), the project is issued a </w:t>
      </w:r>
      <w:r w:rsidR="008E6936">
        <w:t>Certificate &amp; Assurance (</w:t>
      </w:r>
      <w:r>
        <w:t>C&amp;A</w:t>
      </w:r>
      <w:r w:rsidR="008E6936">
        <w:t>)</w:t>
      </w:r>
      <w:r>
        <w:t xml:space="preserve"> Memo that has been signed by:</w:t>
      </w:r>
    </w:p>
    <w:p w:rsidR="00FD613C" w:rsidP="00FD613C" w:rsidRDefault="00FD613C" w14:paraId="69BCEAF7" w14:textId="77777777">
      <w:pPr>
        <w:pStyle w:val="ListParagraph"/>
        <w:numPr>
          <w:ilvl w:val="0"/>
          <w:numId w:val="4"/>
        </w:numPr>
      </w:pPr>
      <w:r>
        <w:t>a representative of the certified 3</w:t>
      </w:r>
      <w:r w:rsidRPr="00165BEF">
        <w:rPr>
          <w:vertAlign w:val="superscript"/>
        </w:rPr>
        <w:t>rd</w:t>
      </w:r>
      <w:r>
        <w:t xml:space="preserve"> party security checking organisation </w:t>
      </w:r>
    </w:p>
    <w:p w:rsidR="00FD613C" w:rsidP="00FD613C" w:rsidRDefault="00FD613C" w14:paraId="0F8F014B" w14:textId="77777777">
      <w:pPr>
        <w:pStyle w:val="ListParagraph"/>
        <w:numPr>
          <w:ilvl w:val="0"/>
          <w:numId w:val="4"/>
        </w:numPr>
      </w:pPr>
      <w:r>
        <w:t>this organisation’s C&amp;A officer, before it is circulated</w:t>
      </w:r>
      <w:r>
        <w:rPr>
          <w:rStyle w:val="FootnoteReference"/>
        </w:rPr>
        <w:footnoteReference w:id="17"/>
      </w:r>
      <w:r>
        <w:t xml:space="preserve"> for signature by: </w:t>
      </w:r>
    </w:p>
    <w:p w:rsidR="00FD613C" w:rsidP="00FD613C" w:rsidRDefault="00FD613C" w14:paraId="7C315284" w14:textId="102A6890">
      <w:pPr>
        <w:pStyle w:val="ListParagraph"/>
        <w:numPr>
          <w:ilvl w:val="0"/>
          <w:numId w:val="4"/>
        </w:numPr>
      </w:pPr>
      <w:r>
        <w:t xml:space="preserve">the head of </w:t>
      </w:r>
      <w:r w:rsidR="008E6936">
        <w:t>Certificate &amp; Assurance (</w:t>
      </w:r>
      <w:r>
        <w:t>C&amp;A</w:t>
      </w:r>
      <w:r w:rsidR="008E6936">
        <w:t>)</w:t>
      </w:r>
      <w:r>
        <w:t xml:space="preserve">, </w:t>
      </w:r>
    </w:p>
    <w:p w:rsidR="00FD613C" w:rsidP="00FD613C" w:rsidRDefault="00FD613C" w14:paraId="0B377B9B" w14:textId="77777777">
      <w:pPr>
        <w:pStyle w:val="ListParagraph"/>
        <w:numPr>
          <w:ilvl w:val="0"/>
          <w:numId w:val="4"/>
        </w:numPr>
      </w:pPr>
      <w:r>
        <w:t>the CDO, and finally,</w:t>
      </w:r>
    </w:p>
    <w:p w:rsidR="00FD613C" w:rsidP="00FD613C" w:rsidRDefault="00FD613C" w14:paraId="6A8DA147" w14:textId="77777777">
      <w:pPr>
        <w:pStyle w:val="ListParagraph"/>
        <w:numPr>
          <w:ilvl w:val="0"/>
          <w:numId w:val="4"/>
        </w:numPr>
      </w:pPr>
      <w:r>
        <w:t xml:space="preserve"> the </w:t>
      </w:r>
      <w:proofErr w:type="spellStart"/>
      <w:r>
        <w:t>DepSec</w:t>
      </w:r>
      <w:proofErr w:type="spellEnd"/>
      <w:r>
        <w:t xml:space="preserve"> or a delegate thereof.</w:t>
      </w:r>
    </w:p>
    <w:p w:rsidR="00FD613C" w:rsidP="00FD613C" w:rsidRDefault="00FD613C" w14:paraId="567114EE" w14:textId="77777777">
      <w:pPr>
        <w:pStyle w:val="BodyText"/>
      </w:pPr>
      <w:r>
        <w:t xml:space="preserve">The project representative proceeds with submitting the project to CAB for approval. </w:t>
      </w:r>
    </w:p>
    <w:p w:rsidR="00FD613C" w:rsidP="00FD613C" w:rsidRDefault="00FD613C" w14:paraId="4B3CDD21" w14:textId="77777777">
      <w:pPr>
        <w:pStyle w:val="Heading2"/>
        <w:numPr>
          <w:ilvl w:val="1"/>
          <w:numId w:val="1"/>
        </w:numPr>
      </w:pPr>
      <w:bookmarkStart w:name="_Toc78722372" w:id="865"/>
      <w:bookmarkStart w:name="_Toc74480365" w:id="866"/>
      <w:r>
        <w:t>Integrations</w:t>
      </w:r>
      <w:bookmarkEnd w:id="865"/>
    </w:p>
    <w:p w:rsidR="00FD613C" w:rsidP="00FD613C" w:rsidRDefault="00FD613C" w14:paraId="78FC1FB0" w14:textId="77777777">
      <w:pPr>
        <w:pStyle w:val="Heading3"/>
      </w:pPr>
      <w:bookmarkStart w:name="_Toc78722373" w:id="867"/>
      <w:r>
        <w:t>Digital Identity</w:t>
      </w:r>
      <w:bookmarkEnd w:id="866"/>
      <w:bookmarkEnd w:id="867"/>
    </w:p>
    <w:p w:rsidR="00FD613C" w:rsidP="00FD613C" w:rsidRDefault="00FD613C" w14:paraId="7B58A7EF" w14:textId="77777777">
      <w:pPr>
        <w:pStyle w:val="BodyText"/>
      </w:pPr>
      <w:r>
        <w:t xml:space="preserve">Organisation systems are expected to be reliant on an organisation’s approved trusted Identity Services. </w:t>
      </w:r>
    </w:p>
    <w:p w:rsidR="00FD613C" w:rsidP="00FD613C" w:rsidRDefault="00FD613C" w14:paraId="132F658D" w14:textId="77777777">
      <w:pPr>
        <w:pStyle w:val="Heading3"/>
      </w:pPr>
      <w:bookmarkStart w:name="_Toc74480366" w:id="868"/>
      <w:bookmarkStart w:name="_Toc78722374" w:id="869"/>
      <w:r>
        <w:t>Digital Warehouse</w:t>
      </w:r>
      <w:bookmarkEnd w:id="868"/>
      <w:bookmarkEnd w:id="869"/>
    </w:p>
    <w:p w:rsidR="00FD613C" w:rsidP="00FD613C" w:rsidRDefault="00FD613C" w14:paraId="1C579117" w14:textId="77777777">
      <w:pPr>
        <w:pStyle w:val="BodyText"/>
      </w:pPr>
      <w:r>
        <w:t>CAB does not have a representative from the organisation’s digital warehouse service on the Board, so this lack of integration usually slips through.</w:t>
      </w:r>
    </w:p>
    <w:p w:rsidR="00FD613C" w:rsidP="00FD613C" w:rsidRDefault="00FD613C" w14:paraId="6665E20A" w14:textId="77777777">
      <w:pPr>
        <w:pStyle w:val="Heading3"/>
      </w:pPr>
      <w:bookmarkStart w:name="_Toc74480367" w:id="870"/>
      <w:bookmarkStart w:name="_Toc78722375" w:id="871"/>
      <w:r>
        <w:t>National Archives</w:t>
      </w:r>
      <w:bookmarkEnd w:id="870"/>
      <w:bookmarkEnd w:id="871"/>
    </w:p>
    <w:p w:rsidR="00FD613C" w:rsidP="00FD613C" w:rsidRDefault="00FD613C" w14:paraId="6D9D8CCC" w14:textId="77777777">
      <w:pPr>
        <w:pStyle w:val="BodyText"/>
      </w:pPr>
      <w:r>
        <w:t>CAB does not have a direct representative ensuring our compliance to our Obligations to Archives as per the Digital Act. This lack of record keeping usually slips through as well.</w:t>
      </w:r>
    </w:p>
    <w:p w:rsidR="00FD613C" w:rsidP="00FD613C" w:rsidRDefault="00FD613C" w14:paraId="502F4EEB" w14:textId="77777777">
      <w:pPr>
        <w:pStyle w:val="Heading2"/>
        <w:numPr>
          <w:ilvl w:val="1"/>
          <w:numId w:val="1"/>
        </w:numPr>
      </w:pPr>
      <w:bookmarkStart w:name="_Toc78722376" w:id="872"/>
      <w:bookmarkStart w:name="_Toc74480368" w:id="873"/>
      <w:r>
        <w:t>Qualities</w:t>
      </w:r>
      <w:bookmarkEnd w:id="872"/>
    </w:p>
    <w:p w:rsidR="00FD613C" w:rsidP="00FD613C" w:rsidRDefault="00FD613C" w14:paraId="41F35AEC" w14:textId="77777777">
      <w:pPr>
        <w:pStyle w:val="Heading3"/>
      </w:pPr>
      <w:bookmarkStart w:name="_Toc78722377" w:id="874"/>
      <w:r>
        <w:t>Supportability</w:t>
      </w:r>
      <w:bookmarkEnd w:id="873"/>
      <w:bookmarkEnd w:id="874"/>
      <w:r w:rsidRPr="00B10D94">
        <w:t xml:space="preserve"> </w:t>
      </w:r>
    </w:p>
    <w:p w:rsidR="00FD613C" w:rsidP="00FD613C" w:rsidRDefault="00FD613C" w14:paraId="2FF3E980" w14:textId="77777777">
      <w:pPr>
        <w:pStyle w:val="BodyText"/>
      </w:pPr>
      <w:r>
        <w:t xml:space="preserve">Supportability is determined by CAB being provided by a project representative (e.g. the project manager) evidence (e.g.: an email) that Support Services are satisfied with the documentation made available for them – generally described within an </w:t>
      </w:r>
      <w:r w:rsidRPr="00A90D57">
        <w:rPr>
          <w:i/>
          <w:iCs/>
        </w:rPr>
        <w:t>Application Support Guide (ASG)</w:t>
      </w:r>
      <w:r>
        <w:t>.</w:t>
      </w:r>
    </w:p>
    <w:p w:rsidR="00FD613C" w:rsidP="00FD613C" w:rsidRDefault="00FD613C" w14:paraId="3B519E34" w14:textId="77777777">
      <w:pPr>
        <w:pStyle w:val="Heading3"/>
      </w:pPr>
      <w:bookmarkStart w:name="_Toc74480369" w:id="875"/>
      <w:bookmarkStart w:name="_Toc78722378" w:id="876"/>
      <w:r>
        <w:t>Maintainability</w:t>
      </w:r>
      <w:bookmarkEnd w:id="875"/>
      <w:bookmarkEnd w:id="876"/>
    </w:p>
    <w:p w:rsidR="00FD613C" w:rsidP="00FD613C" w:rsidRDefault="00FD613C" w14:paraId="452F0E67" w14:textId="77777777">
      <w:pPr>
        <w:pStyle w:val="BodyText"/>
      </w:pPr>
      <w:r>
        <w:t xml:space="preserve">Maintainability is determined by CAB being provided by a project representative (e.g. the project manager) evidence (e.g.: an email) that the Operations &amp; Infrastructure team are satisfied with the documentation made available for them – generally described with a </w:t>
      </w:r>
      <w:r w:rsidRPr="00C85350">
        <w:rPr>
          <w:i/>
          <w:iCs/>
        </w:rPr>
        <w:t>System Support Processes (SSP)</w:t>
      </w:r>
      <w:r>
        <w:t xml:space="preserve"> document, or email pointing them to the project ALM Wiki.</w:t>
      </w:r>
    </w:p>
    <w:p w:rsidR="00FD613C" w:rsidP="00FD613C" w:rsidRDefault="00FD613C" w14:paraId="39485345" w14:textId="77777777">
      <w:pPr>
        <w:pStyle w:val="Heading3"/>
      </w:pPr>
      <w:bookmarkStart w:name="_Toc74480370" w:id="877"/>
      <w:bookmarkStart w:name="_Toc78722379" w:id="878"/>
      <w:r>
        <w:t>Functionality</w:t>
      </w:r>
      <w:bookmarkEnd w:id="877"/>
      <w:bookmarkEnd w:id="878"/>
    </w:p>
    <w:p w:rsidR="00FD613C" w:rsidP="00FD613C" w:rsidRDefault="00FD613C" w14:paraId="26AF4D58" w14:textId="77777777">
      <w:pPr>
        <w:pStyle w:val="BodyText"/>
        <w:rPr>
          <w:i/>
          <w:iCs/>
        </w:rPr>
      </w:pPr>
      <w:r>
        <w:t xml:space="preserve">Maintainability is determined by CAB being provided by a project representative (e.g. the project manager) evidence (e.g.: an email) that the Testing Team are satisfied with the documentation they have received and they have been able to develop a </w:t>
      </w:r>
      <w:r w:rsidRPr="00075CB4">
        <w:rPr>
          <w:i/>
          <w:iCs/>
        </w:rPr>
        <w:t>Testing Summary Report (TSR)</w:t>
      </w:r>
      <w:r>
        <w:rPr>
          <w:rStyle w:val="FootnoteReference"/>
          <w:i/>
          <w:iCs/>
        </w:rPr>
        <w:footnoteReference w:id="18"/>
      </w:r>
      <w:r w:rsidRPr="00075CB4">
        <w:rPr>
          <w:i/>
          <w:iCs/>
        </w:rPr>
        <w:t>.</w:t>
      </w:r>
    </w:p>
    <w:p w:rsidR="00FD613C" w:rsidP="00FD613C" w:rsidRDefault="00FD613C" w14:paraId="2E36E330" w14:textId="77777777">
      <w:pPr>
        <w:pStyle w:val="Heading2"/>
        <w:numPr>
          <w:ilvl w:val="1"/>
          <w:numId w:val="1"/>
        </w:numPr>
      </w:pPr>
      <w:bookmarkStart w:name="_Toc74480371" w:id="879"/>
      <w:bookmarkStart w:name="_Toc78722380" w:id="880"/>
      <w:r>
        <w:t>Quality</w:t>
      </w:r>
      <w:bookmarkEnd w:id="879"/>
      <w:bookmarkEnd w:id="880"/>
    </w:p>
    <w:p w:rsidRPr="00D97724" w:rsidR="00FD613C" w:rsidP="00FD613C" w:rsidRDefault="00FD613C" w14:paraId="0AB68773" w14:textId="042C1120">
      <w:pPr>
        <w:pStyle w:val="BodyText"/>
      </w:pPr>
      <w:r w:rsidRPr="00D97724">
        <w:t xml:space="preserve">The TSR is also used to provide evidence that the following expectations </w:t>
      </w:r>
      <w:r>
        <w:t>(ISO-25010,</w:t>
      </w:r>
      <w:r w:rsidR="00BB08A0">
        <w:t xml:space="preserve"> </w:t>
      </w:r>
      <w:r>
        <w:t>ISO-25012 and ISO-25022 are met)</w:t>
      </w:r>
      <w:r w:rsidRPr="00D97724">
        <w:t>:</w:t>
      </w:r>
    </w:p>
    <w:p w:rsidRPr="00D97724" w:rsidR="00FD613C" w:rsidP="00FD613C" w:rsidRDefault="00FD613C" w14:paraId="1777068B" w14:textId="77777777">
      <w:pPr>
        <w:pStyle w:val="ListParagraph"/>
        <w:numPr>
          <w:ilvl w:val="0"/>
          <w:numId w:val="4"/>
        </w:numPr>
      </w:pPr>
      <w:r w:rsidRPr="00D97724">
        <w:t>Performance</w:t>
      </w:r>
    </w:p>
    <w:p w:rsidRPr="00D97724" w:rsidR="00FD613C" w:rsidP="00FD613C" w:rsidRDefault="00FD613C" w14:paraId="4C42CC13" w14:textId="77777777">
      <w:pPr>
        <w:pStyle w:val="ListParagraph"/>
        <w:numPr>
          <w:ilvl w:val="0"/>
          <w:numId w:val="4"/>
        </w:numPr>
      </w:pPr>
      <w:r w:rsidRPr="00D97724">
        <w:t>Availability</w:t>
      </w:r>
    </w:p>
    <w:p w:rsidR="00FD613C" w:rsidP="00FD613C" w:rsidRDefault="00FD613C" w14:paraId="399BDCFA" w14:textId="77777777">
      <w:pPr>
        <w:pStyle w:val="ListParagraph"/>
        <w:numPr>
          <w:ilvl w:val="0"/>
          <w:numId w:val="4"/>
        </w:numPr>
      </w:pPr>
      <w:r w:rsidRPr="00D97724">
        <w:t>Recoverability</w:t>
      </w:r>
    </w:p>
    <w:p w:rsidR="00FD613C" w:rsidP="00FD613C" w:rsidRDefault="00FD613C" w14:paraId="2B794820" w14:textId="77777777">
      <w:pPr>
        <w:pStyle w:val="BodyText"/>
      </w:pPr>
      <w:r>
        <w:t>Note that ISO based Qualities that TSRs do not account for well include:</w:t>
      </w:r>
    </w:p>
    <w:p w:rsidR="00FD613C" w:rsidP="00FD613C" w:rsidRDefault="00FD613C" w14:paraId="66D0BD47" w14:textId="77777777">
      <w:pPr>
        <w:pStyle w:val="ListParagraph"/>
        <w:numPr>
          <w:ilvl w:val="0"/>
          <w:numId w:val="4"/>
        </w:numPr>
      </w:pPr>
      <w:r w:rsidRPr="00D97724">
        <w:t>Disaster Recoverability</w:t>
      </w:r>
      <w:r>
        <w:t xml:space="preserve"> </w:t>
      </w:r>
    </w:p>
    <w:p w:rsidR="00FD613C" w:rsidP="00FD613C" w:rsidRDefault="00FD613C" w14:paraId="70FA3BD6" w14:textId="77777777">
      <w:pPr>
        <w:pStyle w:val="ListParagraph"/>
        <w:numPr>
          <w:ilvl w:val="0"/>
          <w:numId w:val="4"/>
        </w:numPr>
      </w:pPr>
      <w:r>
        <w:t>Portability</w:t>
      </w:r>
    </w:p>
    <w:p w:rsidR="00FD613C" w:rsidP="00FD613C" w:rsidRDefault="00FD613C" w14:paraId="4AD661ED" w14:textId="77777777">
      <w:pPr>
        <w:pStyle w:val="ListParagraph"/>
        <w:numPr>
          <w:ilvl w:val="0"/>
          <w:numId w:val="4"/>
        </w:numPr>
      </w:pPr>
      <w:r>
        <w:t>Reusability</w:t>
      </w:r>
    </w:p>
    <w:p w:rsidR="00FD613C" w:rsidP="00FD613C" w:rsidRDefault="00FD613C" w14:paraId="1D778B34" w14:textId="77777777">
      <w:pPr>
        <w:pStyle w:val="BodyText"/>
      </w:pPr>
      <w:r>
        <w:t>Hence projects should make alternate plans to ensure these expectations are delivered on.</w:t>
      </w:r>
    </w:p>
    <w:p w:rsidR="00FD613C" w:rsidP="00FD613C" w:rsidRDefault="00FD613C" w14:paraId="0E241605" w14:textId="77777777">
      <w:pPr>
        <w:pStyle w:val="BodyText"/>
      </w:pPr>
    </w:p>
    <w:p w:rsidR="00FD613C" w:rsidP="00FD613C" w:rsidRDefault="00FD613C" w14:paraId="196D8646" w14:textId="77777777">
      <w:pPr>
        <w:pStyle w:val="BodyText"/>
      </w:pPr>
    </w:p>
    <w:p w:rsidR="00FD613C" w:rsidP="00FD613C" w:rsidRDefault="00FD613C" w14:paraId="19C4F7B6" w14:textId="77777777">
      <w:pPr>
        <w:pStyle w:val="BodyText"/>
      </w:pPr>
    </w:p>
    <w:p w:rsidR="00FD613C" w:rsidP="00FD613C" w:rsidRDefault="00FD613C" w14:paraId="345FB126" w14:textId="77777777">
      <w:pPr>
        <w:pStyle w:val="BodyText"/>
      </w:pPr>
    </w:p>
    <w:p w:rsidR="00FD613C" w:rsidP="00E6672F" w:rsidRDefault="00FD613C" w14:paraId="2A9D5149" w14:textId="77777777">
      <w:pPr>
        <w:pStyle w:val="BodyText"/>
      </w:pPr>
    </w:p>
    <w:p w:rsidRPr="004948F1" w:rsidR="004948F1" w:rsidP="004948F1" w:rsidRDefault="004948F1" w14:paraId="74E3BDD7" w14:textId="77777777">
      <w:pPr>
        <w:pStyle w:val="BodyText"/>
      </w:pPr>
    </w:p>
    <w:p w:rsidR="00996C56" w:rsidP="00366514" w:rsidRDefault="00996C56" w14:paraId="17E91D08" w14:textId="77777777">
      <w:pPr>
        <w:pStyle w:val="BodyText"/>
        <w:sectPr w:rsidR="00996C56">
          <w:pgSz w:w="11906" w:h="16838"/>
          <w:pgMar w:top="1440" w:right="1440" w:bottom="1440" w:left="1440" w:header="708" w:footer="708" w:gutter="0"/>
          <w:cols w:space="708"/>
          <w:docGrid w:linePitch="360"/>
        </w:sectPr>
      </w:pPr>
    </w:p>
    <w:p w:rsidR="00996C56" w:rsidP="00996C56" w:rsidRDefault="00996C56" w14:paraId="3663F897" w14:textId="77777777">
      <w:pPr>
        <w:pStyle w:val="Heading2"/>
      </w:pPr>
      <w:bookmarkStart w:name="_Toc78722381" w:id="881"/>
      <w:r>
        <w:t>Authority to Operate Dependencies (A3 Diagram)</w:t>
      </w:r>
      <w:bookmarkEnd w:id="881"/>
    </w:p>
    <w:p w:rsidR="00366514" w:rsidP="00366514" w:rsidRDefault="00366514" w14:paraId="468CDFEF" w14:textId="63850DE3">
      <w:pPr>
        <w:pStyle w:val="BodyText"/>
      </w:pPr>
    </w:p>
    <w:p w:rsidR="00FD613E" w:rsidP="00366514" w:rsidRDefault="00E23064" w14:paraId="02729F07" w14:textId="0D6A60EF">
      <w:pPr>
        <w:pStyle w:val="BodyText"/>
      </w:pPr>
      <w:r>
        <w:rPr>
          <w:noProof/>
        </w:rPr>
        <w:drawing>
          <wp:inline distT="0" distB="0" distL="0" distR="0" wp14:anchorId="78E4226F" wp14:editId="5D4A9F64">
            <wp:extent cx="8883323" cy="1192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96256" cy="11942662"/>
                    </a:xfrm>
                    <a:prstGeom prst="rect">
                      <a:avLst/>
                    </a:prstGeom>
                    <a:noFill/>
                    <a:ln>
                      <a:noFill/>
                    </a:ln>
                  </pic:spPr>
                </pic:pic>
              </a:graphicData>
            </a:graphic>
          </wp:inline>
        </w:drawing>
      </w:r>
    </w:p>
    <w:p w:rsidRPr="00366514" w:rsidR="006E2211" w:rsidP="00366514" w:rsidRDefault="006E2211" w14:paraId="451563A0" w14:textId="77777777">
      <w:pPr>
        <w:pStyle w:val="BodyText"/>
      </w:pPr>
    </w:p>
    <w:sectPr w:rsidRPr="00366514" w:rsidR="006E2211" w:rsidSect="00E23064">
      <w:pgSz w:w="16840" w:h="23808" w:code="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T" w:author="Sean Torley" w:date="2021-07-29T08:50:00Z" w:id="2">
    <w:p w:rsidR="00591FD2" w:rsidRDefault="00591FD2" w14:paraId="085569C7" w14:textId="48F544FD">
      <w:pPr>
        <w:pStyle w:val="CommentText"/>
      </w:pPr>
      <w:r>
        <w:rPr>
          <w:rStyle w:val="CommentReference"/>
        </w:rPr>
        <w:annotationRef/>
      </w:r>
      <w:r>
        <w:t xml:space="preserve">This has not been finalised and is subject to change. </w:t>
      </w:r>
    </w:p>
  </w:comment>
  <w:comment w:initials="SS" w:author="Sky Sigal" w:date="2021-08-02T09:56:00Z" w:id="3">
    <w:p w:rsidR="588574EC" w:rsidRDefault="588574EC" w14:paraId="0E5F6617" w14:textId="2EE8B08B">
      <w:pPr>
        <w:pStyle w:val="CommentText"/>
      </w:pPr>
      <w:r>
        <w:t>For some clarity for the reader can we presume that this has a high chance of becoming the case and leave it so for now? (If we mention two systems in one doc, that will just confuse them more than this doc already does)</w:t>
      </w:r>
      <w:r>
        <w:rPr>
          <w:rStyle w:val="CommentReference"/>
        </w:rPr>
        <w:annotationRef/>
      </w:r>
    </w:p>
  </w:comment>
  <w:comment w:initials="ST" w:author="Sean Torley" w:date="2021-07-29T09:02:00Z" w:id="758">
    <w:p w:rsidR="006B7AC0" w:rsidRDefault="006B7AC0" w14:paraId="7CC7D9C4" w14:textId="64B96B06">
      <w:pPr>
        <w:pStyle w:val="CommentText"/>
      </w:pPr>
      <w:r>
        <w:rPr>
          <w:rStyle w:val="CommentReference"/>
        </w:rPr>
        <w:annotationRef/>
      </w:r>
      <w:r>
        <w:t>I would argu</w:t>
      </w:r>
      <w:r w:rsidR="003A44A9">
        <w:t>e</w:t>
      </w:r>
      <w:r>
        <w:t xml:space="preserve"> that the objective </w:t>
      </w:r>
      <w:r w:rsidR="001B2BC6">
        <w:t xml:space="preserve">is to </w:t>
      </w:r>
      <w:r w:rsidR="00D454C5">
        <w:t xml:space="preserve">get a solution </w:t>
      </w:r>
      <w:r w:rsidR="00322206">
        <w:t xml:space="preserve">used by </w:t>
      </w:r>
      <w:r w:rsidR="00441A28">
        <w:t xml:space="preserve">the people who need to use it with the appropriate </w:t>
      </w:r>
    </w:p>
  </w:comment>
  <w:comment w:initials="SS" w:author="Sky Sigal" w:date="2021-07-29T12:48:00Z" w:id="759">
    <w:p w:rsidR="497927EC" w:rsidRDefault="497927EC" w14:paraId="7292B503" w14:textId="56D132CE">
      <w:pPr>
        <w:pStyle w:val="CommentText"/>
      </w:pPr>
      <w:r>
        <w:t xml:space="preserve">@sean -- depends on the Paper. This CAB Process Paper is about getting through CAB... THe other Paper, which is about How/What to deliver has a different Objective. </w:t>
      </w:r>
      <w:r>
        <w:rPr>
          <w:rStyle w:val="CommentReference"/>
        </w:rPr>
        <w:annotationRef/>
      </w:r>
    </w:p>
    <w:p w:rsidR="497927EC" w:rsidRDefault="497927EC" w14:paraId="42B41CE3" w14:textId="71E7A2CB">
      <w:pPr>
        <w:pStyle w:val="CommentText"/>
      </w:pPr>
      <w:r>
        <w:t>Concur in that case?</w:t>
      </w:r>
    </w:p>
  </w:comment>
  <w:comment w:initials="ST" w:author="Sean Torley" w:date="2021-07-29T09:13:00Z" w:id="760">
    <w:p w:rsidR="00873131" w:rsidRDefault="00873131" w14:paraId="24D7D060" w14:textId="77777777">
      <w:pPr>
        <w:pStyle w:val="CommentText"/>
      </w:pPr>
      <w:r>
        <w:rPr>
          <w:rStyle w:val="CommentReference"/>
        </w:rPr>
        <w:annotationRef/>
      </w:r>
      <w:r>
        <w:t>This is not correct</w:t>
      </w:r>
      <w:r w:rsidR="008914A8">
        <w:t xml:space="preserve"> and I </w:t>
      </w:r>
      <w:r w:rsidR="00BB47DB">
        <w:t xml:space="preserve">think a discussion of </w:t>
      </w:r>
      <w:r w:rsidR="00B91FF3">
        <w:t xml:space="preserve">processes </w:t>
      </w:r>
      <w:r w:rsidR="00EA2595">
        <w:t>does not make sense to me.</w:t>
      </w:r>
    </w:p>
    <w:p w:rsidR="00EA2595" w:rsidRDefault="00EA2595" w14:paraId="54DD65C9" w14:textId="66CEC13B">
      <w:pPr>
        <w:pStyle w:val="CommentText"/>
      </w:pPr>
    </w:p>
  </w:comment>
  <w:comment w:initials="SS" w:author="Sky Sigal" w:date="2021-07-29T12:50:00Z" w:id="761">
    <w:p w:rsidR="497927EC" w:rsidRDefault="497927EC" w14:paraId="1558CCD6" w14:textId="3C55CFE0">
      <w:pPr>
        <w:pStyle w:val="CommentText"/>
      </w:pPr>
      <w:r>
        <w:t xml:space="preserve">@Sean - was only trying to quote what i understood from you. </w:t>
      </w:r>
      <w:r>
        <w:rPr>
          <w:rStyle w:val="CommentReference"/>
        </w:rPr>
        <w:annotationRef/>
      </w:r>
    </w:p>
    <w:p w:rsidR="497927EC" w:rsidRDefault="497927EC" w14:paraId="711D9E41" w14:textId="788C95F3">
      <w:pPr>
        <w:pStyle w:val="CommentText"/>
      </w:pPr>
      <w:r>
        <w:t xml:space="preserve">From outside the CAB process, it's all opaque, so the more transparency we can give...no?  But it has to be correct, agreed. </w:t>
      </w:r>
    </w:p>
    <w:p w:rsidR="497927EC" w:rsidRDefault="497927EC" w14:paraId="3D5043B2" w14:textId="178F5FA7">
      <w:pPr>
        <w:pStyle w:val="CommentText"/>
      </w:pPr>
      <w:r>
        <w:t xml:space="preserve">PS: I liked making it sound like the whole thing was flash bang automated...(ie, not easily worked around). </w:t>
      </w:r>
    </w:p>
  </w:comment>
  <w:comment w:initials="ST" w:author="Sean Torley" w:date="2021-07-29T09:09:00Z" w:id="757">
    <w:p w:rsidR="00987416" w:rsidRDefault="004841FB" w14:paraId="10D90528" w14:textId="6C1A036B">
      <w:pPr>
        <w:pStyle w:val="CommentText"/>
      </w:pPr>
      <w:r>
        <w:rPr>
          <w:rStyle w:val="CommentReference"/>
        </w:rPr>
        <w:annotationRef/>
      </w:r>
    </w:p>
  </w:comment>
  <w:comment w:initials="ST" w:author="Sean Torley" w:date="2021-08-02T09:30:00Z" w:id="766">
    <w:p w:rsidR="00BD565D" w:rsidRDefault="00BD565D" w14:paraId="1B79912E" w14:textId="77777777">
      <w:pPr>
        <w:pStyle w:val="CommentText"/>
      </w:pPr>
      <w:r>
        <w:rPr>
          <w:rStyle w:val="CommentReference"/>
        </w:rPr>
        <w:annotationRef/>
      </w:r>
      <w:r>
        <w:t xml:space="preserve">What about </w:t>
      </w:r>
      <w:r w:rsidR="00457E7D">
        <w:t>Infrastructure Naming Convention</w:t>
      </w:r>
      <w:r w:rsidR="006221CF">
        <w:t xml:space="preserve">; and </w:t>
      </w:r>
      <w:r w:rsidR="00AF695E">
        <w:t>the release note requirements</w:t>
      </w:r>
      <w:r w:rsidR="007D3401">
        <w:t xml:space="preserve"> also the Digital Identity requirements</w:t>
      </w:r>
    </w:p>
    <w:p w:rsidR="007D3401" w:rsidRDefault="007D3401" w14:paraId="5DC2AC86" w14:textId="628ECDC9">
      <w:pPr>
        <w:pStyle w:val="CommentText"/>
      </w:pPr>
    </w:p>
  </w:comment>
  <w:comment w:initials="JP" w:author="Jogeshni Prasad" w:date="2021-07-19T14:30:00Z" w:id="767">
    <w:p w:rsidR="2E3038EC" w:rsidRDefault="2E3038EC" w14:paraId="2DDD95BC" w14:textId="2213EB6E">
      <w:pPr>
        <w:pStyle w:val="CommentText"/>
      </w:pPr>
      <w:r>
        <w:t>How do will fit in NZISM here?</w:t>
      </w:r>
      <w:r>
        <w:rPr>
          <w:rStyle w:val="CommentReference"/>
        </w:rPr>
        <w:annotationRef/>
      </w:r>
    </w:p>
  </w:comment>
  <w:comment w:initials="SS" w:author="Sky Sigal" w:date="2021-07-19T15:06:00Z" w:id="768">
    <w:p w:rsidR="000F282A" w:rsidRDefault="000F282A" w14:paraId="62B1F401" w14:textId="77777777">
      <w:pPr>
        <w:pStyle w:val="CommentText"/>
      </w:pPr>
      <w:r>
        <w:rPr>
          <w:rStyle w:val="CommentReference"/>
        </w:rPr>
        <w:annotationRef/>
      </w:r>
      <w:r>
        <w:t>NZISM is a NZ regulated Standards and not an international ISO.</w:t>
      </w:r>
    </w:p>
    <w:p w:rsidR="000F282A" w:rsidRDefault="000F282A" w14:paraId="4B19C8FD" w14:textId="77777777">
      <w:pPr>
        <w:pStyle w:val="CommentText"/>
      </w:pPr>
    </w:p>
    <w:p w:rsidR="000F282A" w:rsidRDefault="000F282A" w14:paraId="13334E28" w14:textId="1949D60F">
      <w:pPr>
        <w:pStyle w:val="CommentText"/>
      </w:pPr>
      <w:r>
        <w:t>I’ve clarified that it’s Law/Regulated above.</w:t>
      </w:r>
    </w:p>
  </w:comment>
  <w:comment w:initials="SS" w:author="Sky Sigal" w:date="2021-07-19T15:07:00Z" w:id="769">
    <w:p w:rsidR="000F282A" w:rsidRDefault="000F282A" w14:paraId="40A5B379" w14:textId="2FE30160">
      <w:pPr>
        <w:pStyle w:val="CommentText"/>
      </w:pPr>
      <w:r>
        <w:rPr>
          <w:rStyle w:val="CommentReference"/>
        </w:rPr>
        <w:annotationRef/>
      </w:r>
    </w:p>
  </w:comment>
  <w:comment w:initials="JP" w:author="Jogeshni Prasad" w:date="2021-07-19T16:02:00Z" w:id="770">
    <w:p w:rsidR="66F4BF74" w:rsidRDefault="66F4BF74" w14:paraId="5A4C9FA3" w14:textId="5CF060F0">
      <w:pPr>
        <w:pStyle w:val="CommentText"/>
      </w:pPr>
      <w:r>
        <w:t>Don't believe NZISM will fall under law/regulation. It falls more closer to a standard as it sets out the expectations of the Government which is based on a myriad of international standards.</w:t>
      </w:r>
      <w:r>
        <w:rPr>
          <w:rStyle w:val="CommentReference"/>
        </w:rPr>
        <w:annotationRef/>
      </w:r>
    </w:p>
  </w:comment>
  <w:comment w:initials="SS" w:author="Sky Sigal" w:date="2021-07-28T10:20:00Z" w:id="771">
    <w:p w:rsidR="00E46E2E" w:rsidRDefault="00E46E2E" w14:paraId="5D9EAD78" w14:textId="2C32A0AC">
      <w:pPr>
        <w:pStyle w:val="CommentText"/>
      </w:pPr>
      <w:r>
        <w:rPr>
          <w:rStyle w:val="CommentReference"/>
        </w:rPr>
        <w:annotationRef/>
      </w:r>
      <w:r>
        <w:t xml:space="preserve">It’s not Law. Or a Standard. </w:t>
      </w:r>
      <w:r>
        <w:br/>
      </w:r>
      <w:r>
        <w:t xml:space="preserve">It’s a mandated Framework. </w:t>
      </w:r>
      <w:r>
        <w:br/>
      </w:r>
      <w:r>
        <w:t>Corrected.</w:t>
      </w:r>
    </w:p>
  </w:comment>
  <w:comment w:initials="SS" w:author="Sky Sigal" w:date="2021-08-02T12:31:00Z" w:id="772">
    <w:p w:rsidR="4E4B2B21" w:rsidRDefault="4E4B2B21" w14:paraId="01BB0068" w14:textId="7BA0A799">
      <w:pPr>
        <w:pStyle w:val="CommentText"/>
      </w:pPr>
      <w:r>
        <w:t>Yeah. Wonder if it should be in here...or the DevOps paper.... Thoughts?</w:t>
      </w:r>
      <w:r>
        <w:rPr>
          <w:rStyle w:val="CommentReference"/>
        </w:rPr>
        <w:annotationRef/>
      </w:r>
    </w:p>
  </w:comment>
  <w:comment w:initials="ST" w:author="Sean Torley" w:date="2021-08-02T09:19:00Z" w:id="774">
    <w:p w:rsidR="00282D7B" w:rsidRDefault="00282D7B" w14:paraId="01FC795A" w14:textId="77777777">
      <w:pPr>
        <w:pStyle w:val="CommentText"/>
      </w:pPr>
      <w:r>
        <w:rPr>
          <w:rStyle w:val="CommentReference"/>
        </w:rPr>
        <w:annotationRef/>
      </w:r>
      <w:r>
        <w:t xml:space="preserve">Do you want to mention </w:t>
      </w:r>
      <w:r w:rsidR="0093671F">
        <w:t>Government Standards</w:t>
      </w:r>
    </w:p>
    <w:p w:rsidR="0093671F" w:rsidRDefault="0093671F" w14:paraId="144A89C7" w14:textId="220A58C6">
      <w:pPr>
        <w:pStyle w:val="CommentText"/>
      </w:pPr>
    </w:p>
  </w:comment>
  <w:comment w:initials="SS" w:author="Sky Sigal" w:date="2021-08-02T09:53:00Z" w:id="775">
    <w:p w:rsidR="06DB3AF9" w:rsidRDefault="06DB3AF9" w14:paraId="511F13B2" w14:textId="1ACCB978">
      <w:pPr>
        <w:pStyle w:val="CommentText"/>
      </w:pPr>
      <w:r>
        <w:t xml:space="preserve">I have a GREAT distaste for talking about Government and MOE in my documents (you'll notice that when it doesn't add error I always refer to "this Organisation" rather than MOE). </w:t>
      </w:r>
      <w:r>
        <w:rPr>
          <w:rStyle w:val="CommentReference"/>
        </w:rPr>
        <w:annotationRef/>
      </w:r>
    </w:p>
    <w:p w:rsidR="06DB3AF9" w:rsidRDefault="06DB3AF9" w14:paraId="63242405" w14:textId="6CB367B7">
      <w:pPr>
        <w:pStyle w:val="CommentText"/>
      </w:pPr>
      <w:r>
        <w:t>The reason is that this organisation hides too much behind "we're special' and does very weird things (ie hugely expensive and unproductive and low quality for the money spent).</w:t>
      </w:r>
    </w:p>
    <w:p w:rsidR="06DB3AF9" w:rsidRDefault="06DB3AF9" w14:paraId="6D08DBBE" w14:textId="69DAD43F">
      <w:pPr>
        <w:pStyle w:val="CommentText"/>
      </w:pPr>
      <w:r>
        <w:t xml:space="preserve">So I try to focus on how things should be seen, here and anywhere. ie, Internationally. World-Class. Not ....back of the class.  </w:t>
      </w:r>
    </w:p>
    <w:p w:rsidR="06DB3AF9" w:rsidRDefault="06DB3AF9" w14:paraId="28D41A4E" w14:textId="01D78E0A">
      <w:pPr>
        <w:pStyle w:val="CommentText"/>
      </w:pPr>
      <w:r>
        <w:t xml:space="preserve">International ways of doing things become that way because -- when followed -- they generally have a good history of delivering. </w:t>
      </w:r>
    </w:p>
    <w:p w:rsidR="06DB3AF9" w:rsidRDefault="06DB3AF9" w14:paraId="6B65325D" w14:textId="74453D38">
      <w:pPr>
        <w:pStyle w:val="CommentText"/>
      </w:pPr>
      <w:r>
        <w:t xml:space="preserve">Us....less so. </w:t>
      </w:r>
    </w:p>
    <w:p w:rsidR="06DB3AF9" w:rsidRDefault="06DB3AF9" w14:paraId="0C6088A0" w14:textId="70F95B0A">
      <w:pPr>
        <w:pStyle w:val="CommentText"/>
      </w:pPr>
      <w:r>
        <w:t>Ok by you?</w:t>
      </w:r>
    </w:p>
    <w:p w:rsidR="06DB3AF9" w:rsidRDefault="06DB3AF9" w14:paraId="2D133894" w14:textId="76DC52E4">
      <w:pPr>
        <w:pStyle w:val="CommentText"/>
      </w:pPr>
    </w:p>
  </w:comment>
  <w:comment w:initials="ST" w:author="Sean Torley" w:date="2021-08-02T09:28:00Z" w:id="776">
    <w:p w:rsidR="00B8234C" w:rsidRDefault="00B8234C" w14:paraId="0B8EB11C" w14:textId="77777777">
      <w:pPr>
        <w:pStyle w:val="CommentText"/>
      </w:pPr>
      <w:r>
        <w:rPr>
          <w:rStyle w:val="CommentReference"/>
        </w:rPr>
        <w:annotationRef/>
      </w:r>
      <w:r>
        <w:t>Surely ITIL 4.0 goes here</w:t>
      </w:r>
    </w:p>
    <w:p w:rsidR="00B8234C" w:rsidRDefault="00B8234C" w14:paraId="420734FA" w14:textId="2221F3B2">
      <w:pPr>
        <w:pStyle w:val="CommentText"/>
      </w:pPr>
    </w:p>
  </w:comment>
  <w:comment w:initials="SS" w:author="Sky Sigal" w:date="2021-08-02T09:54:00Z" w:id="777">
    <w:p w:rsidR="5254D163" w:rsidRDefault="5254D163" w14:paraId="4CC62C8D" w14:textId="7F107546">
      <w:pPr>
        <w:pStyle w:val="CommentText"/>
      </w:pPr>
      <w:r>
        <w:t>Agreed it can be mentioned. Under Framework I'm thinking?</w:t>
      </w:r>
      <w:r>
        <w:rPr>
          <w:rStyle w:val="CommentReference"/>
        </w:rPr>
        <w:annotationRef/>
      </w:r>
    </w:p>
  </w:comment>
  <w:comment w:initials="JP" w:author="Jogeshni Prasad" w:date="2021-07-19T14:35:00Z" w:id="787">
    <w:p w:rsidR="6BA1A234" w:rsidRDefault="6BA1A234" w14:paraId="6BF41F98" w14:textId="162094E6">
      <w:pPr>
        <w:pStyle w:val="CommentText"/>
      </w:pPr>
      <w:r>
        <w:t>CAB now has requirement that C&amp;A is signed-off before system are granted approval to Operate (ATO)</w:t>
      </w:r>
      <w:r>
        <w:rPr>
          <w:rStyle w:val="CommentReference"/>
        </w:rPr>
        <w:annotationRef/>
      </w:r>
    </w:p>
  </w:comment>
  <w:comment w:initials="SS" w:author="Sky Sigal" w:date="2021-07-19T15:09:00Z" w:id="788">
    <w:p w:rsidR="00DE0471" w:rsidRDefault="00DE0471" w14:paraId="4F6A7088" w14:textId="1B8166F4">
      <w:pPr>
        <w:pStyle w:val="CommentText"/>
      </w:pPr>
      <w:r>
        <w:rPr>
          <w:rStyle w:val="CommentReference"/>
        </w:rPr>
        <w:annotationRef/>
      </w:r>
      <w:r>
        <w:t>Correct. I’m just pointing out what C&amp;A is proving the system has.</w:t>
      </w:r>
    </w:p>
  </w:comment>
  <w:comment w:initials="JP" w:author="Jogeshni Prasad" w:date="2021-07-19T14:42:00Z" w:id="791">
    <w:p w:rsidR="42354D7F" w:rsidRDefault="42354D7F" w14:paraId="41F3EA66" w14:textId="2649367D">
      <w:pPr>
        <w:pStyle w:val="CommentText"/>
      </w:pPr>
      <w:r>
        <w:t>Regarding SAD. we probably need to be explicit what is required at a minimum for cloud solutions.</w:t>
      </w:r>
      <w:r>
        <w:rPr>
          <w:rStyle w:val="CommentReference"/>
        </w:rPr>
        <w:annotationRef/>
      </w:r>
    </w:p>
  </w:comment>
  <w:comment w:initials="SS" w:author="Sky Sigal" w:date="2021-07-19T23:10:00Z" w:id="792">
    <w:p w:rsidR="004375B8" w:rsidRDefault="004375B8" w14:paraId="515D5458" w14:textId="1ED334C3">
      <w:pPr>
        <w:pStyle w:val="CommentText"/>
      </w:pPr>
      <w:r>
        <w:rPr>
          <w:rStyle w:val="CommentReference"/>
        </w:rPr>
        <w:annotationRef/>
      </w:r>
      <w:r>
        <w:t>Added Ref to 27017 et related.</w:t>
      </w:r>
    </w:p>
  </w:comment>
  <w:comment w:initials="JP" w:author="Jogeshni Prasad" w:date="2021-07-19T14:43:00Z" w:id="793">
    <w:p w:rsidR="0DA562CD" w:rsidRDefault="0DA562CD" w14:paraId="349041EA" w14:textId="37E3042D">
      <w:pPr>
        <w:pStyle w:val="CommentText"/>
      </w:pPr>
      <w:r>
        <w:t>Does everything need to go through TWG?</w:t>
      </w:r>
      <w:r>
        <w:rPr>
          <w:rStyle w:val="CommentReference"/>
        </w:rPr>
        <w:annotationRef/>
      </w:r>
    </w:p>
  </w:comment>
  <w:comment w:initials="SS" w:author="Sky Sigal" w:date="2021-07-19T15:10:00Z" w:id="794">
    <w:p w:rsidR="00CF59CF" w:rsidRDefault="00CF59CF" w14:paraId="28717F9E" w14:textId="41C3D2A8">
      <w:pPr>
        <w:pStyle w:val="CommentText"/>
      </w:pPr>
      <w:r>
        <w:rPr>
          <w:rStyle w:val="CommentReference"/>
        </w:rPr>
        <w:annotationRef/>
      </w:r>
      <w:r>
        <w:t>Yes.</w:t>
      </w:r>
    </w:p>
  </w:comment>
  <w:comment w:initials="JP" w:author="Jogeshni Prasad" w:date="2021-07-19T14:45:00Z" w:id="795">
    <w:p w:rsidR="255BFA19" w:rsidRDefault="255BFA19" w14:paraId="6FFBDC10" w14:textId="0FF5E12A">
      <w:pPr>
        <w:pStyle w:val="CommentText"/>
      </w:pPr>
      <w:r>
        <w:t>SRA only</w:t>
      </w:r>
      <w:r>
        <w:rPr>
          <w:rStyle w:val="CommentReference"/>
        </w:rPr>
        <w:annotationRef/>
      </w:r>
    </w:p>
  </w:comment>
  <w:comment w:initials="SS" w:author="Sky Sigal" w:date="2021-07-19T15:12:00Z" w:id="796">
    <w:p w:rsidR="00CF59CF" w:rsidRDefault="00CF59CF" w14:paraId="09908B4F" w14:textId="55A74C21">
      <w:pPr>
        <w:pStyle w:val="CommentText"/>
      </w:pPr>
      <w:r>
        <w:rPr>
          <w:rStyle w:val="CommentReference"/>
        </w:rPr>
        <w:annotationRef/>
      </w:r>
      <w:r>
        <w:t>But TRA if it will happen, before C&amp;A, would you not agree?</w:t>
      </w:r>
    </w:p>
  </w:comment>
  <w:comment w:initials="SS" w:author="Sky Sigal" w:date="2021-07-19T15:12:00Z" w:id="797">
    <w:p w:rsidR="00CF59CF" w:rsidRDefault="00CF59CF" w14:paraId="0E207445" w14:textId="0E192C39">
      <w:pPr>
        <w:pStyle w:val="CommentText"/>
      </w:pPr>
      <w:r>
        <w:rPr>
          <w:rStyle w:val="CommentReference"/>
        </w:rPr>
        <w:annotationRef/>
      </w:r>
    </w:p>
  </w:comment>
  <w:comment w:initials="YH" w:author="Yujia Huang" w:date="2021-07-14T14:54:00Z" w:id="833">
    <w:p w:rsidR="002D47BD" w:rsidP="002D47BD" w:rsidRDefault="002D47BD" w14:paraId="07FD53A2" w14:textId="77777777">
      <w:pPr>
        <w:pStyle w:val="CommentText"/>
      </w:pPr>
      <w:r>
        <w:rPr>
          <w:rStyle w:val="CommentReference"/>
        </w:rPr>
        <w:annotationRef/>
      </w:r>
      <w:r>
        <w:t xml:space="preserve">Just to note </w:t>
      </w:r>
      <w:proofErr w:type="spellStart"/>
      <w:r>
        <w:t>MoE</w:t>
      </w:r>
      <w:proofErr w:type="spellEnd"/>
      <w:r>
        <w:t xml:space="preserve"> risk framework is a 4x5 matrix. Document in </w:t>
      </w:r>
    </w:p>
    <w:p w:rsidR="002D47BD" w:rsidP="002D47BD" w:rsidRDefault="00D94442" w14:paraId="1C7E1604" w14:textId="77777777">
      <w:pPr>
        <w:pStyle w:val="CommentText"/>
      </w:pPr>
      <w:hyperlink w:history="1" r:id="rId1">
        <w:r w:rsidR="002D47BD">
          <w:rPr>
            <w:rStyle w:val="Hyperlink"/>
          </w:rPr>
          <w:t>Enterprise Risk Management Framework (moe.govt.nz)</w:t>
        </w:r>
      </w:hyperlink>
    </w:p>
  </w:comment>
  <w:comment w:initials="YH" w:author="Yujia Huang" w:date="2021-07-14T14:55:00Z" w:id="834">
    <w:p w:rsidR="002D47BD" w:rsidP="002D47BD" w:rsidRDefault="002D47BD" w14:paraId="2C1F58B8" w14:textId="77777777">
      <w:pPr>
        <w:pStyle w:val="CommentText"/>
      </w:pPr>
      <w:r>
        <w:rPr>
          <w:rStyle w:val="CommentReference"/>
        </w:rPr>
        <w:annotationRef/>
      </w:r>
    </w:p>
  </w:comment>
  <w:comment w:initials="SS" w:author="Sky Sigal" w:date="2021-07-19T15:12:00Z" w:id="835">
    <w:p w:rsidR="00CF59CF" w:rsidRDefault="00CF59CF" w14:paraId="76C2402D" w14:textId="2574A659">
      <w:pPr>
        <w:pStyle w:val="CommentText"/>
      </w:pPr>
      <w:r>
        <w:rPr>
          <w:rStyle w:val="CommentReference"/>
        </w:rPr>
        <w:annotationRef/>
      </w:r>
      <w:r>
        <w:t>Accepted…</w:t>
      </w:r>
      <w:r w:rsidR="00C53E78">
        <w:t xml:space="preserve"> Yet I sort of want to stay at a high level (it doesn’t matter if grid is 2x10, as long as we all get on the page </w:t>
      </w:r>
      <w:r w:rsidR="00F5245F">
        <w:t xml:space="preserve">how a </w:t>
      </w:r>
      <w:r w:rsidR="00643481">
        <w:t xml:space="preserve">risk </w:t>
      </w:r>
      <w:r w:rsidR="00F5245F">
        <w:t xml:space="preserve">matrix and how to reduce it. </w:t>
      </w:r>
      <w:r w:rsidR="00F5245F">
        <w:br/>
      </w:r>
      <w:r w:rsidR="00F5245F">
        <w:t>No?</w:t>
      </w:r>
    </w:p>
  </w:comment>
  <w:comment w:initials="SS" w:author="Sky Sigal" w:date="2021-07-19T15:13:00Z" w:id="836">
    <w:p w:rsidR="00F5245F" w:rsidRDefault="00F5245F" w14:paraId="071E62D3" w14:textId="33C1FED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569C7" w15:done="0"/>
  <w15:commentEx w15:paraId="0E5F6617" w15:paraIdParent="085569C7" w15:done="0"/>
  <w15:commentEx w15:paraId="7CC7D9C4" w15:done="0"/>
  <w15:commentEx w15:paraId="42B41CE3" w15:paraIdParent="7CC7D9C4" w15:done="0"/>
  <w15:commentEx w15:paraId="54DD65C9" w15:done="0"/>
  <w15:commentEx w15:paraId="3D5043B2" w15:paraIdParent="54DD65C9" w15:done="0"/>
  <w15:commentEx w15:paraId="10D90528" w15:done="0"/>
  <w15:commentEx w15:paraId="5DC2AC86" w15:done="0"/>
  <w15:commentEx w15:paraId="2DDD95BC" w15:done="1"/>
  <w15:commentEx w15:paraId="13334E28" w15:paraIdParent="2DDD95BC" w15:done="1"/>
  <w15:commentEx w15:paraId="40A5B379" w15:paraIdParent="2DDD95BC" w15:done="1"/>
  <w15:commentEx w15:paraId="5A4C9FA3" w15:paraIdParent="2DDD95BC" w15:done="1"/>
  <w15:commentEx w15:paraId="5D9EAD78" w15:paraIdParent="2DDD95BC" w15:done="1"/>
  <w15:commentEx w15:paraId="01BB0068" w15:done="0"/>
  <w15:commentEx w15:paraId="144A89C7" w15:done="0"/>
  <w15:commentEx w15:paraId="2D133894" w15:paraIdParent="144A89C7" w15:done="0"/>
  <w15:commentEx w15:paraId="420734FA" w15:done="0"/>
  <w15:commentEx w15:paraId="4CC62C8D" w15:paraIdParent="420734FA" w15:done="0"/>
  <w15:commentEx w15:paraId="6BF41F98" w15:done="1"/>
  <w15:commentEx w15:paraId="4F6A7088" w15:paraIdParent="6BF41F98" w15:done="1"/>
  <w15:commentEx w15:paraId="41F3EA66" w15:done="1"/>
  <w15:commentEx w15:paraId="515D5458" w15:paraIdParent="41F3EA66" w15:done="1"/>
  <w15:commentEx w15:paraId="349041EA" w15:done="1"/>
  <w15:commentEx w15:paraId="28717F9E" w15:paraIdParent="349041EA" w15:done="1"/>
  <w15:commentEx w15:paraId="6FFBDC10" w15:done="1"/>
  <w15:commentEx w15:paraId="09908B4F" w15:paraIdParent="6FFBDC10" w15:done="1"/>
  <w15:commentEx w15:paraId="0E207445" w15:paraIdParent="6FFBDC10" w15:done="1"/>
  <w15:commentEx w15:paraId="1C7E1604" w15:done="1"/>
  <w15:commentEx w15:paraId="2C1F58B8" w15:paraIdParent="1C7E1604" w15:done="1"/>
  <w15:commentEx w15:paraId="76C2402D" w15:paraIdParent="1C7E1604" w15:done="1"/>
  <w15:commentEx w15:paraId="071E62D3" w15:paraIdParent="1C7E160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CEA3B" w16cex:dateUtc="2021-07-28T20:50:00Z"/>
  <w16cex:commentExtensible w16cex:durableId="65387AF6" w16cex:dateUtc="2021-08-01T21:56:00Z"/>
  <w16cex:commentExtensible w16cex:durableId="24ACED28" w16cex:dateUtc="2021-07-28T21:02:00Z"/>
  <w16cex:commentExtensible w16cex:durableId="415611A0" w16cex:dateUtc="2021-07-29T00:48:00Z"/>
  <w16cex:commentExtensible w16cex:durableId="24ACEFB6" w16cex:dateUtc="2021-07-28T21:13:00Z"/>
  <w16cex:commentExtensible w16cex:durableId="44E153AB" w16cex:dateUtc="2021-07-29T00:50:00Z"/>
  <w16cex:commentExtensible w16cex:durableId="24ACEEB7" w16cex:dateUtc="2021-07-28T21:09:00Z"/>
  <w16cex:commentExtensible w16cex:durableId="24B239CF" w16cex:dateUtc="2021-08-01T21:30:00Z"/>
  <w16cex:commentExtensible w16cex:durableId="396580D0" w16cex:dateUtc="2021-07-19T02:30:00Z"/>
  <w16cex:commentExtensible w16cex:durableId="24A0137E" w16cex:dateUtc="2021-07-19T03:06:00Z"/>
  <w16cex:commentExtensible w16cex:durableId="24A013BC" w16cex:dateUtc="2021-07-19T03:07:00Z"/>
  <w16cex:commentExtensible w16cex:durableId="7EED69FD" w16cex:dateUtc="2021-07-19T04:02:00Z"/>
  <w16cex:commentExtensible w16cex:durableId="24ABADF0" w16cex:dateUtc="2021-07-27T22:20:00Z"/>
  <w16cex:commentExtensible w16cex:durableId="369B5662" w16cex:dateUtc="2021-08-02T00:31:00Z"/>
  <w16cex:commentExtensible w16cex:durableId="24B23721" w16cex:dateUtc="2021-08-01T21:19:00Z"/>
  <w16cex:commentExtensible w16cex:durableId="30AEA667" w16cex:dateUtc="2021-08-01T21:53:00Z"/>
  <w16cex:commentExtensible w16cex:durableId="24B23942" w16cex:dateUtc="2021-08-01T21:28:00Z"/>
  <w16cex:commentExtensible w16cex:durableId="10D9BC4D" w16cex:dateUtc="2021-08-01T21:54:00Z"/>
  <w16cex:commentExtensible w16cex:durableId="0F05CDA9" w16cex:dateUtc="2021-07-19T02:35:00Z"/>
  <w16cex:commentExtensible w16cex:durableId="24A01444" w16cex:dateUtc="2021-07-19T03:09:00Z"/>
  <w16cex:commentExtensible w16cex:durableId="59F55F03" w16cex:dateUtc="2021-07-19T02:42:00Z"/>
  <w16cex:commentExtensible w16cex:durableId="24A084E3" w16cex:dateUtc="2021-07-19T11:10:00Z"/>
  <w16cex:commentExtensible w16cex:durableId="15036F69" w16cex:dateUtc="2021-07-19T02:43:00Z"/>
  <w16cex:commentExtensible w16cex:durableId="24A0146B" w16cex:dateUtc="2021-07-19T03:10:00Z"/>
  <w16cex:commentExtensible w16cex:durableId="74AD9A65" w16cex:dateUtc="2021-07-19T02:45:00Z"/>
  <w16cex:commentExtensible w16cex:durableId="24A014C3" w16cex:dateUtc="2021-07-19T03:12:00Z"/>
  <w16cex:commentExtensible w16cex:durableId="24A014DA" w16cex:dateUtc="2021-07-19T03:12:00Z"/>
  <w16cex:commentExtensible w16cex:durableId="24997912" w16cex:dateUtc="2021-07-14T02:54:00Z"/>
  <w16cex:commentExtensible w16cex:durableId="24997974" w16cex:dateUtc="2021-07-14T02:55:00Z"/>
  <w16cex:commentExtensible w16cex:durableId="24A014ED" w16cex:dateUtc="2021-07-19T03:12:00Z"/>
  <w16cex:commentExtensible w16cex:durableId="24A0151F" w16cex:dateUtc="2021-07-19T0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569C7" w16cid:durableId="24ACEA3B"/>
  <w16cid:commentId w16cid:paraId="0E5F6617" w16cid:durableId="65387AF6"/>
  <w16cid:commentId w16cid:paraId="7CC7D9C4" w16cid:durableId="24ACED28"/>
  <w16cid:commentId w16cid:paraId="42B41CE3" w16cid:durableId="415611A0"/>
  <w16cid:commentId w16cid:paraId="54DD65C9" w16cid:durableId="24ACEFB6"/>
  <w16cid:commentId w16cid:paraId="3D5043B2" w16cid:durableId="44E153AB"/>
  <w16cid:commentId w16cid:paraId="10D90528" w16cid:durableId="24ACEEB7"/>
  <w16cid:commentId w16cid:paraId="5DC2AC86" w16cid:durableId="24B239CF"/>
  <w16cid:commentId w16cid:paraId="2DDD95BC" w16cid:durableId="396580D0"/>
  <w16cid:commentId w16cid:paraId="13334E28" w16cid:durableId="24A0137E"/>
  <w16cid:commentId w16cid:paraId="40A5B379" w16cid:durableId="24A013BC"/>
  <w16cid:commentId w16cid:paraId="5A4C9FA3" w16cid:durableId="7EED69FD"/>
  <w16cid:commentId w16cid:paraId="5D9EAD78" w16cid:durableId="24ABADF0"/>
  <w16cid:commentId w16cid:paraId="01BB0068" w16cid:durableId="369B5662"/>
  <w16cid:commentId w16cid:paraId="144A89C7" w16cid:durableId="24B23721"/>
  <w16cid:commentId w16cid:paraId="2D133894" w16cid:durableId="30AEA667"/>
  <w16cid:commentId w16cid:paraId="420734FA" w16cid:durableId="24B23942"/>
  <w16cid:commentId w16cid:paraId="4CC62C8D" w16cid:durableId="10D9BC4D"/>
  <w16cid:commentId w16cid:paraId="6BF41F98" w16cid:durableId="0F05CDA9"/>
  <w16cid:commentId w16cid:paraId="4F6A7088" w16cid:durableId="24A01444"/>
  <w16cid:commentId w16cid:paraId="41F3EA66" w16cid:durableId="59F55F03"/>
  <w16cid:commentId w16cid:paraId="515D5458" w16cid:durableId="24A084E3"/>
  <w16cid:commentId w16cid:paraId="349041EA" w16cid:durableId="15036F69"/>
  <w16cid:commentId w16cid:paraId="28717F9E" w16cid:durableId="24A0146B"/>
  <w16cid:commentId w16cid:paraId="6FFBDC10" w16cid:durableId="74AD9A65"/>
  <w16cid:commentId w16cid:paraId="09908B4F" w16cid:durableId="24A014C3"/>
  <w16cid:commentId w16cid:paraId="0E207445" w16cid:durableId="24A014DA"/>
  <w16cid:commentId w16cid:paraId="1C7E1604" w16cid:durableId="24997912"/>
  <w16cid:commentId w16cid:paraId="2C1F58B8" w16cid:durableId="24997974"/>
  <w16cid:commentId w16cid:paraId="76C2402D" w16cid:durableId="24A014ED"/>
  <w16cid:commentId w16cid:paraId="071E62D3" w16cid:durableId="24A01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765E" w:rsidP="00661E09" w:rsidRDefault="00E8765E" w14:paraId="47BE89CF" w14:textId="77777777">
      <w:r>
        <w:separator/>
      </w:r>
    </w:p>
  </w:endnote>
  <w:endnote w:type="continuationSeparator" w:id="0">
    <w:p w:rsidR="00E8765E" w:rsidP="00661E09" w:rsidRDefault="00E8765E" w14:paraId="34527FBF" w14:textId="77777777">
      <w:r>
        <w:continuationSeparator/>
      </w:r>
    </w:p>
  </w:endnote>
  <w:endnote w:type="continuationNotice" w:id="1">
    <w:p w:rsidR="00E8765E" w:rsidRDefault="00E8765E" w14:paraId="5B07986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state-Regular">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765E" w:rsidP="00661E09" w:rsidRDefault="00E8765E" w14:paraId="4EA1C262" w14:textId="77777777">
      <w:r>
        <w:separator/>
      </w:r>
    </w:p>
  </w:footnote>
  <w:footnote w:type="continuationSeparator" w:id="0">
    <w:p w:rsidR="00E8765E" w:rsidP="00661E09" w:rsidRDefault="00E8765E" w14:paraId="74A6B594" w14:textId="77777777">
      <w:r>
        <w:continuationSeparator/>
      </w:r>
    </w:p>
  </w:footnote>
  <w:footnote w:type="continuationNotice" w:id="1">
    <w:p w:rsidR="00E8765E" w:rsidRDefault="00E8765E" w14:paraId="630A4A69" w14:textId="77777777"/>
  </w:footnote>
  <w:footnote w:id="2">
    <w:p w:rsidR="00A17C64" w:rsidRDefault="00A17C64" w14:paraId="3EC93620" w14:textId="5E0BB1C3">
      <w:pPr>
        <w:pStyle w:val="FootnoteText"/>
      </w:pPr>
      <w:r>
        <w:rPr>
          <w:rStyle w:val="FootnoteReference"/>
        </w:rPr>
        <w:footnoteRef/>
      </w:r>
      <w:r>
        <w:t xml:space="preserve"> See: </w:t>
      </w:r>
      <w:hyperlink w:history="1" r:id="rId1">
        <w:r w:rsidRPr="0088124B">
          <w:rPr>
            <w:rStyle w:val="Hyperlink"/>
          </w:rPr>
          <w:t>https://bit.ly/3eypem7</w:t>
        </w:r>
      </w:hyperlink>
      <w:r>
        <w:t xml:space="preserve"> </w:t>
      </w:r>
    </w:p>
  </w:footnote>
  <w:footnote w:id="3">
    <w:p w:rsidR="00475A72" w:rsidP="007050DA" w:rsidRDefault="00475A72" w14:paraId="4A58DBFC" w14:textId="77777777">
      <w:pPr>
        <w:pStyle w:val="FootnoteText"/>
      </w:pPr>
      <w:r>
        <w:rPr>
          <w:rStyle w:val="FootnoteReference"/>
        </w:rPr>
        <w:footnoteRef/>
      </w:r>
      <w:r>
        <w:t xml:space="preserve"> </w:t>
      </w:r>
      <w:r w:rsidRPr="00836E34">
        <w:t>https://en.wikipedia.org/wiki/ISO_9000</w:t>
      </w:r>
    </w:p>
  </w:footnote>
  <w:footnote w:id="4">
    <w:p w:rsidR="00C50365" w:rsidP="00C50365" w:rsidRDefault="00C50365" w14:paraId="2A45C26E" w14:textId="77777777">
      <w:pPr>
        <w:pStyle w:val="FootnoteText"/>
      </w:pPr>
    </w:p>
  </w:footnote>
  <w:footnote w:id="5">
    <w:p w:rsidR="00475A72" w:rsidRDefault="00475A72" w14:paraId="00625665" w14:textId="3D430665">
      <w:pPr>
        <w:pStyle w:val="FootnoteText"/>
      </w:pPr>
      <w:r>
        <w:rPr>
          <w:rStyle w:val="FootnoteReference"/>
        </w:rPr>
        <w:footnoteRef/>
      </w:r>
      <w:r>
        <w:t xml:space="preserve"> Follow ISO-25010 recommendations to deliver a service that is highly Secure, Functional, Maintainable, </w:t>
      </w:r>
      <w:proofErr w:type="spellStart"/>
      <w:r>
        <w:t>Enhanceable</w:t>
      </w:r>
      <w:proofErr w:type="spellEnd"/>
      <w:r>
        <w:t>, Performant by being designed according to Modular, Demonstrable (</w:t>
      </w:r>
      <w:proofErr w:type="spellStart"/>
      <w:r>
        <w:t>ie</w:t>
      </w:r>
      <w:proofErr w:type="spellEnd"/>
      <w:r>
        <w:t>, Testable), Automated development practices.</w:t>
      </w:r>
    </w:p>
  </w:footnote>
  <w:footnote w:id="6">
    <w:p w:rsidR="00475A72" w:rsidP="00D32FC1" w:rsidRDefault="00475A72" w14:paraId="4345ED38" w14:textId="77777777">
      <w:pPr>
        <w:pStyle w:val="FootnoteText"/>
      </w:pPr>
      <w:r>
        <w:rPr>
          <w:rStyle w:val="FootnoteReference"/>
        </w:rPr>
        <w:footnoteRef/>
      </w:r>
      <w:r>
        <w:t xml:space="preserve"> A Security Risk Assessment (SRA)</w:t>
      </w:r>
    </w:p>
  </w:footnote>
  <w:footnote w:id="7">
    <w:p w:rsidR="00475A72" w:rsidP="00D32FC1" w:rsidRDefault="00475A72" w14:paraId="6CAA4353" w14:textId="77777777">
      <w:pPr>
        <w:pStyle w:val="FootnoteText"/>
      </w:pPr>
      <w:r>
        <w:rPr>
          <w:rStyle w:val="FootnoteReference"/>
        </w:rPr>
        <w:footnoteRef/>
      </w:r>
      <w:r>
        <w:t xml:space="preserve"> A Control Validation Plan (CVP)</w:t>
      </w:r>
    </w:p>
  </w:footnote>
  <w:footnote w:id="8">
    <w:p w:rsidR="00CF59CF" w:rsidRDefault="00CF59CF" w14:paraId="265C8F86" w14:textId="534C24A2">
      <w:pPr>
        <w:pStyle w:val="FootnoteText"/>
      </w:pPr>
      <w:r>
        <w:rPr>
          <w:rStyle w:val="FootnoteReference"/>
        </w:rPr>
        <w:footnoteRef/>
      </w:r>
      <w:r>
        <w:t xml:space="preserve"> </w:t>
      </w:r>
      <w:r>
        <w:rPr>
          <w:lang w:val="en-US"/>
        </w:rPr>
        <w:t xml:space="preserve">in many cases -- but not all </w:t>
      </w:r>
      <w:r w:rsidR="00634FBF">
        <w:rPr>
          <w:lang w:val="en-US"/>
        </w:rPr>
        <w:t>–</w:t>
      </w:r>
      <w:r>
        <w:rPr>
          <w:lang w:val="en-US"/>
        </w:rPr>
        <w:t xml:space="preserve"> </w:t>
      </w:r>
      <w:r w:rsidR="00634FBF">
        <w:rPr>
          <w:lang w:val="en-US"/>
        </w:rPr>
        <w:t xml:space="preserve">supported by </w:t>
      </w:r>
      <w:r>
        <w:rPr>
          <w:lang w:val="en-US"/>
        </w:rPr>
        <w:t>a Technical Risk Assessment (TRA).</w:t>
      </w:r>
    </w:p>
  </w:footnote>
  <w:footnote w:id="9">
    <w:p w:rsidR="003C0A5A" w:rsidP="003C0A5A" w:rsidRDefault="003C0A5A" w14:paraId="1C7866B5" w14:textId="77777777">
      <w:pPr>
        <w:pStyle w:val="FootnoteText"/>
      </w:pPr>
      <w:r>
        <w:rPr>
          <w:rStyle w:val="FootnoteReference"/>
        </w:rPr>
        <w:footnoteRef/>
      </w:r>
      <w:r>
        <w:t xml:space="preserve"> </w:t>
      </w:r>
      <w:r w:rsidRPr="00B00119">
        <w:t>https://bit.ly/3ktAJ2j</w:t>
      </w:r>
    </w:p>
  </w:footnote>
  <w:footnote w:id="10">
    <w:p w:rsidR="00FB6EB9" w:rsidP="00FB6EB9" w:rsidRDefault="00FB6EB9" w14:paraId="13328D12" w14:textId="555E11BC">
      <w:pPr>
        <w:pStyle w:val="FootnoteText"/>
      </w:pPr>
      <w:r>
        <w:rPr>
          <w:rStyle w:val="FootnoteReference"/>
        </w:rPr>
        <w:footnoteRef/>
      </w:r>
      <w:r>
        <w:t xml:space="preserve"> </w:t>
      </w:r>
      <w:r w:rsidRPr="00CB4AA6" w:rsidR="00CB4AA6">
        <w:t>https://bit.ly/36AztCg</w:t>
      </w:r>
    </w:p>
  </w:footnote>
  <w:footnote w:id="11">
    <w:p w:rsidR="00187E7A" w:rsidRDefault="00187E7A" w14:paraId="6D1469E7" w14:textId="7A69C60C">
      <w:pPr>
        <w:pStyle w:val="FootnoteText"/>
      </w:pPr>
      <w:r>
        <w:rPr>
          <w:rStyle w:val="FootnoteReference"/>
        </w:rPr>
        <w:footnoteRef/>
      </w:r>
      <w:r>
        <w:t xml:space="preserve"> In 2021, Wendy Hamilton</w:t>
      </w:r>
    </w:p>
  </w:footnote>
  <w:footnote w:id="12">
    <w:p w:rsidR="002D47BD" w:rsidP="002D47BD" w:rsidRDefault="002D47BD" w14:paraId="3D54F68F" w14:textId="77777777">
      <w:pPr>
        <w:pStyle w:val="FootnoteText"/>
      </w:pPr>
      <w:r>
        <w:rPr>
          <w:rStyle w:val="FootnoteReference"/>
        </w:rPr>
        <w:footnoteRef/>
      </w:r>
      <w:r>
        <w:t xml:space="preserve"> A Technical Security Assessment (TSA)</w:t>
      </w:r>
    </w:p>
  </w:footnote>
  <w:footnote w:id="13">
    <w:p w:rsidR="00442ABC" w:rsidRDefault="00442ABC" w14:paraId="3F359126" w14:textId="5F8A85C2">
      <w:pPr>
        <w:pStyle w:val="FootnoteText"/>
      </w:pPr>
      <w:r>
        <w:rPr>
          <w:rStyle w:val="FootnoteReference"/>
        </w:rPr>
        <w:footnoteRef/>
      </w:r>
      <w:r>
        <w:t xml:space="preserve"> </w:t>
      </w:r>
      <w:r w:rsidR="00E26F9C">
        <w:t xml:space="preserve">As a ballpark figure, budget </w:t>
      </w:r>
      <w:r>
        <w:t>40K</w:t>
      </w:r>
      <w:r w:rsidR="00E26F9C">
        <w:t>+</w:t>
      </w:r>
      <w:r>
        <w:t xml:space="preserve">, </w:t>
      </w:r>
      <w:r w:rsidR="00E26F9C">
        <w:t xml:space="preserve">up </w:t>
      </w:r>
      <w:r>
        <w:t>to 100K for medium to high</w:t>
      </w:r>
      <w:r w:rsidR="00E26F9C">
        <w:t>er</w:t>
      </w:r>
      <w:r>
        <w:t xml:space="preserve"> risk</w:t>
      </w:r>
      <w:r w:rsidR="00E26F9C">
        <w:t xml:space="preserve"> </w:t>
      </w:r>
      <w:r>
        <w:t>projects.</w:t>
      </w:r>
    </w:p>
  </w:footnote>
  <w:footnote w:id="14">
    <w:p w:rsidR="00834FF9" w:rsidP="00834FF9" w:rsidRDefault="00A03843" w14:paraId="6773103A" w14:textId="77777777">
      <w:pPr>
        <w:pStyle w:val="CommentText"/>
      </w:pPr>
      <w:r>
        <w:rPr>
          <w:rStyle w:val="FootnoteReference"/>
        </w:rPr>
        <w:footnoteRef/>
      </w:r>
      <w:r>
        <w:t xml:space="preserve"> Note that this organisation manages risk with a simplified 3x3 matrix</w:t>
      </w:r>
      <w:r w:rsidR="00834FF9">
        <w:t xml:space="preserve">: </w:t>
      </w:r>
      <w:hyperlink w:history="1" r:id="rId2">
        <w:r w:rsidR="00834FF9">
          <w:rPr>
            <w:rStyle w:val="Hyperlink"/>
          </w:rPr>
          <w:t>Enterprise Risk Management Framework (moe.govt.nz)</w:t>
        </w:r>
      </w:hyperlink>
    </w:p>
    <w:p w:rsidR="00A03843" w:rsidRDefault="00A03843" w14:paraId="637A2C83" w14:textId="44427403">
      <w:pPr>
        <w:pStyle w:val="FootnoteText"/>
      </w:pPr>
    </w:p>
  </w:footnote>
  <w:footnote w:id="15">
    <w:p w:rsidR="002D47BD" w:rsidP="002D47BD" w:rsidRDefault="002D47BD" w14:paraId="67A5743F" w14:textId="77777777">
      <w:pPr>
        <w:pStyle w:val="FootnoteText"/>
      </w:pPr>
      <w:r>
        <w:rPr>
          <w:rStyle w:val="FootnoteReference"/>
        </w:rPr>
        <w:footnoteRef/>
      </w:r>
      <w:r>
        <w:t xml:space="preserve"> the Control Validation Plan (CVP)</w:t>
      </w:r>
    </w:p>
  </w:footnote>
  <w:footnote w:id="16">
    <w:p w:rsidR="00A03843" w:rsidP="00A03843" w:rsidRDefault="00A03843" w14:paraId="37413A94" w14:textId="08BB204E">
      <w:pPr>
        <w:pStyle w:val="CommentText"/>
      </w:pPr>
      <w:r>
        <w:rPr>
          <w:rStyle w:val="FootnoteReference"/>
        </w:rPr>
        <w:footnoteRef/>
      </w:r>
      <w:r>
        <w:t xml:space="preserve"> Note that this organisation </w:t>
      </w:r>
      <w:r w:rsidR="00834FF9">
        <w:t xml:space="preserve">uses </w:t>
      </w:r>
      <w:r>
        <w:t>a simplified 3x3 matrix</w:t>
      </w:r>
      <w:r w:rsidR="00834FF9">
        <w:t xml:space="preserve">: </w:t>
      </w:r>
      <w:hyperlink w:history="1" r:id="rId3">
        <w:r>
          <w:rPr>
            <w:rStyle w:val="Hyperlink"/>
          </w:rPr>
          <w:t>Enterprise Risk Management Framework (moe.govt.nz)</w:t>
        </w:r>
      </w:hyperlink>
    </w:p>
    <w:p w:rsidR="00A03843" w:rsidRDefault="00A03843" w14:paraId="3676A2C1" w14:textId="5C710333">
      <w:pPr>
        <w:pStyle w:val="FootnoteText"/>
      </w:pPr>
      <w:r>
        <w:t>.</w:t>
      </w:r>
    </w:p>
  </w:footnote>
  <w:footnote w:id="17">
    <w:p w:rsidR="00475A72" w:rsidP="00FD613C" w:rsidRDefault="00475A72" w14:paraId="561BC2D7" w14:textId="77777777">
      <w:pPr>
        <w:pStyle w:val="FootnoteText"/>
      </w:pPr>
      <w:r>
        <w:rPr>
          <w:rStyle w:val="FootnoteReference"/>
        </w:rPr>
        <w:footnoteRef/>
      </w:r>
      <w:r>
        <w:t xml:space="preserve"> By Sonia</w:t>
      </w:r>
    </w:p>
  </w:footnote>
  <w:footnote w:id="18">
    <w:p w:rsidR="00475A72" w:rsidP="00FD613C" w:rsidRDefault="00475A72" w14:paraId="020E8940" w14:textId="77777777">
      <w:pPr>
        <w:pStyle w:val="FootnoteText"/>
      </w:pPr>
      <w:r>
        <w:rPr>
          <w:rStyle w:val="FootnoteReference"/>
        </w:rPr>
        <w:footnoteRef/>
      </w:r>
      <w:r>
        <w:t xml:space="preserve"> See Colleen Meads for a template.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2B95"/>
    <w:multiLevelType w:val="multilevel"/>
    <w:tmpl w:val="3C0CE4D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hint="default" w:ascii="Symbol" w:hAnsi="Symbol"/>
        <w:b w:val="0"/>
        <w:i w:val="0"/>
        <w:sz w:val="20"/>
      </w:rPr>
    </w:lvl>
    <w:lvl w:ilvl="1">
      <w:start w:val="1"/>
      <w:numFmt w:val="bullet"/>
      <w:lvlText w:val=""/>
      <w:lvlJc w:val="left"/>
      <w:pPr>
        <w:ind w:left="680" w:hanging="340"/>
      </w:pPr>
      <w:rPr>
        <w:rFonts w:hint="default" w:ascii="Symbol" w:hAnsi="Symbol"/>
      </w:rPr>
    </w:lvl>
    <w:lvl w:ilvl="2">
      <w:start w:val="1"/>
      <w:numFmt w:val="bullet"/>
      <w:lvlText w:val=""/>
      <w:lvlJc w:val="left"/>
      <w:pPr>
        <w:ind w:left="1020" w:hanging="340"/>
      </w:pPr>
      <w:rPr>
        <w:rFonts w:hint="default" w:ascii="Symbol" w:hAnsi="Symbol"/>
      </w:rPr>
    </w:lvl>
    <w:lvl w:ilvl="3">
      <w:start w:val="1"/>
      <w:numFmt w:val="bullet"/>
      <w:lvlText w:val=""/>
      <w:lvlJc w:val="left"/>
      <w:pPr>
        <w:ind w:left="1361" w:hanging="341"/>
      </w:pPr>
      <w:rPr>
        <w:rFonts w:hint="default" w:ascii="Symbol" w:hAnsi="Symbol"/>
        <w:b w:val="0"/>
        <w:i w:val="0"/>
        <w:sz w:val="20"/>
      </w:rPr>
    </w:lvl>
    <w:lvl w:ilvl="4">
      <w:start w:val="1"/>
      <w:numFmt w:val="bullet"/>
      <w:lvlText w:val=""/>
      <w:lvlJc w:val="left"/>
      <w:pPr>
        <w:ind w:left="1700" w:hanging="340"/>
      </w:pPr>
      <w:rPr>
        <w:rFonts w:hint="default" w:ascii="Symbol" w:hAnsi="Symbol"/>
      </w:rPr>
    </w:lvl>
    <w:lvl w:ilvl="5">
      <w:start w:val="1"/>
      <w:numFmt w:val="bullet"/>
      <w:lvlText w:val=""/>
      <w:lvlJc w:val="left"/>
      <w:pPr>
        <w:ind w:left="2040" w:hanging="340"/>
      </w:pPr>
      <w:rPr>
        <w:rFonts w:hint="default" w:ascii="Symbol" w:hAnsi="Symbol"/>
      </w:rPr>
    </w:lvl>
    <w:lvl w:ilvl="6">
      <w:start w:val="1"/>
      <w:numFmt w:val="bullet"/>
      <w:lvlText w:val=""/>
      <w:lvlJc w:val="left"/>
      <w:pPr>
        <w:ind w:left="2380" w:hanging="340"/>
      </w:pPr>
      <w:rPr>
        <w:rFonts w:hint="default" w:ascii="Symbol" w:hAnsi="Symbol"/>
      </w:rPr>
    </w:lvl>
    <w:lvl w:ilvl="7">
      <w:start w:val="1"/>
      <w:numFmt w:val="bullet"/>
      <w:lvlText w:val="o"/>
      <w:lvlJc w:val="left"/>
      <w:pPr>
        <w:ind w:left="2720" w:hanging="340"/>
      </w:pPr>
      <w:rPr>
        <w:rFonts w:hint="default" w:ascii="Courier New" w:hAnsi="Courier New" w:cs="Courier New"/>
      </w:rPr>
    </w:lvl>
    <w:lvl w:ilvl="8">
      <w:start w:val="1"/>
      <w:numFmt w:val="bullet"/>
      <w:lvlText w:val=""/>
      <w:lvlJc w:val="left"/>
      <w:pPr>
        <w:ind w:left="3060" w:hanging="340"/>
      </w:pPr>
      <w:rPr>
        <w:rFonts w:hint="default" w:ascii="Wingdings" w:hAnsi="Wingdings"/>
      </w:rPr>
    </w:lvl>
  </w:abstractNum>
  <w:abstractNum w:abstractNumId="2" w15:restartNumberingAfterBreak="0">
    <w:nsid w:val="39BF15FC"/>
    <w:multiLevelType w:val="hybridMultilevel"/>
    <w:tmpl w:val="36F257DA"/>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50062F5B"/>
    <w:multiLevelType w:val="multilevel"/>
    <w:tmpl w:val="D06C479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DDD3040"/>
    <w:multiLevelType w:val="hybridMultilevel"/>
    <w:tmpl w:val="E9ECC4FC"/>
    <w:lvl w:ilvl="0" w:tplc="A6CC7C10">
      <w:start w:val="1"/>
      <w:numFmt w:val="bullet"/>
      <w:lvlText w:val=""/>
      <w:lvlJc w:val="left"/>
      <w:pPr>
        <w:ind w:left="720" w:hanging="360"/>
      </w:pPr>
      <w:rPr>
        <w:rFonts w:hint="default" w:ascii="Symbol" w:hAnsi="Symbol" w:eastAsiaTheme="minorHAnsi" w:cstheme="minorBidi"/>
        <w:i/>
      </w:rPr>
    </w:lvl>
    <w:lvl w:ilvl="1" w:tplc="14090003">
      <w:start w:val="1"/>
      <w:numFmt w:val="bullet"/>
      <w:lvlText w:val="o"/>
      <w:lvlJc w:val="left"/>
      <w:pPr>
        <w:ind w:left="1440" w:hanging="360"/>
      </w:pPr>
      <w:rPr>
        <w:rFonts w:hint="default" w:ascii="Courier New" w:hAnsi="Courier New" w:cs="Courier New"/>
      </w:rPr>
    </w:lvl>
    <w:lvl w:ilvl="2" w:tplc="14090005">
      <w:start w:val="1"/>
      <w:numFmt w:val="bullet"/>
      <w:lvlText w:val=""/>
      <w:lvlJc w:val="left"/>
      <w:pPr>
        <w:ind w:left="2160" w:hanging="360"/>
      </w:pPr>
      <w:rPr>
        <w:rFonts w:hint="default" w:ascii="Wingdings" w:hAnsi="Wingdings"/>
      </w:rPr>
    </w:lvl>
    <w:lvl w:ilvl="3" w:tplc="14090001">
      <w:start w:val="1"/>
      <w:numFmt w:val="bullet"/>
      <w:lvlText w:val=""/>
      <w:lvlJc w:val="left"/>
      <w:pPr>
        <w:ind w:left="2880" w:hanging="360"/>
      </w:pPr>
      <w:rPr>
        <w:rFonts w:hint="default" w:ascii="Symbol" w:hAnsi="Symbol"/>
      </w:rPr>
    </w:lvl>
    <w:lvl w:ilvl="4" w:tplc="14090003">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5" w15:restartNumberingAfterBreak="0">
    <w:nsid w:val="71A17A34"/>
    <w:multiLevelType w:val="multilevel"/>
    <w:tmpl w:val="0932100C"/>
    <w:lvl w:ilvl="0">
      <w:start w:val="1"/>
      <w:numFmt w:val="decimal"/>
      <w:pStyle w:val="Heading1"/>
      <w:lvlText w:val="%1"/>
      <w:lvlJc w:val="left"/>
      <w:pPr>
        <w:ind w:left="432" w:hanging="432"/>
      </w:pPr>
      <w:rPr>
        <w:rFonts w:hint="default" w:ascii="Consolas" w:hAnsi="Consolas"/>
        <w:color w:val="95B3D7" w:themeColor="accent1" w:themeTint="99"/>
        <w:sz w:val="16"/>
      </w:rPr>
    </w:lvl>
    <w:lvl w:ilvl="1">
      <w:start w:val="1"/>
      <w:numFmt w:val="decimal"/>
      <w:pStyle w:val="Heading2"/>
      <w:lvlText w:val="%1.%2"/>
      <w:lvlJc w:val="left"/>
      <w:pPr>
        <w:ind w:left="576" w:hanging="576"/>
      </w:pPr>
      <w:rPr>
        <w:rFonts w:hint="default" w:ascii="Consolas" w:hAnsi="Consolas"/>
        <w:color w:val="95B3D7" w:themeColor="accent1" w:themeTint="99"/>
        <w:sz w:val="16"/>
      </w:rPr>
    </w:lvl>
    <w:lvl w:ilvl="2">
      <w:start w:val="1"/>
      <w:numFmt w:val="decimal"/>
      <w:pStyle w:val="Heading3"/>
      <w:lvlText w:val="%1.%2.%3"/>
      <w:lvlJc w:val="left"/>
      <w:pPr>
        <w:ind w:left="720" w:hanging="720"/>
      </w:pPr>
      <w:rPr>
        <w:rFonts w:hint="default" w:ascii="Consolas" w:hAnsi="Consolas"/>
        <w:color w:val="95B3D7" w:themeColor="accent1" w:themeTint="99"/>
        <w:sz w:val="16"/>
      </w:rPr>
    </w:lvl>
    <w:lvl w:ilvl="3">
      <w:start w:val="1"/>
      <w:numFmt w:val="decimal"/>
      <w:pStyle w:val="Heading4"/>
      <w:lvlText w:val="%1.%2.%3.%4"/>
      <w:lvlJc w:val="left"/>
      <w:pPr>
        <w:ind w:left="864" w:hanging="864"/>
      </w:pPr>
      <w:rPr>
        <w:rFonts w:hint="default" w:ascii="Consolas" w:hAnsi="Consolas"/>
        <w:color w:val="95B3D7" w:themeColor="accent1" w:themeTint="99"/>
        <w:sz w:val="16"/>
      </w:rPr>
    </w:lvl>
    <w:lvl w:ilvl="4">
      <w:start w:val="1"/>
      <w:numFmt w:val="decimal"/>
      <w:pStyle w:val="Heading5"/>
      <w:lvlText w:val="%1.%2.%3.%4.%5"/>
      <w:lvlJc w:val="left"/>
      <w:pPr>
        <w:ind w:left="1008" w:hanging="1008"/>
      </w:pPr>
      <w:rPr>
        <w:rFonts w:hint="default" w:ascii="Consolas" w:hAnsi="Consolas"/>
        <w:color w:val="95B3D7" w:themeColor="accent1" w:themeTint="99"/>
        <w:sz w:val="16"/>
      </w:rPr>
    </w:lvl>
    <w:lvl w:ilvl="5">
      <w:start w:val="1"/>
      <w:numFmt w:val="decimal"/>
      <w:pStyle w:val="Heading6"/>
      <w:lvlText w:val="%1.%2.%3.%4.%5.%6"/>
      <w:lvlJc w:val="left"/>
      <w:pPr>
        <w:ind w:left="1152" w:hanging="1152"/>
      </w:pPr>
      <w:rPr>
        <w:rFonts w:hint="default" w:ascii="Consolas" w:hAnsi="Consolas"/>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771D772C"/>
    <w:multiLevelType w:val="hybridMultilevel"/>
    <w:tmpl w:val="3890444C"/>
    <w:lvl w:ilvl="0" w:tplc="B82C221E">
      <w:numFmt w:val="bullet"/>
      <w:lvlText w:val="-"/>
      <w:lvlJc w:val="left"/>
      <w:pPr>
        <w:ind w:left="720" w:hanging="360"/>
      </w:pPr>
      <w:rPr>
        <w:rFonts w:hint="default" w:ascii="Calibri" w:hAnsi="Calibri" w:cs="Calibri" w:eastAsiaTheme="minorHAnsi"/>
      </w:rPr>
    </w:lvl>
    <w:lvl w:ilvl="1" w:tplc="14090003">
      <w:start w:val="1"/>
      <w:numFmt w:val="bullet"/>
      <w:lvlText w:val="o"/>
      <w:lvlJc w:val="left"/>
      <w:pPr>
        <w:ind w:left="1440" w:hanging="360"/>
      </w:pPr>
      <w:rPr>
        <w:rFonts w:hint="default" w:ascii="Courier New" w:hAnsi="Courier New" w:cs="Courier New"/>
      </w:rPr>
    </w:lvl>
    <w:lvl w:ilvl="2" w:tplc="8C3EC176">
      <w:numFmt w:val="bullet"/>
      <w:lvlText w:val=""/>
      <w:lvlJc w:val="left"/>
      <w:pPr>
        <w:ind w:left="2160" w:hanging="360"/>
      </w:pPr>
      <w:rPr>
        <w:rFonts w:hint="default" w:ascii="Symbol" w:hAnsi="Symbol" w:eastAsiaTheme="minorHAnsi" w:cstheme="minorBidi"/>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5"/>
  </w:num>
  <w:num w:numId="4">
    <w:abstractNumId w:val="6"/>
  </w:num>
  <w:num w:numId="5">
    <w:abstractNumId w:val="4"/>
  </w:num>
  <w:num w:numId="6">
    <w:abstractNumId w:val="2"/>
  </w:num>
  <w:num w:numId="7">
    <w:abstractNumId w:val="5"/>
  </w:num>
  <w:num w:numId="8">
    <w:abstractNumId w:val="5"/>
  </w:num>
  <w:num w:numId="9">
    <w:abstractNumId w:val="5"/>
  </w:num>
  <w:num w:numId="10">
    <w:abstractNumId w:val="5"/>
  </w:num>
  <w:num w:numId="11">
    <w:abstractNumId w:val="0"/>
  </w:num>
  <w:num w:numId="12">
    <w:abstractNumId w:val="5"/>
  </w:num>
  <w:num w:numId="13">
    <w:abstractNumId w:val="3"/>
  </w:num>
  <w:num w:numId="14">
    <w:abstractNumId w:val="5"/>
  </w:num>
  <w:num w:numId="15">
    <w:abstractNumId w:val="5"/>
  </w:num>
  <w:num w:numId="16">
    <w:abstractNumId w:val="5"/>
  </w:num>
  <w:num w:numId="17">
    <w:abstractNumId w:val="5"/>
  </w:num>
  <w:num w:numId="18">
    <w:abstractNumId w:val="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Torley">
    <w15:person w15:author="Sky Sigal">
      <w15:person w15:author="Jogeshni Prasad">
        <w15:presenceInfo w15:providerId="AD" w15:userId="S::prasadj@moe.govt.nz::6c564d13-35b4-44e9-9607-b2eeec466c39"/>
      </w15:person>
      <w15:person w15:author="Yujia Huang">
        <w15:presenceInfo w15:providerId="AD" w15:userId="S::huangy@moe.govt.nz::e96ace61-803a-40e5-a43a-42011824eff8"/>
      </w15:person>
    </w15:perso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F8C"/>
    <w:rsid w:val="00000020"/>
    <w:rsid w:val="0000218F"/>
    <w:rsid w:val="0000275A"/>
    <w:rsid w:val="00003CD5"/>
    <w:rsid w:val="00010657"/>
    <w:rsid w:val="00011283"/>
    <w:rsid w:val="00012184"/>
    <w:rsid w:val="00014382"/>
    <w:rsid w:val="00020C10"/>
    <w:rsid w:val="000223A5"/>
    <w:rsid w:val="00025619"/>
    <w:rsid w:val="000258F8"/>
    <w:rsid w:val="00030281"/>
    <w:rsid w:val="0003029B"/>
    <w:rsid w:val="00032F81"/>
    <w:rsid w:val="00032FE3"/>
    <w:rsid w:val="0003391E"/>
    <w:rsid w:val="0003519A"/>
    <w:rsid w:val="00043936"/>
    <w:rsid w:val="0004664B"/>
    <w:rsid w:val="00046D22"/>
    <w:rsid w:val="00054B27"/>
    <w:rsid w:val="000562A9"/>
    <w:rsid w:val="0005773A"/>
    <w:rsid w:val="00057B9D"/>
    <w:rsid w:val="00063B87"/>
    <w:rsid w:val="00065C27"/>
    <w:rsid w:val="00066483"/>
    <w:rsid w:val="000672EE"/>
    <w:rsid w:val="000679D5"/>
    <w:rsid w:val="00067BD3"/>
    <w:rsid w:val="00070704"/>
    <w:rsid w:val="00072FDD"/>
    <w:rsid w:val="000735B6"/>
    <w:rsid w:val="0007360C"/>
    <w:rsid w:val="00073862"/>
    <w:rsid w:val="000769B0"/>
    <w:rsid w:val="00077353"/>
    <w:rsid w:val="00080690"/>
    <w:rsid w:val="000809F3"/>
    <w:rsid w:val="00082271"/>
    <w:rsid w:val="000850F0"/>
    <w:rsid w:val="000901A0"/>
    <w:rsid w:val="000935AE"/>
    <w:rsid w:val="00093AB4"/>
    <w:rsid w:val="00094EF3"/>
    <w:rsid w:val="00095A5A"/>
    <w:rsid w:val="00096276"/>
    <w:rsid w:val="000A070B"/>
    <w:rsid w:val="000A51ED"/>
    <w:rsid w:val="000A6354"/>
    <w:rsid w:val="000A7999"/>
    <w:rsid w:val="000B1784"/>
    <w:rsid w:val="000B1EE8"/>
    <w:rsid w:val="000B3B94"/>
    <w:rsid w:val="000B41B3"/>
    <w:rsid w:val="000B4CEC"/>
    <w:rsid w:val="000B4F6F"/>
    <w:rsid w:val="000B6425"/>
    <w:rsid w:val="000B6F6E"/>
    <w:rsid w:val="000C0EF3"/>
    <w:rsid w:val="000C48DE"/>
    <w:rsid w:val="000C4EDC"/>
    <w:rsid w:val="000C6D36"/>
    <w:rsid w:val="000C6DAC"/>
    <w:rsid w:val="000D0429"/>
    <w:rsid w:val="000D29FC"/>
    <w:rsid w:val="000D7736"/>
    <w:rsid w:val="000E05FE"/>
    <w:rsid w:val="000E2A80"/>
    <w:rsid w:val="000E48A6"/>
    <w:rsid w:val="000E5B45"/>
    <w:rsid w:val="000E7493"/>
    <w:rsid w:val="000F19AB"/>
    <w:rsid w:val="000F2261"/>
    <w:rsid w:val="000F282A"/>
    <w:rsid w:val="000F2E42"/>
    <w:rsid w:val="000F3047"/>
    <w:rsid w:val="000F380C"/>
    <w:rsid w:val="00101AC8"/>
    <w:rsid w:val="00101B5B"/>
    <w:rsid w:val="001049FB"/>
    <w:rsid w:val="00105CFE"/>
    <w:rsid w:val="00106673"/>
    <w:rsid w:val="001073BF"/>
    <w:rsid w:val="00114964"/>
    <w:rsid w:val="001155C7"/>
    <w:rsid w:val="00116A1B"/>
    <w:rsid w:val="0012269A"/>
    <w:rsid w:val="00122CC1"/>
    <w:rsid w:val="00124291"/>
    <w:rsid w:val="00124E4A"/>
    <w:rsid w:val="00126B63"/>
    <w:rsid w:val="00127334"/>
    <w:rsid w:val="00127F7E"/>
    <w:rsid w:val="00133DA4"/>
    <w:rsid w:val="00136978"/>
    <w:rsid w:val="001369F1"/>
    <w:rsid w:val="00136C31"/>
    <w:rsid w:val="001407C8"/>
    <w:rsid w:val="001434A1"/>
    <w:rsid w:val="001439CC"/>
    <w:rsid w:val="001503F1"/>
    <w:rsid w:val="001513D9"/>
    <w:rsid w:val="00152BDE"/>
    <w:rsid w:val="001548FD"/>
    <w:rsid w:val="00155BEB"/>
    <w:rsid w:val="0016079B"/>
    <w:rsid w:val="001611D4"/>
    <w:rsid w:val="00161683"/>
    <w:rsid w:val="001639B5"/>
    <w:rsid w:val="00163C30"/>
    <w:rsid w:val="00165F33"/>
    <w:rsid w:val="00166900"/>
    <w:rsid w:val="00167BF1"/>
    <w:rsid w:val="00171CBD"/>
    <w:rsid w:val="0017369A"/>
    <w:rsid w:val="001753C2"/>
    <w:rsid w:val="00181303"/>
    <w:rsid w:val="00184385"/>
    <w:rsid w:val="001843B1"/>
    <w:rsid w:val="00187E7A"/>
    <w:rsid w:val="001900CC"/>
    <w:rsid w:val="00190572"/>
    <w:rsid w:val="001912C3"/>
    <w:rsid w:val="00191723"/>
    <w:rsid w:val="00191A2F"/>
    <w:rsid w:val="00191F8A"/>
    <w:rsid w:val="00194767"/>
    <w:rsid w:val="00195A0B"/>
    <w:rsid w:val="001A07BC"/>
    <w:rsid w:val="001A1F67"/>
    <w:rsid w:val="001A39C8"/>
    <w:rsid w:val="001A5186"/>
    <w:rsid w:val="001B1713"/>
    <w:rsid w:val="001B2771"/>
    <w:rsid w:val="001B27BC"/>
    <w:rsid w:val="001B2BC6"/>
    <w:rsid w:val="001B3D08"/>
    <w:rsid w:val="001B561A"/>
    <w:rsid w:val="001B5EAB"/>
    <w:rsid w:val="001B681B"/>
    <w:rsid w:val="001B688B"/>
    <w:rsid w:val="001C727F"/>
    <w:rsid w:val="001D10A8"/>
    <w:rsid w:val="001D48E3"/>
    <w:rsid w:val="001D6244"/>
    <w:rsid w:val="001D6897"/>
    <w:rsid w:val="001E0407"/>
    <w:rsid w:val="001E74D8"/>
    <w:rsid w:val="001F42D9"/>
    <w:rsid w:val="001F4F00"/>
    <w:rsid w:val="001F6DC1"/>
    <w:rsid w:val="00201E7D"/>
    <w:rsid w:val="002066E1"/>
    <w:rsid w:val="0021310D"/>
    <w:rsid w:val="00213616"/>
    <w:rsid w:val="00215607"/>
    <w:rsid w:val="00222F0B"/>
    <w:rsid w:val="00223D4C"/>
    <w:rsid w:val="00224790"/>
    <w:rsid w:val="00225F9A"/>
    <w:rsid w:val="0022777F"/>
    <w:rsid w:val="00232880"/>
    <w:rsid w:val="00232E72"/>
    <w:rsid w:val="002363B0"/>
    <w:rsid w:val="0023758D"/>
    <w:rsid w:val="00240B7A"/>
    <w:rsid w:val="002472BC"/>
    <w:rsid w:val="00251722"/>
    <w:rsid w:val="002528C8"/>
    <w:rsid w:val="00253A57"/>
    <w:rsid w:val="00254799"/>
    <w:rsid w:val="00255210"/>
    <w:rsid w:val="00256A83"/>
    <w:rsid w:val="00257F61"/>
    <w:rsid w:val="0026345A"/>
    <w:rsid w:val="00265607"/>
    <w:rsid w:val="0026791E"/>
    <w:rsid w:val="00271C7D"/>
    <w:rsid w:val="00274A6B"/>
    <w:rsid w:val="00275820"/>
    <w:rsid w:val="00277888"/>
    <w:rsid w:val="002810B3"/>
    <w:rsid w:val="002829FA"/>
    <w:rsid w:val="00282D7B"/>
    <w:rsid w:val="002957F2"/>
    <w:rsid w:val="002A2A9C"/>
    <w:rsid w:val="002A45FF"/>
    <w:rsid w:val="002B096C"/>
    <w:rsid w:val="002B0A55"/>
    <w:rsid w:val="002B5329"/>
    <w:rsid w:val="002B5DEA"/>
    <w:rsid w:val="002C0BAB"/>
    <w:rsid w:val="002C20CA"/>
    <w:rsid w:val="002C2E61"/>
    <w:rsid w:val="002C4675"/>
    <w:rsid w:val="002C5154"/>
    <w:rsid w:val="002C614D"/>
    <w:rsid w:val="002D2077"/>
    <w:rsid w:val="002D2E38"/>
    <w:rsid w:val="002D2EFD"/>
    <w:rsid w:val="002D3422"/>
    <w:rsid w:val="002D425F"/>
    <w:rsid w:val="002D47BD"/>
    <w:rsid w:val="002D4B02"/>
    <w:rsid w:val="002D64D0"/>
    <w:rsid w:val="002D7CCF"/>
    <w:rsid w:val="002E76C3"/>
    <w:rsid w:val="002F07EB"/>
    <w:rsid w:val="002F4973"/>
    <w:rsid w:val="002F67F7"/>
    <w:rsid w:val="00300260"/>
    <w:rsid w:val="00300BF4"/>
    <w:rsid w:val="00305AC4"/>
    <w:rsid w:val="00305DA2"/>
    <w:rsid w:val="0031183D"/>
    <w:rsid w:val="00313733"/>
    <w:rsid w:val="00314A5A"/>
    <w:rsid w:val="00315F43"/>
    <w:rsid w:val="00316971"/>
    <w:rsid w:val="00320653"/>
    <w:rsid w:val="00322206"/>
    <w:rsid w:val="003226DF"/>
    <w:rsid w:val="00331552"/>
    <w:rsid w:val="00332FC2"/>
    <w:rsid w:val="003352A7"/>
    <w:rsid w:val="003366CC"/>
    <w:rsid w:val="00337910"/>
    <w:rsid w:val="00342182"/>
    <w:rsid w:val="003454DC"/>
    <w:rsid w:val="00350EFE"/>
    <w:rsid w:val="0035141E"/>
    <w:rsid w:val="00351BB0"/>
    <w:rsid w:val="00352F9D"/>
    <w:rsid w:val="00354C91"/>
    <w:rsid w:val="00356454"/>
    <w:rsid w:val="0036141A"/>
    <w:rsid w:val="00364770"/>
    <w:rsid w:val="00366514"/>
    <w:rsid w:val="00366C4E"/>
    <w:rsid w:val="00367A80"/>
    <w:rsid w:val="00371BB3"/>
    <w:rsid w:val="0037754D"/>
    <w:rsid w:val="00377BA0"/>
    <w:rsid w:val="00381CE4"/>
    <w:rsid w:val="0038412C"/>
    <w:rsid w:val="00384361"/>
    <w:rsid w:val="00391F8C"/>
    <w:rsid w:val="00394F24"/>
    <w:rsid w:val="00396717"/>
    <w:rsid w:val="003A0662"/>
    <w:rsid w:val="003A2016"/>
    <w:rsid w:val="003A2357"/>
    <w:rsid w:val="003A33F3"/>
    <w:rsid w:val="003A44A9"/>
    <w:rsid w:val="003A6801"/>
    <w:rsid w:val="003B0621"/>
    <w:rsid w:val="003B1AC4"/>
    <w:rsid w:val="003B2B08"/>
    <w:rsid w:val="003B2F1A"/>
    <w:rsid w:val="003B4A3D"/>
    <w:rsid w:val="003B6068"/>
    <w:rsid w:val="003B6759"/>
    <w:rsid w:val="003C0A5A"/>
    <w:rsid w:val="003C1D08"/>
    <w:rsid w:val="003C3A9F"/>
    <w:rsid w:val="003C3B00"/>
    <w:rsid w:val="003C60DE"/>
    <w:rsid w:val="003C6F89"/>
    <w:rsid w:val="003C7219"/>
    <w:rsid w:val="003D2660"/>
    <w:rsid w:val="003D34F8"/>
    <w:rsid w:val="003D3755"/>
    <w:rsid w:val="003D5157"/>
    <w:rsid w:val="003D66E3"/>
    <w:rsid w:val="003E00DE"/>
    <w:rsid w:val="003E0998"/>
    <w:rsid w:val="003E139B"/>
    <w:rsid w:val="003E1B65"/>
    <w:rsid w:val="003E2089"/>
    <w:rsid w:val="003E23A6"/>
    <w:rsid w:val="003E5287"/>
    <w:rsid w:val="003E6407"/>
    <w:rsid w:val="003E64C0"/>
    <w:rsid w:val="003F0046"/>
    <w:rsid w:val="003F0B4C"/>
    <w:rsid w:val="003F27B1"/>
    <w:rsid w:val="003F30C0"/>
    <w:rsid w:val="003F3D6A"/>
    <w:rsid w:val="003F44F2"/>
    <w:rsid w:val="003F6D09"/>
    <w:rsid w:val="003F7233"/>
    <w:rsid w:val="00400EE3"/>
    <w:rsid w:val="004023FE"/>
    <w:rsid w:val="00405B47"/>
    <w:rsid w:val="004067B5"/>
    <w:rsid w:val="004070B7"/>
    <w:rsid w:val="0041034F"/>
    <w:rsid w:val="00414201"/>
    <w:rsid w:val="004142E0"/>
    <w:rsid w:val="004151AC"/>
    <w:rsid w:val="00416FF3"/>
    <w:rsid w:val="00420AD0"/>
    <w:rsid w:val="0042185C"/>
    <w:rsid w:val="004243F1"/>
    <w:rsid w:val="0042537F"/>
    <w:rsid w:val="0042583A"/>
    <w:rsid w:val="00427A52"/>
    <w:rsid w:val="00430302"/>
    <w:rsid w:val="00430450"/>
    <w:rsid w:val="00430FC2"/>
    <w:rsid w:val="00432363"/>
    <w:rsid w:val="00433D07"/>
    <w:rsid w:val="00433F8F"/>
    <w:rsid w:val="00435AFA"/>
    <w:rsid w:val="00435F61"/>
    <w:rsid w:val="00436B44"/>
    <w:rsid w:val="004375B8"/>
    <w:rsid w:val="0044062B"/>
    <w:rsid w:val="00440E58"/>
    <w:rsid w:val="00441A28"/>
    <w:rsid w:val="004427EB"/>
    <w:rsid w:val="00442ABC"/>
    <w:rsid w:val="004439C1"/>
    <w:rsid w:val="00445139"/>
    <w:rsid w:val="00445FB3"/>
    <w:rsid w:val="00446F9C"/>
    <w:rsid w:val="004526C8"/>
    <w:rsid w:val="00452FED"/>
    <w:rsid w:val="00453086"/>
    <w:rsid w:val="004555C3"/>
    <w:rsid w:val="00457E7D"/>
    <w:rsid w:val="004630F6"/>
    <w:rsid w:val="00463563"/>
    <w:rsid w:val="0046356E"/>
    <w:rsid w:val="004648F1"/>
    <w:rsid w:val="00464FE7"/>
    <w:rsid w:val="00466191"/>
    <w:rsid w:val="0046623D"/>
    <w:rsid w:val="0047126C"/>
    <w:rsid w:val="0047225A"/>
    <w:rsid w:val="00475A72"/>
    <w:rsid w:val="00477A1A"/>
    <w:rsid w:val="00477FDA"/>
    <w:rsid w:val="0048144E"/>
    <w:rsid w:val="0048188A"/>
    <w:rsid w:val="00481E9A"/>
    <w:rsid w:val="004841FB"/>
    <w:rsid w:val="004875EC"/>
    <w:rsid w:val="00493C03"/>
    <w:rsid w:val="004948F1"/>
    <w:rsid w:val="004A27D0"/>
    <w:rsid w:val="004A2DD5"/>
    <w:rsid w:val="004A3421"/>
    <w:rsid w:val="004A6748"/>
    <w:rsid w:val="004B1DA2"/>
    <w:rsid w:val="004B61C5"/>
    <w:rsid w:val="004B6740"/>
    <w:rsid w:val="004C006B"/>
    <w:rsid w:val="004C05D9"/>
    <w:rsid w:val="004C2311"/>
    <w:rsid w:val="004C4C63"/>
    <w:rsid w:val="004D1752"/>
    <w:rsid w:val="004D1B32"/>
    <w:rsid w:val="004E0164"/>
    <w:rsid w:val="004E25E0"/>
    <w:rsid w:val="004E31C5"/>
    <w:rsid w:val="004E6304"/>
    <w:rsid w:val="004F1CF2"/>
    <w:rsid w:val="004F460B"/>
    <w:rsid w:val="004F5967"/>
    <w:rsid w:val="004F60F4"/>
    <w:rsid w:val="004F68CC"/>
    <w:rsid w:val="004F7963"/>
    <w:rsid w:val="00500770"/>
    <w:rsid w:val="00502201"/>
    <w:rsid w:val="00504713"/>
    <w:rsid w:val="00504C26"/>
    <w:rsid w:val="00505329"/>
    <w:rsid w:val="00505CF4"/>
    <w:rsid w:val="00511D02"/>
    <w:rsid w:val="00512672"/>
    <w:rsid w:val="005129AC"/>
    <w:rsid w:val="00513A52"/>
    <w:rsid w:val="00515BDD"/>
    <w:rsid w:val="00521E0F"/>
    <w:rsid w:val="00521F1E"/>
    <w:rsid w:val="0052212E"/>
    <w:rsid w:val="00524DA0"/>
    <w:rsid w:val="0052720E"/>
    <w:rsid w:val="0052740C"/>
    <w:rsid w:val="005301ED"/>
    <w:rsid w:val="00530EC9"/>
    <w:rsid w:val="00532EFC"/>
    <w:rsid w:val="005338EE"/>
    <w:rsid w:val="00533D74"/>
    <w:rsid w:val="00535285"/>
    <w:rsid w:val="005365D5"/>
    <w:rsid w:val="00536936"/>
    <w:rsid w:val="005437F5"/>
    <w:rsid w:val="005457BD"/>
    <w:rsid w:val="0054798C"/>
    <w:rsid w:val="00550192"/>
    <w:rsid w:val="005517BA"/>
    <w:rsid w:val="00552FF7"/>
    <w:rsid w:val="00553401"/>
    <w:rsid w:val="00554B35"/>
    <w:rsid w:val="00555E9E"/>
    <w:rsid w:val="00556E44"/>
    <w:rsid w:val="00557209"/>
    <w:rsid w:val="00560986"/>
    <w:rsid w:val="00564610"/>
    <w:rsid w:val="005670A5"/>
    <w:rsid w:val="00570398"/>
    <w:rsid w:val="00572037"/>
    <w:rsid w:val="00577C9D"/>
    <w:rsid w:val="005803C4"/>
    <w:rsid w:val="005808BE"/>
    <w:rsid w:val="005826F8"/>
    <w:rsid w:val="00583D04"/>
    <w:rsid w:val="005849FF"/>
    <w:rsid w:val="00585CA4"/>
    <w:rsid w:val="0059089D"/>
    <w:rsid w:val="005917C1"/>
    <w:rsid w:val="00591FD2"/>
    <w:rsid w:val="005936FC"/>
    <w:rsid w:val="00595298"/>
    <w:rsid w:val="00595F68"/>
    <w:rsid w:val="005A081D"/>
    <w:rsid w:val="005A1B63"/>
    <w:rsid w:val="005A1F1B"/>
    <w:rsid w:val="005A30AB"/>
    <w:rsid w:val="005A4A01"/>
    <w:rsid w:val="005A4F29"/>
    <w:rsid w:val="005A6A75"/>
    <w:rsid w:val="005B169D"/>
    <w:rsid w:val="005B1F00"/>
    <w:rsid w:val="005B2290"/>
    <w:rsid w:val="005B31D6"/>
    <w:rsid w:val="005B43B6"/>
    <w:rsid w:val="005C0B4F"/>
    <w:rsid w:val="005C0D42"/>
    <w:rsid w:val="005C1ECE"/>
    <w:rsid w:val="005C29C4"/>
    <w:rsid w:val="005C54CD"/>
    <w:rsid w:val="005D09D6"/>
    <w:rsid w:val="005D0CF0"/>
    <w:rsid w:val="005E2578"/>
    <w:rsid w:val="005E3B2A"/>
    <w:rsid w:val="005E49DA"/>
    <w:rsid w:val="005E5FDE"/>
    <w:rsid w:val="005E71C0"/>
    <w:rsid w:val="005F2FF3"/>
    <w:rsid w:val="005F3CA0"/>
    <w:rsid w:val="005F53AF"/>
    <w:rsid w:val="005F5767"/>
    <w:rsid w:val="005F5902"/>
    <w:rsid w:val="005F5C2C"/>
    <w:rsid w:val="005F654C"/>
    <w:rsid w:val="0060032E"/>
    <w:rsid w:val="006056D7"/>
    <w:rsid w:val="00610141"/>
    <w:rsid w:val="00610CA0"/>
    <w:rsid w:val="00613223"/>
    <w:rsid w:val="006146BF"/>
    <w:rsid w:val="00614BEA"/>
    <w:rsid w:val="00614FE2"/>
    <w:rsid w:val="00617606"/>
    <w:rsid w:val="006202DF"/>
    <w:rsid w:val="006221CF"/>
    <w:rsid w:val="006225DA"/>
    <w:rsid w:val="00624DA8"/>
    <w:rsid w:val="00627FF0"/>
    <w:rsid w:val="00630AC3"/>
    <w:rsid w:val="00631606"/>
    <w:rsid w:val="00634064"/>
    <w:rsid w:val="00634FBF"/>
    <w:rsid w:val="0063554E"/>
    <w:rsid w:val="00637363"/>
    <w:rsid w:val="00637E22"/>
    <w:rsid w:val="006405EC"/>
    <w:rsid w:val="00640F62"/>
    <w:rsid w:val="00641371"/>
    <w:rsid w:val="006427DC"/>
    <w:rsid w:val="00643481"/>
    <w:rsid w:val="006463AF"/>
    <w:rsid w:val="00646B7A"/>
    <w:rsid w:val="006508CE"/>
    <w:rsid w:val="00655576"/>
    <w:rsid w:val="00657725"/>
    <w:rsid w:val="00657E83"/>
    <w:rsid w:val="00660F0B"/>
    <w:rsid w:val="00661184"/>
    <w:rsid w:val="00661E09"/>
    <w:rsid w:val="00662703"/>
    <w:rsid w:val="0066452A"/>
    <w:rsid w:val="0066526C"/>
    <w:rsid w:val="00665D82"/>
    <w:rsid w:val="00667247"/>
    <w:rsid w:val="006676B3"/>
    <w:rsid w:val="006714F9"/>
    <w:rsid w:val="00671B53"/>
    <w:rsid w:val="006726E0"/>
    <w:rsid w:val="0067327B"/>
    <w:rsid w:val="00674885"/>
    <w:rsid w:val="0067693E"/>
    <w:rsid w:val="006770F0"/>
    <w:rsid w:val="00680C96"/>
    <w:rsid w:val="00682DC5"/>
    <w:rsid w:val="0068703B"/>
    <w:rsid w:val="00690154"/>
    <w:rsid w:val="0069045C"/>
    <w:rsid w:val="0069316D"/>
    <w:rsid w:val="006975A3"/>
    <w:rsid w:val="006A0DA2"/>
    <w:rsid w:val="006A1EFF"/>
    <w:rsid w:val="006A2D95"/>
    <w:rsid w:val="006A3974"/>
    <w:rsid w:val="006A6CE5"/>
    <w:rsid w:val="006A767E"/>
    <w:rsid w:val="006B2EED"/>
    <w:rsid w:val="006B33C2"/>
    <w:rsid w:val="006B3F5E"/>
    <w:rsid w:val="006B42E5"/>
    <w:rsid w:val="006B49AD"/>
    <w:rsid w:val="006B5443"/>
    <w:rsid w:val="006B5600"/>
    <w:rsid w:val="006B6142"/>
    <w:rsid w:val="006B70D5"/>
    <w:rsid w:val="006B7AC0"/>
    <w:rsid w:val="006C18CB"/>
    <w:rsid w:val="006C2754"/>
    <w:rsid w:val="006C75B5"/>
    <w:rsid w:val="006D0AB3"/>
    <w:rsid w:val="006D0F19"/>
    <w:rsid w:val="006D18CE"/>
    <w:rsid w:val="006D4556"/>
    <w:rsid w:val="006D48D3"/>
    <w:rsid w:val="006D4BDE"/>
    <w:rsid w:val="006D68C4"/>
    <w:rsid w:val="006D6BBE"/>
    <w:rsid w:val="006E1A69"/>
    <w:rsid w:val="006E2211"/>
    <w:rsid w:val="006E342B"/>
    <w:rsid w:val="006E3B18"/>
    <w:rsid w:val="006E423B"/>
    <w:rsid w:val="006E4D2C"/>
    <w:rsid w:val="006E54A7"/>
    <w:rsid w:val="006F4949"/>
    <w:rsid w:val="006F6FFF"/>
    <w:rsid w:val="006F71A2"/>
    <w:rsid w:val="006F7DE3"/>
    <w:rsid w:val="00700C3B"/>
    <w:rsid w:val="007016BB"/>
    <w:rsid w:val="00701704"/>
    <w:rsid w:val="00703859"/>
    <w:rsid w:val="00703CDB"/>
    <w:rsid w:val="007050DA"/>
    <w:rsid w:val="007121B8"/>
    <w:rsid w:val="0071273E"/>
    <w:rsid w:val="00713691"/>
    <w:rsid w:val="007155B5"/>
    <w:rsid w:val="0072074F"/>
    <w:rsid w:val="00721A0E"/>
    <w:rsid w:val="00722470"/>
    <w:rsid w:val="00724609"/>
    <w:rsid w:val="007259B7"/>
    <w:rsid w:val="00726CAC"/>
    <w:rsid w:val="00731EFE"/>
    <w:rsid w:val="0073262A"/>
    <w:rsid w:val="00733024"/>
    <w:rsid w:val="007336FD"/>
    <w:rsid w:val="00733846"/>
    <w:rsid w:val="00741CCA"/>
    <w:rsid w:val="0074799B"/>
    <w:rsid w:val="00754C0E"/>
    <w:rsid w:val="00755CCF"/>
    <w:rsid w:val="007628CB"/>
    <w:rsid w:val="00762A3C"/>
    <w:rsid w:val="00763B16"/>
    <w:rsid w:val="00763FBC"/>
    <w:rsid w:val="00764E25"/>
    <w:rsid w:val="00766AAD"/>
    <w:rsid w:val="00767153"/>
    <w:rsid w:val="007719A6"/>
    <w:rsid w:val="00773C99"/>
    <w:rsid w:val="007740BD"/>
    <w:rsid w:val="00776189"/>
    <w:rsid w:val="0077622A"/>
    <w:rsid w:val="00777416"/>
    <w:rsid w:val="00781034"/>
    <w:rsid w:val="0078758C"/>
    <w:rsid w:val="0079251F"/>
    <w:rsid w:val="00796DC6"/>
    <w:rsid w:val="00797126"/>
    <w:rsid w:val="007A1034"/>
    <w:rsid w:val="007A1590"/>
    <w:rsid w:val="007A1CB7"/>
    <w:rsid w:val="007A1CE7"/>
    <w:rsid w:val="007A2F8C"/>
    <w:rsid w:val="007A4ED1"/>
    <w:rsid w:val="007B188D"/>
    <w:rsid w:val="007B1DC1"/>
    <w:rsid w:val="007B3937"/>
    <w:rsid w:val="007C163C"/>
    <w:rsid w:val="007C1BDC"/>
    <w:rsid w:val="007C2B31"/>
    <w:rsid w:val="007C3316"/>
    <w:rsid w:val="007C3A79"/>
    <w:rsid w:val="007C7DE1"/>
    <w:rsid w:val="007D1A9D"/>
    <w:rsid w:val="007D1EF6"/>
    <w:rsid w:val="007D3401"/>
    <w:rsid w:val="007D517B"/>
    <w:rsid w:val="007D7271"/>
    <w:rsid w:val="007E0E3A"/>
    <w:rsid w:val="007E5D3D"/>
    <w:rsid w:val="007E704B"/>
    <w:rsid w:val="007E7BAD"/>
    <w:rsid w:val="007F0684"/>
    <w:rsid w:val="007F241D"/>
    <w:rsid w:val="007F2C6A"/>
    <w:rsid w:val="007F4B25"/>
    <w:rsid w:val="007F4EE9"/>
    <w:rsid w:val="007F56BF"/>
    <w:rsid w:val="007F5D9C"/>
    <w:rsid w:val="007F79BA"/>
    <w:rsid w:val="00804561"/>
    <w:rsid w:val="00807C46"/>
    <w:rsid w:val="00814145"/>
    <w:rsid w:val="008154A2"/>
    <w:rsid w:val="00817F04"/>
    <w:rsid w:val="00820605"/>
    <w:rsid w:val="008206C8"/>
    <w:rsid w:val="00820710"/>
    <w:rsid w:val="008207A4"/>
    <w:rsid w:val="00822514"/>
    <w:rsid w:val="008229E1"/>
    <w:rsid w:val="00823557"/>
    <w:rsid w:val="00824A34"/>
    <w:rsid w:val="0083118A"/>
    <w:rsid w:val="008311AC"/>
    <w:rsid w:val="00831FA0"/>
    <w:rsid w:val="0083339B"/>
    <w:rsid w:val="008349BC"/>
    <w:rsid w:val="00834E72"/>
    <w:rsid w:val="00834FF9"/>
    <w:rsid w:val="00836993"/>
    <w:rsid w:val="00836E34"/>
    <w:rsid w:val="00843533"/>
    <w:rsid w:val="008463D5"/>
    <w:rsid w:val="00846726"/>
    <w:rsid w:val="00850083"/>
    <w:rsid w:val="0085058B"/>
    <w:rsid w:val="008525C6"/>
    <w:rsid w:val="00852A0D"/>
    <w:rsid w:val="008535A6"/>
    <w:rsid w:val="00855258"/>
    <w:rsid w:val="0085659A"/>
    <w:rsid w:val="00856A46"/>
    <w:rsid w:val="008619C0"/>
    <w:rsid w:val="008619FB"/>
    <w:rsid w:val="00861F7D"/>
    <w:rsid w:val="008629C1"/>
    <w:rsid w:val="00863B0F"/>
    <w:rsid w:val="00863ED5"/>
    <w:rsid w:val="00864859"/>
    <w:rsid w:val="00865B09"/>
    <w:rsid w:val="00873131"/>
    <w:rsid w:val="00873886"/>
    <w:rsid w:val="008750F4"/>
    <w:rsid w:val="00876732"/>
    <w:rsid w:val="00876A79"/>
    <w:rsid w:val="00876BD0"/>
    <w:rsid w:val="00876EFD"/>
    <w:rsid w:val="00883ADE"/>
    <w:rsid w:val="00885D81"/>
    <w:rsid w:val="0089026B"/>
    <w:rsid w:val="00890346"/>
    <w:rsid w:val="008914A8"/>
    <w:rsid w:val="00891CDA"/>
    <w:rsid w:val="008931D7"/>
    <w:rsid w:val="00893C4C"/>
    <w:rsid w:val="0089728A"/>
    <w:rsid w:val="008A0355"/>
    <w:rsid w:val="008B0BAC"/>
    <w:rsid w:val="008B2FC4"/>
    <w:rsid w:val="008B44F2"/>
    <w:rsid w:val="008B457A"/>
    <w:rsid w:val="008B6B5B"/>
    <w:rsid w:val="008B6D80"/>
    <w:rsid w:val="008D0E4B"/>
    <w:rsid w:val="008D10AB"/>
    <w:rsid w:val="008D2251"/>
    <w:rsid w:val="008D5043"/>
    <w:rsid w:val="008D54B1"/>
    <w:rsid w:val="008E4D7F"/>
    <w:rsid w:val="008E6405"/>
    <w:rsid w:val="008E6936"/>
    <w:rsid w:val="008E695E"/>
    <w:rsid w:val="008F07C4"/>
    <w:rsid w:val="008F293A"/>
    <w:rsid w:val="008F3077"/>
    <w:rsid w:val="008F3E3D"/>
    <w:rsid w:val="008F5F2C"/>
    <w:rsid w:val="008F63DA"/>
    <w:rsid w:val="008F6957"/>
    <w:rsid w:val="00903267"/>
    <w:rsid w:val="00903418"/>
    <w:rsid w:val="00911A88"/>
    <w:rsid w:val="00911C06"/>
    <w:rsid w:val="0091394A"/>
    <w:rsid w:val="00913B3F"/>
    <w:rsid w:val="00914ADA"/>
    <w:rsid w:val="00915CBA"/>
    <w:rsid w:val="009214B2"/>
    <w:rsid w:val="00923509"/>
    <w:rsid w:val="00927516"/>
    <w:rsid w:val="00927C1F"/>
    <w:rsid w:val="009302F7"/>
    <w:rsid w:val="00932B51"/>
    <w:rsid w:val="0093497A"/>
    <w:rsid w:val="00934C3C"/>
    <w:rsid w:val="009355E6"/>
    <w:rsid w:val="0093671F"/>
    <w:rsid w:val="009412D3"/>
    <w:rsid w:val="009424F4"/>
    <w:rsid w:val="009444F1"/>
    <w:rsid w:val="00947CE8"/>
    <w:rsid w:val="009524C6"/>
    <w:rsid w:val="009569CB"/>
    <w:rsid w:val="0096443E"/>
    <w:rsid w:val="0096623B"/>
    <w:rsid w:val="00966B32"/>
    <w:rsid w:val="00967932"/>
    <w:rsid w:val="00967C2B"/>
    <w:rsid w:val="009752E9"/>
    <w:rsid w:val="00975303"/>
    <w:rsid w:val="00976EE3"/>
    <w:rsid w:val="00977451"/>
    <w:rsid w:val="00980060"/>
    <w:rsid w:val="00984F11"/>
    <w:rsid w:val="00985780"/>
    <w:rsid w:val="0098662A"/>
    <w:rsid w:val="00987416"/>
    <w:rsid w:val="009909CD"/>
    <w:rsid w:val="0099221D"/>
    <w:rsid w:val="00993C98"/>
    <w:rsid w:val="00996C56"/>
    <w:rsid w:val="009A2D89"/>
    <w:rsid w:val="009A5821"/>
    <w:rsid w:val="009A64F5"/>
    <w:rsid w:val="009A7F40"/>
    <w:rsid w:val="009B2102"/>
    <w:rsid w:val="009B290B"/>
    <w:rsid w:val="009B29CF"/>
    <w:rsid w:val="009B6467"/>
    <w:rsid w:val="009C023D"/>
    <w:rsid w:val="009C1905"/>
    <w:rsid w:val="009C2B27"/>
    <w:rsid w:val="009C2D52"/>
    <w:rsid w:val="009C54D6"/>
    <w:rsid w:val="009D04D4"/>
    <w:rsid w:val="009D536C"/>
    <w:rsid w:val="009D79F7"/>
    <w:rsid w:val="009E1B60"/>
    <w:rsid w:val="009E3764"/>
    <w:rsid w:val="009E3F5D"/>
    <w:rsid w:val="009E5565"/>
    <w:rsid w:val="009F0F42"/>
    <w:rsid w:val="009F26EE"/>
    <w:rsid w:val="009F2B0E"/>
    <w:rsid w:val="009F30A1"/>
    <w:rsid w:val="00A03843"/>
    <w:rsid w:val="00A04492"/>
    <w:rsid w:val="00A07C45"/>
    <w:rsid w:val="00A109CF"/>
    <w:rsid w:val="00A1311C"/>
    <w:rsid w:val="00A16ABE"/>
    <w:rsid w:val="00A17C64"/>
    <w:rsid w:val="00A20A25"/>
    <w:rsid w:val="00A212FD"/>
    <w:rsid w:val="00A21714"/>
    <w:rsid w:val="00A27725"/>
    <w:rsid w:val="00A32190"/>
    <w:rsid w:val="00A32A1B"/>
    <w:rsid w:val="00A34CE9"/>
    <w:rsid w:val="00A40FBE"/>
    <w:rsid w:val="00A41062"/>
    <w:rsid w:val="00A46186"/>
    <w:rsid w:val="00A53693"/>
    <w:rsid w:val="00A545BE"/>
    <w:rsid w:val="00A560F4"/>
    <w:rsid w:val="00A6167C"/>
    <w:rsid w:val="00A617A2"/>
    <w:rsid w:val="00A62AF1"/>
    <w:rsid w:val="00A72D3D"/>
    <w:rsid w:val="00A72EAE"/>
    <w:rsid w:val="00A73CE6"/>
    <w:rsid w:val="00A7412A"/>
    <w:rsid w:val="00A77ED7"/>
    <w:rsid w:val="00A80292"/>
    <w:rsid w:val="00A86B7C"/>
    <w:rsid w:val="00A9152B"/>
    <w:rsid w:val="00A92465"/>
    <w:rsid w:val="00AA053C"/>
    <w:rsid w:val="00AA07C0"/>
    <w:rsid w:val="00AA08FC"/>
    <w:rsid w:val="00AA2A56"/>
    <w:rsid w:val="00AA500E"/>
    <w:rsid w:val="00AA521A"/>
    <w:rsid w:val="00AB49EF"/>
    <w:rsid w:val="00AB571E"/>
    <w:rsid w:val="00AC393B"/>
    <w:rsid w:val="00AC5A96"/>
    <w:rsid w:val="00AC5C00"/>
    <w:rsid w:val="00AC6013"/>
    <w:rsid w:val="00AC707B"/>
    <w:rsid w:val="00AD0C72"/>
    <w:rsid w:val="00AD1EA0"/>
    <w:rsid w:val="00AD6D52"/>
    <w:rsid w:val="00AD7794"/>
    <w:rsid w:val="00AD7814"/>
    <w:rsid w:val="00AE0001"/>
    <w:rsid w:val="00AE0558"/>
    <w:rsid w:val="00AE5BC3"/>
    <w:rsid w:val="00AF0814"/>
    <w:rsid w:val="00AF353D"/>
    <w:rsid w:val="00AF4A29"/>
    <w:rsid w:val="00AF68F4"/>
    <w:rsid w:val="00AF695E"/>
    <w:rsid w:val="00B00119"/>
    <w:rsid w:val="00B00461"/>
    <w:rsid w:val="00B030C1"/>
    <w:rsid w:val="00B03BEF"/>
    <w:rsid w:val="00B03ED3"/>
    <w:rsid w:val="00B04478"/>
    <w:rsid w:val="00B06B10"/>
    <w:rsid w:val="00B07B86"/>
    <w:rsid w:val="00B1138A"/>
    <w:rsid w:val="00B11C9F"/>
    <w:rsid w:val="00B1285B"/>
    <w:rsid w:val="00B13B2A"/>
    <w:rsid w:val="00B1523B"/>
    <w:rsid w:val="00B205FA"/>
    <w:rsid w:val="00B27152"/>
    <w:rsid w:val="00B2746F"/>
    <w:rsid w:val="00B300C3"/>
    <w:rsid w:val="00B30E8F"/>
    <w:rsid w:val="00B313BA"/>
    <w:rsid w:val="00B35BA3"/>
    <w:rsid w:val="00B36098"/>
    <w:rsid w:val="00B367BD"/>
    <w:rsid w:val="00B37CC4"/>
    <w:rsid w:val="00B37DBC"/>
    <w:rsid w:val="00B4195E"/>
    <w:rsid w:val="00B43ACE"/>
    <w:rsid w:val="00B4526B"/>
    <w:rsid w:val="00B46176"/>
    <w:rsid w:val="00B47777"/>
    <w:rsid w:val="00B4783F"/>
    <w:rsid w:val="00B47C67"/>
    <w:rsid w:val="00B52458"/>
    <w:rsid w:val="00B57A86"/>
    <w:rsid w:val="00B62238"/>
    <w:rsid w:val="00B64D86"/>
    <w:rsid w:val="00B64DEB"/>
    <w:rsid w:val="00B725CE"/>
    <w:rsid w:val="00B74B33"/>
    <w:rsid w:val="00B74CE8"/>
    <w:rsid w:val="00B7622D"/>
    <w:rsid w:val="00B8234C"/>
    <w:rsid w:val="00B82C37"/>
    <w:rsid w:val="00B91FF3"/>
    <w:rsid w:val="00B93AA6"/>
    <w:rsid w:val="00B95D58"/>
    <w:rsid w:val="00BA09EA"/>
    <w:rsid w:val="00BA1BD5"/>
    <w:rsid w:val="00BA21CA"/>
    <w:rsid w:val="00BA366A"/>
    <w:rsid w:val="00BA3BAA"/>
    <w:rsid w:val="00BA4F48"/>
    <w:rsid w:val="00BA5948"/>
    <w:rsid w:val="00BA7315"/>
    <w:rsid w:val="00BB06D1"/>
    <w:rsid w:val="00BB08A0"/>
    <w:rsid w:val="00BB1FF8"/>
    <w:rsid w:val="00BB4119"/>
    <w:rsid w:val="00BB47DB"/>
    <w:rsid w:val="00BB4DB2"/>
    <w:rsid w:val="00BB5693"/>
    <w:rsid w:val="00BB7893"/>
    <w:rsid w:val="00BC2117"/>
    <w:rsid w:val="00BC36A1"/>
    <w:rsid w:val="00BC4017"/>
    <w:rsid w:val="00BC76ED"/>
    <w:rsid w:val="00BD565D"/>
    <w:rsid w:val="00BE0135"/>
    <w:rsid w:val="00BE57EC"/>
    <w:rsid w:val="00BF0F88"/>
    <w:rsid w:val="00BF3709"/>
    <w:rsid w:val="00BF487E"/>
    <w:rsid w:val="00C06991"/>
    <w:rsid w:val="00C10444"/>
    <w:rsid w:val="00C10EE8"/>
    <w:rsid w:val="00C20599"/>
    <w:rsid w:val="00C21976"/>
    <w:rsid w:val="00C26EDF"/>
    <w:rsid w:val="00C3167B"/>
    <w:rsid w:val="00C432CF"/>
    <w:rsid w:val="00C43FB6"/>
    <w:rsid w:val="00C44AB0"/>
    <w:rsid w:val="00C452EF"/>
    <w:rsid w:val="00C4624A"/>
    <w:rsid w:val="00C50365"/>
    <w:rsid w:val="00C518E9"/>
    <w:rsid w:val="00C51AB9"/>
    <w:rsid w:val="00C51B5D"/>
    <w:rsid w:val="00C52298"/>
    <w:rsid w:val="00C53E78"/>
    <w:rsid w:val="00C543C4"/>
    <w:rsid w:val="00C5468E"/>
    <w:rsid w:val="00C547A0"/>
    <w:rsid w:val="00C557C3"/>
    <w:rsid w:val="00C55DB9"/>
    <w:rsid w:val="00C632FC"/>
    <w:rsid w:val="00C64F0A"/>
    <w:rsid w:val="00C7002C"/>
    <w:rsid w:val="00C71F4C"/>
    <w:rsid w:val="00C72513"/>
    <w:rsid w:val="00C738CE"/>
    <w:rsid w:val="00C7419E"/>
    <w:rsid w:val="00C74FC2"/>
    <w:rsid w:val="00C77F1B"/>
    <w:rsid w:val="00C82670"/>
    <w:rsid w:val="00C83C58"/>
    <w:rsid w:val="00C87915"/>
    <w:rsid w:val="00C9072C"/>
    <w:rsid w:val="00C91185"/>
    <w:rsid w:val="00C913E3"/>
    <w:rsid w:val="00C959A8"/>
    <w:rsid w:val="00CA5A2B"/>
    <w:rsid w:val="00CB372C"/>
    <w:rsid w:val="00CB38A0"/>
    <w:rsid w:val="00CB4AA6"/>
    <w:rsid w:val="00CB4E58"/>
    <w:rsid w:val="00CC03CB"/>
    <w:rsid w:val="00CC115D"/>
    <w:rsid w:val="00CC3457"/>
    <w:rsid w:val="00CC4848"/>
    <w:rsid w:val="00CC5DB8"/>
    <w:rsid w:val="00CD0CE5"/>
    <w:rsid w:val="00CD28A0"/>
    <w:rsid w:val="00CD3C31"/>
    <w:rsid w:val="00CE001F"/>
    <w:rsid w:val="00CE3EFA"/>
    <w:rsid w:val="00CE4DFF"/>
    <w:rsid w:val="00CE5929"/>
    <w:rsid w:val="00CE5945"/>
    <w:rsid w:val="00CF0609"/>
    <w:rsid w:val="00CF13DF"/>
    <w:rsid w:val="00CF1D70"/>
    <w:rsid w:val="00CF21EC"/>
    <w:rsid w:val="00CF2CBF"/>
    <w:rsid w:val="00CF3517"/>
    <w:rsid w:val="00CF59CF"/>
    <w:rsid w:val="00CF78D2"/>
    <w:rsid w:val="00D027DD"/>
    <w:rsid w:val="00D02D2E"/>
    <w:rsid w:val="00D10ED4"/>
    <w:rsid w:val="00D1340F"/>
    <w:rsid w:val="00D24D22"/>
    <w:rsid w:val="00D2731D"/>
    <w:rsid w:val="00D275E4"/>
    <w:rsid w:val="00D3243F"/>
    <w:rsid w:val="00D32FC1"/>
    <w:rsid w:val="00D3639D"/>
    <w:rsid w:val="00D377AE"/>
    <w:rsid w:val="00D40758"/>
    <w:rsid w:val="00D425A9"/>
    <w:rsid w:val="00D454C5"/>
    <w:rsid w:val="00D45ADF"/>
    <w:rsid w:val="00D45D92"/>
    <w:rsid w:val="00D45F45"/>
    <w:rsid w:val="00D4668E"/>
    <w:rsid w:val="00D50313"/>
    <w:rsid w:val="00D51FC7"/>
    <w:rsid w:val="00D52D72"/>
    <w:rsid w:val="00D535B6"/>
    <w:rsid w:val="00D542C4"/>
    <w:rsid w:val="00D54E8B"/>
    <w:rsid w:val="00D55F17"/>
    <w:rsid w:val="00D55F1E"/>
    <w:rsid w:val="00D56705"/>
    <w:rsid w:val="00D56C6D"/>
    <w:rsid w:val="00D56D82"/>
    <w:rsid w:val="00D62EF2"/>
    <w:rsid w:val="00D633D3"/>
    <w:rsid w:val="00D66359"/>
    <w:rsid w:val="00D671D1"/>
    <w:rsid w:val="00D70B89"/>
    <w:rsid w:val="00D72AEC"/>
    <w:rsid w:val="00D739BC"/>
    <w:rsid w:val="00D743F8"/>
    <w:rsid w:val="00D744A6"/>
    <w:rsid w:val="00D75766"/>
    <w:rsid w:val="00D801C2"/>
    <w:rsid w:val="00D81793"/>
    <w:rsid w:val="00D81D06"/>
    <w:rsid w:val="00D82049"/>
    <w:rsid w:val="00D8268C"/>
    <w:rsid w:val="00D86911"/>
    <w:rsid w:val="00D90665"/>
    <w:rsid w:val="00D9096E"/>
    <w:rsid w:val="00D90CEF"/>
    <w:rsid w:val="00D93811"/>
    <w:rsid w:val="00D93EA4"/>
    <w:rsid w:val="00D94442"/>
    <w:rsid w:val="00DA17F3"/>
    <w:rsid w:val="00DB0DD6"/>
    <w:rsid w:val="00DB146A"/>
    <w:rsid w:val="00DB149C"/>
    <w:rsid w:val="00DB5849"/>
    <w:rsid w:val="00DB6308"/>
    <w:rsid w:val="00DB7148"/>
    <w:rsid w:val="00DC0291"/>
    <w:rsid w:val="00DC1EEA"/>
    <w:rsid w:val="00DC26FD"/>
    <w:rsid w:val="00DC2E57"/>
    <w:rsid w:val="00DC5565"/>
    <w:rsid w:val="00DD1720"/>
    <w:rsid w:val="00DD3E20"/>
    <w:rsid w:val="00DE0471"/>
    <w:rsid w:val="00DE17FB"/>
    <w:rsid w:val="00DE3FC8"/>
    <w:rsid w:val="00DF006F"/>
    <w:rsid w:val="00DF261B"/>
    <w:rsid w:val="00DF38BE"/>
    <w:rsid w:val="00DF3B29"/>
    <w:rsid w:val="00DF4BAA"/>
    <w:rsid w:val="00E004AB"/>
    <w:rsid w:val="00E018AE"/>
    <w:rsid w:val="00E01E1A"/>
    <w:rsid w:val="00E03266"/>
    <w:rsid w:val="00E0579A"/>
    <w:rsid w:val="00E23064"/>
    <w:rsid w:val="00E26C2E"/>
    <w:rsid w:val="00E26F9C"/>
    <w:rsid w:val="00E30CC4"/>
    <w:rsid w:val="00E324B1"/>
    <w:rsid w:val="00E33078"/>
    <w:rsid w:val="00E33112"/>
    <w:rsid w:val="00E34302"/>
    <w:rsid w:val="00E34980"/>
    <w:rsid w:val="00E36E6E"/>
    <w:rsid w:val="00E37EFE"/>
    <w:rsid w:val="00E41113"/>
    <w:rsid w:val="00E41A67"/>
    <w:rsid w:val="00E426AB"/>
    <w:rsid w:val="00E43E2B"/>
    <w:rsid w:val="00E453E3"/>
    <w:rsid w:val="00E45673"/>
    <w:rsid w:val="00E45815"/>
    <w:rsid w:val="00E46E2E"/>
    <w:rsid w:val="00E51198"/>
    <w:rsid w:val="00E5143C"/>
    <w:rsid w:val="00E543F8"/>
    <w:rsid w:val="00E54531"/>
    <w:rsid w:val="00E54BCE"/>
    <w:rsid w:val="00E55BDC"/>
    <w:rsid w:val="00E612B8"/>
    <w:rsid w:val="00E62032"/>
    <w:rsid w:val="00E63561"/>
    <w:rsid w:val="00E64437"/>
    <w:rsid w:val="00E6672F"/>
    <w:rsid w:val="00E67AF1"/>
    <w:rsid w:val="00E7008F"/>
    <w:rsid w:val="00E7063E"/>
    <w:rsid w:val="00E70C02"/>
    <w:rsid w:val="00E70C1E"/>
    <w:rsid w:val="00E7274C"/>
    <w:rsid w:val="00E75F7A"/>
    <w:rsid w:val="00E77D53"/>
    <w:rsid w:val="00E81403"/>
    <w:rsid w:val="00E864EE"/>
    <w:rsid w:val="00E86695"/>
    <w:rsid w:val="00E87259"/>
    <w:rsid w:val="00E8765E"/>
    <w:rsid w:val="00E9246F"/>
    <w:rsid w:val="00E93465"/>
    <w:rsid w:val="00E946DC"/>
    <w:rsid w:val="00E96615"/>
    <w:rsid w:val="00EA1BB8"/>
    <w:rsid w:val="00EA2595"/>
    <w:rsid w:val="00EA40FF"/>
    <w:rsid w:val="00EA54A1"/>
    <w:rsid w:val="00EB09AF"/>
    <w:rsid w:val="00EB6132"/>
    <w:rsid w:val="00EB67F5"/>
    <w:rsid w:val="00ED2623"/>
    <w:rsid w:val="00ED350F"/>
    <w:rsid w:val="00ED53EB"/>
    <w:rsid w:val="00ED57F1"/>
    <w:rsid w:val="00ED5CBD"/>
    <w:rsid w:val="00ED6572"/>
    <w:rsid w:val="00ED70FC"/>
    <w:rsid w:val="00EF3848"/>
    <w:rsid w:val="00EF516B"/>
    <w:rsid w:val="00EF77C6"/>
    <w:rsid w:val="00EF7F50"/>
    <w:rsid w:val="00F0062D"/>
    <w:rsid w:val="00F03196"/>
    <w:rsid w:val="00F0418B"/>
    <w:rsid w:val="00F129FA"/>
    <w:rsid w:val="00F134E5"/>
    <w:rsid w:val="00F137F4"/>
    <w:rsid w:val="00F13A9C"/>
    <w:rsid w:val="00F14EF1"/>
    <w:rsid w:val="00F15BF7"/>
    <w:rsid w:val="00F20384"/>
    <w:rsid w:val="00F23D3B"/>
    <w:rsid w:val="00F30687"/>
    <w:rsid w:val="00F31FF4"/>
    <w:rsid w:val="00F35E32"/>
    <w:rsid w:val="00F409A8"/>
    <w:rsid w:val="00F41898"/>
    <w:rsid w:val="00F428F4"/>
    <w:rsid w:val="00F4537C"/>
    <w:rsid w:val="00F518C6"/>
    <w:rsid w:val="00F5245F"/>
    <w:rsid w:val="00F52FF9"/>
    <w:rsid w:val="00F548A0"/>
    <w:rsid w:val="00F55AB8"/>
    <w:rsid w:val="00F56B45"/>
    <w:rsid w:val="00F57B05"/>
    <w:rsid w:val="00F71E5B"/>
    <w:rsid w:val="00F74A86"/>
    <w:rsid w:val="00F7514F"/>
    <w:rsid w:val="00F7555A"/>
    <w:rsid w:val="00F800A1"/>
    <w:rsid w:val="00F8059E"/>
    <w:rsid w:val="00F928E0"/>
    <w:rsid w:val="00F9381A"/>
    <w:rsid w:val="00F940EC"/>
    <w:rsid w:val="00FA2D53"/>
    <w:rsid w:val="00FA4B9C"/>
    <w:rsid w:val="00FA6156"/>
    <w:rsid w:val="00FB4E41"/>
    <w:rsid w:val="00FB5EF1"/>
    <w:rsid w:val="00FB61BD"/>
    <w:rsid w:val="00FB6D28"/>
    <w:rsid w:val="00FB6EB9"/>
    <w:rsid w:val="00FC055C"/>
    <w:rsid w:val="00FC1512"/>
    <w:rsid w:val="00FC2119"/>
    <w:rsid w:val="00FC3721"/>
    <w:rsid w:val="00FC5583"/>
    <w:rsid w:val="00FC5795"/>
    <w:rsid w:val="00FD1A95"/>
    <w:rsid w:val="00FD1CA0"/>
    <w:rsid w:val="00FD2051"/>
    <w:rsid w:val="00FD2503"/>
    <w:rsid w:val="00FD613C"/>
    <w:rsid w:val="00FD613E"/>
    <w:rsid w:val="00FE5193"/>
    <w:rsid w:val="00FE6E44"/>
    <w:rsid w:val="00FF2FCB"/>
    <w:rsid w:val="00FF3153"/>
    <w:rsid w:val="00FF3678"/>
    <w:rsid w:val="032BE44A"/>
    <w:rsid w:val="056A1DDD"/>
    <w:rsid w:val="06DB3AF9"/>
    <w:rsid w:val="0C7E2861"/>
    <w:rsid w:val="0DA562CD"/>
    <w:rsid w:val="17E7D5B2"/>
    <w:rsid w:val="23E5B029"/>
    <w:rsid w:val="255BFA19"/>
    <w:rsid w:val="263CA3AF"/>
    <w:rsid w:val="29E05804"/>
    <w:rsid w:val="2C71F918"/>
    <w:rsid w:val="2E3038EC"/>
    <w:rsid w:val="2E7297D5"/>
    <w:rsid w:val="31DB61B6"/>
    <w:rsid w:val="34E8E923"/>
    <w:rsid w:val="3C607C35"/>
    <w:rsid w:val="3C9BE134"/>
    <w:rsid w:val="42354D7F"/>
    <w:rsid w:val="42CE8EC9"/>
    <w:rsid w:val="48172B48"/>
    <w:rsid w:val="497927EC"/>
    <w:rsid w:val="4E4B2B21"/>
    <w:rsid w:val="4EE0F086"/>
    <w:rsid w:val="523B00BB"/>
    <w:rsid w:val="5254D163"/>
    <w:rsid w:val="588574EC"/>
    <w:rsid w:val="5AEF4EFE"/>
    <w:rsid w:val="5FA17868"/>
    <w:rsid w:val="66F4BF74"/>
    <w:rsid w:val="69CDFFAC"/>
    <w:rsid w:val="6BA1A234"/>
    <w:rsid w:val="7181345E"/>
    <w:rsid w:val="7A66E0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9F3F"/>
  <w15:chartTrackingRefBased/>
  <w15:docId w15:val="{04400CD1-05AC-4781-B3AF-050F4D7D0B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HAnsi"/>
        <w:lang w:val="en-NZ" w:eastAsia="en-US"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5" w:semiHidden="1" w:unhideWhenUsed="1" w:qFormat="1"/>
    <w:lsdException w:name="heading 7" w:uiPriority="5" w:semiHidden="1" w:unhideWhenUsed="1" w:qFormat="1"/>
    <w:lsdException w:name="heading 8" w:uiPriority="5" w:semiHidden="1" w:unhideWhenUsed="1" w:qFormat="1"/>
    <w:lsdException w:name="heading 9" w:uiPriority="5"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4"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 w:qFormat="1"/>
    <w:lsdException w:name="Document Map" w:semiHidden="1" w:unhideWhenUsed="1"/>
    <w:lsdException w:name="Plain Text" w:uiPriority="10"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BodyText"/>
    <w:uiPriority w:val="7"/>
    <w:qFormat/>
    <w:rsid w:val="00797126"/>
    <w:rPr>
      <w:rFonts w:ascii="Arial" w:hAnsi="Arial"/>
      <w:color w:val="808080" w:themeColor="background1" w:themeShade="80"/>
    </w:rPr>
  </w:style>
  <w:style w:type="paragraph" w:styleId="Heading1">
    <w:name w:val="heading 1"/>
    <w:basedOn w:val="Normal"/>
    <w:next w:val="BodyText"/>
    <w:link w:val="Heading1Char"/>
    <w:uiPriority w:val="9"/>
    <w:qFormat/>
    <w:rsid w:val="00BB1FF8"/>
    <w:pPr>
      <w:keepNext/>
      <w:pageBreakBefore/>
      <w:numPr>
        <w:numId w:val="1"/>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BB1FF8"/>
    <w:pPr>
      <w:numPr>
        <w:ilvl w:val="1"/>
        <w:numId w:val="3"/>
      </w:numPr>
      <w:spacing w:before="360" w:after="120"/>
      <w:outlineLvl w:val="1"/>
    </w:pPr>
    <w:rPr>
      <w:b/>
      <w:color w:val="2A6EBB"/>
      <w:sz w:val="28"/>
      <w:szCs w:val="24"/>
    </w:rPr>
  </w:style>
  <w:style w:type="paragraph" w:styleId="Heading3">
    <w:name w:val="heading 3"/>
    <w:basedOn w:val="Normal"/>
    <w:next w:val="BodyText"/>
    <w:link w:val="Heading3Char"/>
    <w:uiPriority w:val="9"/>
    <w:qFormat/>
    <w:rsid w:val="00BB1FF8"/>
    <w:pPr>
      <w:numPr>
        <w:ilvl w:val="2"/>
        <w:numId w:val="3"/>
      </w:numPr>
      <w:spacing w:before="360" w:after="120"/>
      <w:outlineLvl w:val="2"/>
    </w:pPr>
    <w:rPr>
      <w:b/>
      <w:color w:val="2A6EBB"/>
      <w:sz w:val="24"/>
    </w:rPr>
  </w:style>
  <w:style w:type="paragraph" w:styleId="Heading4">
    <w:name w:val="heading 4"/>
    <w:basedOn w:val="BodyText"/>
    <w:next w:val="BodyText"/>
    <w:link w:val="Heading4Char"/>
    <w:uiPriority w:val="9"/>
    <w:unhideWhenUsed/>
    <w:qFormat/>
    <w:rsid w:val="00BB1FF8"/>
    <w:pPr>
      <w:numPr>
        <w:ilvl w:val="3"/>
        <w:numId w:val="3"/>
      </w:numPr>
      <w:spacing w:before="360"/>
      <w:outlineLvl w:val="3"/>
    </w:pPr>
    <w:rPr>
      <w:b/>
      <w:color w:val="2A6EBB"/>
      <w:szCs w:val="24"/>
    </w:rPr>
  </w:style>
  <w:style w:type="paragraph" w:styleId="Heading5">
    <w:name w:val="heading 5"/>
    <w:basedOn w:val="Normal"/>
    <w:next w:val="Normal"/>
    <w:link w:val="Heading5Char"/>
    <w:uiPriority w:val="9"/>
    <w:unhideWhenUsed/>
    <w:qFormat/>
    <w:rsid w:val="00BB1FF8"/>
    <w:pPr>
      <w:numPr>
        <w:ilvl w:val="4"/>
        <w:numId w:val="3"/>
      </w:numPr>
      <w:spacing w:before="60" w:after="40" w:line="240" w:lineRule="atLeast"/>
      <w:outlineLvl w:val="4"/>
    </w:pPr>
    <w:rPr>
      <w:rFonts w:ascii="Interstate-Regular" w:hAnsi="Interstate-Regular" w:eastAsiaTheme="majorEastAsia" w:cstheme="majorBidi"/>
      <w:color w:val="244061" w:themeColor="accent1" w:themeShade="80"/>
      <w:lang w:val="en-US"/>
    </w:rPr>
  </w:style>
  <w:style w:type="paragraph" w:styleId="Heading6">
    <w:name w:val="heading 6"/>
    <w:basedOn w:val="Normal"/>
    <w:next w:val="Normal"/>
    <w:link w:val="Heading6Char"/>
    <w:uiPriority w:val="5"/>
    <w:unhideWhenUsed/>
    <w:qFormat/>
    <w:rsid w:val="00BB1FF8"/>
    <w:pPr>
      <w:keepNext/>
      <w:keepLines/>
      <w:numPr>
        <w:ilvl w:val="5"/>
        <w:numId w:val="3"/>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5"/>
    <w:semiHidden/>
    <w:unhideWhenUsed/>
    <w:qFormat/>
    <w:rsid w:val="00BB1FF8"/>
    <w:pPr>
      <w:keepNext/>
      <w:keepLines/>
      <w:numPr>
        <w:ilvl w:val="6"/>
        <w:numId w:val="3"/>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5"/>
    <w:semiHidden/>
    <w:unhideWhenUsed/>
    <w:qFormat/>
    <w:rsid w:val="00BB1FF8"/>
    <w:pPr>
      <w:keepNext/>
      <w:keepLines/>
      <w:numPr>
        <w:ilvl w:val="7"/>
        <w:numId w:val="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BB1FF8"/>
    <w:pPr>
      <w:keepNext/>
      <w:keepLines/>
      <w:numPr>
        <w:ilvl w:val="8"/>
        <w:numId w:val="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te" w:customStyle="1">
    <w:name w:val="Note"/>
    <w:basedOn w:val="BodyText"/>
    <w:link w:val="NoteChar"/>
    <w:uiPriority w:val="9"/>
    <w:qFormat/>
    <w:rsid w:val="00BB1FF8"/>
    <w:pPr>
      <w:pBdr>
        <w:left w:val="single" w:color="DBE5F1" w:themeColor="accent1" w:themeTint="33" w:sz="36" w:space="4"/>
      </w:pBdr>
      <w:spacing w:after="120"/>
      <w:ind w:left="227"/>
    </w:pPr>
    <w:rPr>
      <w:rFonts w:ascii="Tahoma" w:hAnsi="Tahoma" w:eastAsia="Times New Roman"/>
      <w:color w:val="4F81BD" w:themeColor="accent1"/>
      <w:sz w:val="18"/>
      <w:szCs w:val="24"/>
      <w:lang w:val="en-AU"/>
    </w:rPr>
  </w:style>
  <w:style w:type="character" w:styleId="NoteChar" w:customStyle="1">
    <w:name w:val="Note Char"/>
    <w:basedOn w:val="DefaultParagraphFont"/>
    <w:link w:val="Note"/>
    <w:uiPriority w:val="9"/>
    <w:rsid w:val="00BB1FF8"/>
    <w:rPr>
      <w:rFonts w:ascii="Tahoma" w:hAnsi="Tahoma" w:eastAsia="Times New Roman" w:cstheme="minorBidi"/>
      <w:color w:val="4F81BD" w:themeColor="accent1"/>
      <w:sz w:val="18"/>
      <w:szCs w:val="24"/>
      <w:lang w:val="en-AU"/>
    </w:rPr>
  </w:style>
  <w:style w:type="paragraph" w:styleId="BodyText">
    <w:name w:val="Body Text"/>
    <w:basedOn w:val="Normal"/>
    <w:link w:val="BodyTextChar"/>
    <w:uiPriority w:val="8"/>
    <w:qFormat/>
    <w:rsid w:val="00BB1FF8"/>
    <w:pPr>
      <w:spacing w:after="240" w:line="240" w:lineRule="atLeast"/>
    </w:pPr>
    <w:rPr>
      <w:rFonts w:cstheme="minorBidi"/>
      <w:color w:val="auto"/>
    </w:rPr>
  </w:style>
  <w:style w:type="character" w:styleId="BodyTextChar" w:customStyle="1">
    <w:name w:val="Body Text Char"/>
    <w:link w:val="BodyText"/>
    <w:uiPriority w:val="8"/>
    <w:rsid w:val="00BB1FF8"/>
    <w:rPr>
      <w:rFonts w:ascii="Arial" w:hAnsi="Arial" w:cstheme="minorBidi"/>
    </w:rPr>
  </w:style>
  <w:style w:type="paragraph" w:styleId="TableText" w:customStyle="1">
    <w:name w:val="Table Text"/>
    <w:basedOn w:val="BodyText"/>
    <w:link w:val="TableTextChar"/>
    <w:uiPriority w:val="99"/>
    <w:semiHidden/>
    <w:unhideWhenUsed/>
    <w:qFormat/>
    <w:rsid w:val="00BB1FF8"/>
    <w:pPr>
      <w:spacing w:after="0" w:line="0" w:lineRule="atLeast"/>
    </w:pPr>
    <w:rPr>
      <w:szCs w:val="22"/>
    </w:rPr>
  </w:style>
  <w:style w:type="character" w:styleId="TableTextChar" w:customStyle="1">
    <w:name w:val="Table Text Char"/>
    <w:link w:val="TableText"/>
    <w:uiPriority w:val="99"/>
    <w:semiHidden/>
    <w:rsid w:val="00BB1FF8"/>
    <w:rPr>
      <w:rFonts w:ascii="Arial" w:hAnsi="Arial" w:cstheme="minorBidi"/>
      <w:szCs w:val="22"/>
    </w:rPr>
  </w:style>
  <w:style w:type="paragraph" w:styleId="BodyTextReference" w:customStyle="1">
    <w:name w:val="BodyText:Reference"/>
    <w:next w:val="Normal"/>
    <w:link w:val="BodyTextReferenceChar"/>
    <w:uiPriority w:val="10"/>
    <w:qFormat/>
    <w:rsid w:val="00BB1FF8"/>
    <w:pPr>
      <w:widowControl w:val="0"/>
      <w:contextualSpacing/>
    </w:pPr>
    <w:rPr>
      <w:rFonts w:ascii="Arial" w:hAnsi="Arial" w:eastAsia="Times New Roman"/>
      <w:i/>
      <w:color w:val="365F91" w:themeColor="accent1" w:themeShade="BF"/>
      <w:szCs w:val="24"/>
      <w:u w:val="dotted"/>
      <w:lang w:val="en-AU"/>
    </w:rPr>
  </w:style>
  <w:style w:type="character" w:styleId="BodyTextReferenceChar" w:customStyle="1">
    <w:name w:val="BodyText:Reference Char"/>
    <w:basedOn w:val="DefaultParagraphFont"/>
    <w:link w:val="BodyTextReference"/>
    <w:uiPriority w:val="10"/>
    <w:rsid w:val="00BB1FF8"/>
    <w:rPr>
      <w:rFonts w:ascii="Arial" w:hAnsi="Arial" w:eastAsia="Times New Roman"/>
      <w:i/>
      <w:color w:val="365F91" w:themeColor="accent1" w:themeShade="BF"/>
      <w:szCs w:val="24"/>
      <w:u w:val="dotted"/>
      <w:lang w:val="en-AU"/>
    </w:rPr>
  </w:style>
  <w:style w:type="character" w:styleId="Heading1Char" w:customStyle="1">
    <w:name w:val="Heading 1 Char"/>
    <w:basedOn w:val="DefaultParagraphFont"/>
    <w:link w:val="Heading1"/>
    <w:uiPriority w:val="9"/>
    <w:rsid w:val="00BB1FF8"/>
    <w:rPr>
      <w:rFonts w:ascii="Arial" w:hAnsi="Arial" w:eastAsia="Times New Roman" w:cs="Arial"/>
      <w:b/>
      <w:bCs/>
      <w:color w:val="2A6EBB"/>
      <w:kern w:val="32"/>
      <w:sz w:val="36"/>
      <w:szCs w:val="44"/>
    </w:rPr>
  </w:style>
  <w:style w:type="character" w:styleId="Heading2Char" w:customStyle="1">
    <w:name w:val="Heading 2 Char"/>
    <w:basedOn w:val="DefaultParagraphFont"/>
    <w:link w:val="Heading2"/>
    <w:uiPriority w:val="9"/>
    <w:rsid w:val="00BB1FF8"/>
    <w:rPr>
      <w:rFonts w:ascii="Arial" w:hAnsi="Arial"/>
      <w:b/>
      <w:color w:val="2A6EBB"/>
      <w:sz w:val="28"/>
      <w:szCs w:val="24"/>
    </w:rPr>
  </w:style>
  <w:style w:type="character" w:styleId="Heading3Char" w:customStyle="1">
    <w:name w:val="Heading 3 Char"/>
    <w:basedOn w:val="DefaultParagraphFont"/>
    <w:link w:val="Heading3"/>
    <w:uiPriority w:val="9"/>
    <w:rsid w:val="00BB1FF8"/>
    <w:rPr>
      <w:rFonts w:ascii="Arial" w:hAnsi="Arial"/>
      <w:b/>
      <w:color w:val="2A6EBB"/>
      <w:sz w:val="24"/>
    </w:rPr>
  </w:style>
  <w:style w:type="character" w:styleId="Heading4Char" w:customStyle="1">
    <w:name w:val="Heading 4 Char"/>
    <w:basedOn w:val="DefaultParagraphFont"/>
    <w:link w:val="Heading4"/>
    <w:uiPriority w:val="9"/>
    <w:rsid w:val="00BB1FF8"/>
    <w:rPr>
      <w:rFonts w:ascii="Arial" w:hAnsi="Arial" w:cstheme="minorBidi"/>
      <w:b/>
      <w:color w:val="2A6EBB"/>
      <w:szCs w:val="24"/>
    </w:rPr>
  </w:style>
  <w:style w:type="character" w:styleId="Heading5Char" w:customStyle="1">
    <w:name w:val="Heading 5 Char"/>
    <w:link w:val="Heading5"/>
    <w:uiPriority w:val="9"/>
    <w:rsid w:val="00BB1FF8"/>
    <w:rPr>
      <w:rFonts w:ascii="Interstate-Regular" w:hAnsi="Interstate-Regular" w:eastAsiaTheme="majorEastAsia" w:cstheme="majorBidi"/>
      <w:color w:val="244061" w:themeColor="accent1" w:themeShade="80"/>
      <w:lang w:val="en-US"/>
    </w:rPr>
  </w:style>
  <w:style w:type="character" w:styleId="Heading6Char" w:customStyle="1">
    <w:name w:val="Heading 6 Char"/>
    <w:basedOn w:val="DefaultParagraphFont"/>
    <w:link w:val="Heading6"/>
    <w:uiPriority w:val="5"/>
    <w:rsid w:val="00BB1FF8"/>
    <w:rPr>
      <w:rFonts w:asciiTheme="majorHAnsi" w:hAnsiTheme="majorHAnsi" w:eastAsiaTheme="majorEastAsia" w:cstheme="majorBidi"/>
      <w:color w:val="243F60" w:themeColor="accent1" w:themeShade="7F"/>
    </w:rPr>
  </w:style>
  <w:style w:type="character" w:styleId="Heading7Char" w:customStyle="1">
    <w:name w:val="Heading 7 Char"/>
    <w:basedOn w:val="DefaultParagraphFont"/>
    <w:link w:val="Heading7"/>
    <w:uiPriority w:val="5"/>
    <w:semiHidden/>
    <w:rsid w:val="00BB1FF8"/>
    <w:rPr>
      <w:rFonts w:asciiTheme="majorHAnsi" w:hAnsiTheme="majorHAnsi" w:eastAsiaTheme="majorEastAsia" w:cstheme="majorBidi"/>
      <w:i/>
      <w:iCs/>
      <w:color w:val="243F60" w:themeColor="accent1" w:themeShade="7F"/>
    </w:rPr>
  </w:style>
  <w:style w:type="character" w:styleId="Heading8Char" w:customStyle="1">
    <w:name w:val="Heading 8 Char"/>
    <w:basedOn w:val="DefaultParagraphFont"/>
    <w:link w:val="Heading8"/>
    <w:uiPriority w:val="5"/>
    <w:semiHidden/>
    <w:rsid w:val="00BB1FF8"/>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5"/>
    <w:semiHidden/>
    <w:rsid w:val="00BB1FF8"/>
    <w:rPr>
      <w:rFonts w:asciiTheme="majorHAnsi" w:hAnsiTheme="majorHAnsi" w:eastAsiaTheme="majorEastAsia" w:cstheme="majorBidi"/>
      <w:i/>
      <w:iCs/>
      <w:color w:val="272727" w:themeColor="text1" w:themeTint="D8"/>
      <w:sz w:val="21"/>
      <w:szCs w:val="21"/>
    </w:rPr>
  </w:style>
  <w:style w:type="paragraph" w:styleId="ListBullet">
    <w:name w:val="List Bullet"/>
    <w:basedOn w:val="BodyText"/>
    <w:uiPriority w:val="14"/>
    <w:qFormat/>
    <w:rsid w:val="00BB1FF8"/>
    <w:pPr>
      <w:numPr>
        <w:numId w:val="2"/>
      </w:numPr>
    </w:pPr>
  </w:style>
  <w:style w:type="paragraph" w:styleId="Title">
    <w:name w:val="Title"/>
    <w:basedOn w:val="Normal"/>
    <w:next w:val="Normal"/>
    <w:link w:val="TitleChar"/>
    <w:uiPriority w:val="1"/>
    <w:qFormat/>
    <w:rsid w:val="00BB1FF8"/>
    <w:pPr>
      <w:contextualSpacing/>
    </w:pPr>
    <w:rPr>
      <w:rFonts w:eastAsiaTheme="majorEastAsia" w:cstheme="majorBidi"/>
      <w:b/>
      <w:color w:val="2A6EBB"/>
      <w:spacing w:val="5"/>
      <w:kern w:val="28"/>
      <w:sz w:val="52"/>
      <w:szCs w:val="52"/>
    </w:rPr>
  </w:style>
  <w:style w:type="character" w:styleId="TitleChar" w:customStyle="1">
    <w:name w:val="Title Char"/>
    <w:basedOn w:val="DefaultParagraphFont"/>
    <w:link w:val="Title"/>
    <w:uiPriority w:val="1"/>
    <w:rsid w:val="00BB1FF8"/>
    <w:rPr>
      <w:rFonts w:ascii="Arial" w:hAnsi="Arial" w:eastAsiaTheme="majorEastAsia" w:cstheme="majorBidi"/>
      <w:b/>
      <w:color w:val="2A6EBB"/>
      <w:spacing w:val="5"/>
      <w:kern w:val="28"/>
      <w:sz w:val="52"/>
      <w:szCs w:val="52"/>
    </w:rPr>
  </w:style>
  <w:style w:type="paragraph" w:styleId="Subtitle">
    <w:name w:val="Subtitle"/>
    <w:basedOn w:val="Normal"/>
    <w:next w:val="Normal"/>
    <w:link w:val="SubtitleChar"/>
    <w:uiPriority w:val="2"/>
    <w:qFormat/>
    <w:rsid w:val="00BB1FF8"/>
    <w:pPr>
      <w:numPr>
        <w:ilvl w:val="1"/>
      </w:numPr>
      <w:spacing w:before="240"/>
    </w:pPr>
    <w:rPr>
      <w:rFonts w:eastAsiaTheme="minorEastAsia" w:cstheme="minorBidi"/>
      <w:color w:val="2A6EBB"/>
      <w:spacing w:val="15"/>
      <w:sz w:val="28"/>
      <w:szCs w:val="22"/>
    </w:rPr>
  </w:style>
  <w:style w:type="character" w:styleId="SubtitleChar" w:customStyle="1">
    <w:name w:val="Subtitle Char"/>
    <w:basedOn w:val="DefaultParagraphFont"/>
    <w:link w:val="Subtitle"/>
    <w:uiPriority w:val="2"/>
    <w:rsid w:val="00BB1FF8"/>
    <w:rPr>
      <w:rFonts w:ascii="Arial" w:hAnsi="Arial" w:eastAsiaTheme="minorEastAsia" w:cstheme="minorBidi"/>
      <w:color w:val="2A6EBB"/>
      <w:spacing w:val="15"/>
      <w:sz w:val="28"/>
      <w:szCs w:val="22"/>
    </w:rPr>
  </w:style>
  <w:style w:type="character" w:styleId="Strong">
    <w:name w:val="Strong"/>
    <w:basedOn w:val="BodyTextChar"/>
    <w:uiPriority w:val="22"/>
    <w:qFormat/>
    <w:rsid w:val="00BB1FF8"/>
    <w:rPr>
      <w:rFonts w:ascii="Arial" w:hAnsi="Arial" w:cstheme="minorBidi"/>
      <w:b/>
      <w:bCs/>
      <w:color w:val="365F91" w:themeColor="accent1" w:themeShade="BF"/>
    </w:rPr>
  </w:style>
  <w:style w:type="character" w:styleId="Emphasis">
    <w:name w:val="Emphasis"/>
    <w:basedOn w:val="DefaultParagraphFont"/>
    <w:uiPriority w:val="9"/>
    <w:qFormat/>
    <w:rsid w:val="00BB1FF8"/>
    <w:rPr>
      <w:i/>
      <w:color w:val="365F91" w:themeColor="accent1" w:themeShade="BF"/>
    </w:rPr>
  </w:style>
  <w:style w:type="paragraph" w:styleId="PlainText">
    <w:name w:val="Plain Text"/>
    <w:basedOn w:val="BodyText"/>
    <w:link w:val="PlainTextChar"/>
    <w:uiPriority w:val="10"/>
    <w:qFormat/>
    <w:rsid w:val="00BB1FF8"/>
    <w:pPr>
      <w:pBdr>
        <w:left w:val="single" w:color="B8CCE4" w:themeColor="accent1" w:themeTint="66" w:sz="36" w:space="4"/>
      </w:pBdr>
      <w:shd w:val="clear" w:color="auto" w:fill="DBE5F1" w:themeFill="accent1" w:themeFillTint="33"/>
      <w:ind w:left="227"/>
    </w:pPr>
    <w:rPr>
      <w:rFonts w:ascii="Consolas" w:hAnsi="Consolas" w:cs="Consolas"/>
      <w:color w:val="365F91" w:themeColor="accent1" w:themeShade="BF"/>
      <w:szCs w:val="21"/>
    </w:rPr>
  </w:style>
  <w:style w:type="character" w:styleId="PlainTextChar" w:customStyle="1">
    <w:name w:val="Plain Text Char"/>
    <w:basedOn w:val="DefaultParagraphFont"/>
    <w:link w:val="PlainText"/>
    <w:uiPriority w:val="10"/>
    <w:rsid w:val="00BB1FF8"/>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BB1FF8"/>
    <w:pPr>
      <w:pBdr>
        <w:left w:val="single" w:color="D9D9D9" w:themeColor="background1" w:themeShade="D9" w:sz="36" w:space="4"/>
        <w:right w:val="single" w:color="D9D9D9" w:themeColor="background1" w:themeShade="D9" w:sz="36" w:space="4"/>
      </w:pBdr>
      <w:spacing w:before="200" w:after="160"/>
      <w:ind w:left="227" w:right="170"/>
      <w:jc w:val="center"/>
    </w:pPr>
    <w:rPr>
      <w:i/>
      <w:iCs/>
    </w:rPr>
  </w:style>
  <w:style w:type="character" w:styleId="QuoteChar" w:customStyle="1">
    <w:name w:val="Quote Char"/>
    <w:basedOn w:val="DefaultParagraphFont"/>
    <w:link w:val="Quote"/>
    <w:uiPriority w:val="13"/>
    <w:rsid w:val="00BB1FF8"/>
    <w:rPr>
      <w:rFonts w:ascii="Arial" w:hAnsi="Arial"/>
      <w:i/>
      <w:iCs/>
      <w:color w:val="808080" w:themeColor="background1" w:themeShade="80"/>
    </w:rPr>
  </w:style>
  <w:style w:type="character" w:styleId="SubtleReference">
    <w:name w:val="Subtle Reference"/>
    <w:basedOn w:val="DefaultParagraphFont"/>
    <w:uiPriority w:val="9"/>
    <w:qFormat/>
    <w:rsid w:val="00BB1FF8"/>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9"/>
    <w:unhideWhenUsed/>
    <w:qFormat/>
    <w:rsid w:val="00BB1FF8"/>
    <w:pPr>
      <w:keepLines/>
      <w:pageBreakBefore w:val="0"/>
      <w:spacing w:after="440"/>
      <w:outlineLvl w:val="9"/>
    </w:pPr>
    <w:rPr>
      <w:rFonts w:eastAsiaTheme="majorEastAsia" w:cstheme="majorBidi"/>
      <w:bCs w:val="0"/>
      <w:kern w:val="0"/>
      <w:szCs w:val="32"/>
    </w:rPr>
  </w:style>
  <w:style w:type="paragraph" w:styleId="ListParagraph">
    <w:name w:val="List Paragraph"/>
    <w:basedOn w:val="Normal"/>
    <w:uiPriority w:val="34"/>
    <w:qFormat/>
    <w:rsid w:val="00661E09"/>
    <w:pPr>
      <w:spacing w:after="160" w:line="259" w:lineRule="auto"/>
      <w:ind w:left="720"/>
      <w:contextualSpacing/>
    </w:pPr>
    <w:rPr>
      <w:rFonts w:asciiTheme="minorHAnsi" w:hAnsiTheme="minorHAnsi" w:cstheme="minorBidi"/>
      <w:color w:val="auto"/>
      <w:sz w:val="22"/>
      <w:szCs w:val="22"/>
    </w:rPr>
  </w:style>
  <w:style w:type="paragraph" w:styleId="FootnoteText">
    <w:name w:val="footnote text"/>
    <w:basedOn w:val="Normal"/>
    <w:link w:val="FootnoteTextChar"/>
    <w:uiPriority w:val="99"/>
    <w:semiHidden/>
    <w:unhideWhenUsed/>
    <w:rsid w:val="00661E09"/>
    <w:rPr>
      <w:rFonts w:asciiTheme="minorHAnsi" w:hAnsiTheme="minorHAnsi" w:cstheme="minorBidi"/>
      <w:color w:val="auto"/>
    </w:rPr>
  </w:style>
  <w:style w:type="character" w:styleId="FootnoteTextChar" w:customStyle="1">
    <w:name w:val="Footnote Text Char"/>
    <w:basedOn w:val="DefaultParagraphFont"/>
    <w:link w:val="FootnoteText"/>
    <w:uiPriority w:val="99"/>
    <w:semiHidden/>
    <w:rsid w:val="00661E09"/>
    <w:rPr>
      <w:rFonts w:asciiTheme="minorHAnsi" w:hAnsiTheme="minorHAnsi" w:cstheme="minorBidi"/>
    </w:rPr>
  </w:style>
  <w:style w:type="character" w:styleId="FootnoteReference">
    <w:name w:val="footnote reference"/>
    <w:basedOn w:val="DefaultParagraphFont"/>
    <w:uiPriority w:val="99"/>
    <w:semiHidden/>
    <w:unhideWhenUsed/>
    <w:rsid w:val="00661E09"/>
    <w:rPr>
      <w:vertAlign w:val="superscript"/>
    </w:rPr>
  </w:style>
  <w:style w:type="character" w:styleId="Hyperlink">
    <w:name w:val="Hyperlink"/>
    <w:basedOn w:val="DefaultParagraphFont"/>
    <w:uiPriority w:val="99"/>
    <w:unhideWhenUsed/>
    <w:rsid w:val="00927516"/>
    <w:rPr>
      <w:color w:val="0000FF" w:themeColor="hyperlink"/>
      <w:u w:val="single"/>
    </w:rPr>
  </w:style>
  <w:style w:type="paragraph" w:styleId="TOC1">
    <w:name w:val="toc 1"/>
    <w:basedOn w:val="Normal"/>
    <w:next w:val="Normal"/>
    <w:autoRedefine/>
    <w:uiPriority w:val="39"/>
    <w:unhideWhenUsed/>
    <w:rsid w:val="00A16ABE"/>
    <w:pPr>
      <w:spacing w:after="100"/>
    </w:pPr>
  </w:style>
  <w:style w:type="paragraph" w:styleId="TOC3">
    <w:name w:val="toc 3"/>
    <w:basedOn w:val="Normal"/>
    <w:next w:val="Normal"/>
    <w:autoRedefine/>
    <w:uiPriority w:val="39"/>
    <w:unhideWhenUsed/>
    <w:rsid w:val="00A16ABE"/>
    <w:pPr>
      <w:spacing w:after="100"/>
      <w:ind w:left="400"/>
    </w:pPr>
  </w:style>
  <w:style w:type="paragraph" w:styleId="TOC2">
    <w:name w:val="toc 2"/>
    <w:basedOn w:val="Normal"/>
    <w:next w:val="Normal"/>
    <w:autoRedefine/>
    <w:uiPriority w:val="39"/>
    <w:unhideWhenUsed/>
    <w:rsid w:val="00A16ABE"/>
    <w:pPr>
      <w:spacing w:after="100"/>
      <w:ind w:left="200"/>
    </w:pPr>
  </w:style>
  <w:style w:type="paragraph" w:styleId="HiddenHeader1" w:customStyle="1">
    <w:name w:val="(Hidden) Header 1"/>
    <w:basedOn w:val="Heading1"/>
    <w:link w:val="HiddenHeader1Char"/>
    <w:autoRedefine/>
    <w:uiPriority w:val="7"/>
    <w:qFormat/>
    <w:rsid w:val="009A5821"/>
    <w:pPr>
      <w:pageBreakBefore w:val="0"/>
      <w:ind w:left="431" w:hanging="431"/>
    </w:pPr>
    <w:rPr>
      <w:rFonts w:asciiTheme="majorHAnsi" w:hAnsiTheme="majorHAnsi"/>
      <w:outline/>
      <w:color w:val="EEECE1" w:themeColor="background2"/>
      <w14:textOutline w14:w="9525" w14:cap="rnd" w14:cmpd="sng" w14:algn="ctr">
        <w14:solidFill>
          <w14:schemeClr w14:val="bg2"/>
        </w14:solidFill>
        <w14:prstDash w14:val="solid"/>
        <w14:bevel/>
      </w14:textOutline>
      <w14:textFill>
        <w14:noFill/>
      </w14:textFill>
    </w:rPr>
  </w:style>
  <w:style w:type="character" w:styleId="UnresolvedMention">
    <w:name w:val="Unresolved Mention"/>
    <w:basedOn w:val="DefaultParagraphFont"/>
    <w:uiPriority w:val="99"/>
    <w:semiHidden/>
    <w:unhideWhenUsed/>
    <w:rsid w:val="000E05FE"/>
    <w:rPr>
      <w:color w:val="605E5C"/>
      <w:shd w:val="clear" w:color="auto" w:fill="E1DFDD"/>
    </w:rPr>
  </w:style>
  <w:style w:type="character" w:styleId="HiddenHeader1Char" w:customStyle="1">
    <w:name w:val="(Hidden) Header 1 Char"/>
    <w:basedOn w:val="Heading1Char"/>
    <w:link w:val="HiddenHeader1"/>
    <w:uiPriority w:val="7"/>
    <w:rsid w:val="009A5821"/>
    <w:rPr>
      <w:rFonts w:eastAsia="Times New Roman" w:cs="Arial" w:asciiTheme="majorHAnsi" w:hAnsiTheme="majorHAnsi"/>
      <w:b/>
      <w:bCs/>
      <w:outline/>
      <w:color w:val="EEECE1" w:themeColor="background2"/>
      <w:kern w:val="32"/>
      <w:sz w:val="36"/>
      <w:szCs w:val="44"/>
      <w14:textOutline w14:w="9525" w14:cap="rnd" w14:cmpd="sng" w14:algn="ctr">
        <w14:solidFill>
          <w14:schemeClr w14:val="bg2"/>
        </w14:solidFill>
        <w14:prstDash w14:val="solid"/>
        <w14:bevel/>
      </w14:textOutline>
      <w14:textFill>
        <w14:noFill/>
      </w14:textFill>
    </w:rPr>
  </w:style>
  <w:style w:type="paragraph" w:styleId="Header">
    <w:name w:val="header"/>
    <w:basedOn w:val="Normal"/>
    <w:link w:val="HeaderChar"/>
    <w:uiPriority w:val="99"/>
    <w:semiHidden/>
    <w:unhideWhenUsed/>
    <w:rsid w:val="00BA09EA"/>
    <w:pPr>
      <w:tabs>
        <w:tab w:val="center" w:pos="4513"/>
        <w:tab w:val="right" w:pos="9026"/>
      </w:tabs>
    </w:pPr>
  </w:style>
  <w:style w:type="character" w:styleId="HeaderChar" w:customStyle="1">
    <w:name w:val="Header Char"/>
    <w:basedOn w:val="DefaultParagraphFont"/>
    <w:link w:val="Header"/>
    <w:uiPriority w:val="99"/>
    <w:semiHidden/>
    <w:rsid w:val="00BA09EA"/>
    <w:rPr>
      <w:rFonts w:ascii="Arial" w:hAnsi="Arial"/>
      <w:color w:val="808080" w:themeColor="background1" w:themeShade="80"/>
    </w:rPr>
  </w:style>
  <w:style w:type="paragraph" w:styleId="Footer">
    <w:name w:val="footer"/>
    <w:basedOn w:val="Normal"/>
    <w:link w:val="FooterChar"/>
    <w:uiPriority w:val="99"/>
    <w:semiHidden/>
    <w:unhideWhenUsed/>
    <w:rsid w:val="00BA09EA"/>
    <w:pPr>
      <w:tabs>
        <w:tab w:val="center" w:pos="4513"/>
        <w:tab w:val="right" w:pos="9026"/>
      </w:tabs>
    </w:pPr>
  </w:style>
  <w:style w:type="character" w:styleId="FooterChar" w:customStyle="1">
    <w:name w:val="Footer Char"/>
    <w:basedOn w:val="DefaultParagraphFont"/>
    <w:link w:val="Footer"/>
    <w:uiPriority w:val="99"/>
    <w:semiHidden/>
    <w:rsid w:val="00BA09EA"/>
    <w:rPr>
      <w:rFonts w:ascii="Arial" w:hAnsi="Arial"/>
      <w:color w:val="808080" w:themeColor="background1" w:themeShade="80"/>
    </w:rPr>
  </w:style>
  <w:style w:type="paragraph" w:styleId="Revision">
    <w:name w:val="Revision"/>
    <w:hidden/>
    <w:uiPriority w:val="99"/>
    <w:semiHidden/>
    <w:rsid w:val="003A33F3"/>
    <w:rPr>
      <w:rFonts w:ascii="Arial" w:hAnsi="Arial"/>
      <w:color w:val="808080" w:themeColor="background1" w:themeShade="80"/>
    </w:rPr>
  </w:style>
  <w:style w:type="paragraph" w:styleId="BalloonText">
    <w:name w:val="Balloon Text"/>
    <w:basedOn w:val="Normal"/>
    <w:link w:val="BalloonTextChar"/>
    <w:uiPriority w:val="99"/>
    <w:semiHidden/>
    <w:unhideWhenUsed/>
    <w:rsid w:val="003A33F3"/>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A33F3"/>
    <w:rPr>
      <w:rFonts w:ascii="Segoe UI" w:hAnsi="Segoe UI" w:cs="Segoe UI"/>
      <w:color w:val="808080" w:themeColor="background1" w:themeShade="80"/>
      <w:sz w:val="18"/>
      <w:szCs w:val="18"/>
    </w:rPr>
  </w:style>
  <w:style w:type="character" w:styleId="FollowedHyperlink">
    <w:name w:val="FollowedHyperlink"/>
    <w:basedOn w:val="DefaultParagraphFont"/>
    <w:uiPriority w:val="99"/>
    <w:semiHidden/>
    <w:unhideWhenUsed/>
    <w:rsid w:val="00D90CEF"/>
    <w:rPr>
      <w:color w:val="800080" w:themeColor="followedHyperlink"/>
      <w:u w:val="single"/>
    </w:rPr>
  </w:style>
  <w:style w:type="paragraph" w:styleId="TOC4">
    <w:name w:val="toc 4"/>
    <w:basedOn w:val="Normal"/>
    <w:next w:val="Normal"/>
    <w:autoRedefine/>
    <w:uiPriority w:val="39"/>
    <w:unhideWhenUsed/>
    <w:rsid w:val="00331552"/>
    <w:pPr>
      <w:spacing w:after="100" w:line="259" w:lineRule="auto"/>
      <w:ind w:left="660"/>
    </w:pPr>
    <w:rPr>
      <w:rFonts w:asciiTheme="minorHAnsi" w:hAnsiTheme="minorHAnsi" w:eastAsiaTheme="minorEastAsia" w:cstheme="minorBidi"/>
      <w:color w:val="auto"/>
      <w:sz w:val="22"/>
      <w:szCs w:val="22"/>
      <w:lang w:eastAsia="en-NZ"/>
    </w:rPr>
  </w:style>
  <w:style w:type="paragraph" w:styleId="TOC5">
    <w:name w:val="toc 5"/>
    <w:basedOn w:val="Normal"/>
    <w:next w:val="Normal"/>
    <w:autoRedefine/>
    <w:uiPriority w:val="39"/>
    <w:unhideWhenUsed/>
    <w:rsid w:val="00331552"/>
    <w:pPr>
      <w:spacing w:after="100" w:line="259" w:lineRule="auto"/>
      <w:ind w:left="880"/>
    </w:pPr>
    <w:rPr>
      <w:rFonts w:asciiTheme="minorHAnsi" w:hAnsiTheme="minorHAnsi" w:eastAsiaTheme="minorEastAsia" w:cstheme="minorBidi"/>
      <w:color w:val="auto"/>
      <w:sz w:val="22"/>
      <w:szCs w:val="22"/>
      <w:lang w:eastAsia="en-NZ"/>
    </w:rPr>
  </w:style>
  <w:style w:type="paragraph" w:styleId="TOC6">
    <w:name w:val="toc 6"/>
    <w:basedOn w:val="Normal"/>
    <w:next w:val="Normal"/>
    <w:autoRedefine/>
    <w:uiPriority w:val="39"/>
    <w:unhideWhenUsed/>
    <w:rsid w:val="00331552"/>
    <w:pPr>
      <w:spacing w:after="100" w:line="259" w:lineRule="auto"/>
      <w:ind w:left="1100"/>
    </w:pPr>
    <w:rPr>
      <w:rFonts w:asciiTheme="minorHAnsi" w:hAnsiTheme="minorHAnsi" w:eastAsiaTheme="minorEastAsia" w:cstheme="minorBidi"/>
      <w:color w:val="auto"/>
      <w:sz w:val="22"/>
      <w:szCs w:val="22"/>
      <w:lang w:eastAsia="en-NZ"/>
    </w:rPr>
  </w:style>
  <w:style w:type="paragraph" w:styleId="TOC7">
    <w:name w:val="toc 7"/>
    <w:basedOn w:val="Normal"/>
    <w:next w:val="Normal"/>
    <w:autoRedefine/>
    <w:uiPriority w:val="39"/>
    <w:unhideWhenUsed/>
    <w:rsid w:val="00331552"/>
    <w:pPr>
      <w:spacing w:after="100" w:line="259" w:lineRule="auto"/>
      <w:ind w:left="1320"/>
    </w:pPr>
    <w:rPr>
      <w:rFonts w:asciiTheme="minorHAnsi" w:hAnsiTheme="minorHAnsi" w:eastAsiaTheme="minorEastAsia" w:cstheme="minorBidi"/>
      <w:color w:val="auto"/>
      <w:sz w:val="22"/>
      <w:szCs w:val="22"/>
      <w:lang w:eastAsia="en-NZ"/>
    </w:rPr>
  </w:style>
  <w:style w:type="paragraph" w:styleId="TOC8">
    <w:name w:val="toc 8"/>
    <w:basedOn w:val="Normal"/>
    <w:next w:val="Normal"/>
    <w:autoRedefine/>
    <w:uiPriority w:val="39"/>
    <w:unhideWhenUsed/>
    <w:rsid w:val="00331552"/>
    <w:pPr>
      <w:spacing w:after="100" w:line="259" w:lineRule="auto"/>
      <w:ind w:left="1540"/>
    </w:pPr>
    <w:rPr>
      <w:rFonts w:asciiTheme="minorHAnsi" w:hAnsiTheme="minorHAnsi" w:eastAsiaTheme="minorEastAsia" w:cstheme="minorBidi"/>
      <w:color w:val="auto"/>
      <w:sz w:val="22"/>
      <w:szCs w:val="22"/>
      <w:lang w:eastAsia="en-NZ"/>
    </w:rPr>
  </w:style>
  <w:style w:type="paragraph" w:styleId="TOC9">
    <w:name w:val="toc 9"/>
    <w:basedOn w:val="Normal"/>
    <w:next w:val="Normal"/>
    <w:autoRedefine/>
    <w:uiPriority w:val="39"/>
    <w:unhideWhenUsed/>
    <w:rsid w:val="00331552"/>
    <w:pPr>
      <w:spacing w:after="100" w:line="259" w:lineRule="auto"/>
      <w:ind w:left="1760"/>
    </w:pPr>
    <w:rPr>
      <w:rFonts w:asciiTheme="minorHAnsi" w:hAnsiTheme="minorHAnsi" w:eastAsiaTheme="minorEastAsia" w:cstheme="minorBidi"/>
      <w:color w:val="auto"/>
      <w:sz w:val="22"/>
      <w:szCs w:val="22"/>
      <w:lang w:eastAsia="en-NZ"/>
    </w:rPr>
  </w:style>
  <w:style w:type="character" w:styleId="CommentReference">
    <w:name w:val="annotation reference"/>
    <w:basedOn w:val="DefaultParagraphFont"/>
    <w:uiPriority w:val="99"/>
    <w:semiHidden/>
    <w:unhideWhenUsed/>
    <w:rsid w:val="00D744A6"/>
    <w:rPr>
      <w:sz w:val="16"/>
      <w:szCs w:val="16"/>
    </w:rPr>
  </w:style>
  <w:style w:type="paragraph" w:styleId="CommentText">
    <w:name w:val="annotation text"/>
    <w:basedOn w:val="Normal"/>
    <w:link w:val="CommentTextChar"/>
    <w:uiPriority w:val="99"/>
    <w:semiHidden/>
    <w:unhideWhenUsed/>
    <w:rsid w:val="00D744A6"/>
  </w:style>
  <w:style w:type="character" w:styleId="CommentTextChar" w:customStyle="1">
    <w:name w:val="Comment Text Char"/>
    <w:basedOn w:val="DefaultParagraphFont"/>
    <w:link w:val="CommentText"/>
    <w:uiPriority w:val="99"/>
    <w:semiHidden/>
    <w:rsid w:val="00D744A6"/>
    <w:rPr>
      <w:rFonts w:ascii="Arial" w:hAnsi="Arial"/>
      <w:color w:val="808080" w:themeColor="background1" w:themeShade="80"/>
    </w:rPr>
  </w:style>
  <w:style w:type="paragraph" w:styleId="CommentSubject">
    <w:name w:val="annotation subject"/>
    <w:basedOn w:val="CommentText"/>
    <w:next w:val="CommentText"/>
    <w:link w:val="CommentSubjectChar"/>
    <w:uiPriority w:val="99"/>
    <w:semiHidden/>
    <w:unhideWhenUsed/>
    <w:rsid w:val="00D744A6"/>
    <w:rPr>
      <w:b/>
      <w:bCs/>
    </w:rPr>
  </w:style>
  <w:style w:type="character" w:styleId="CommentSubjectChar" w:customStyle="1">
    <w:name w:val="Comment Subject Char"/>
    <w:basedOn w:val="CommentTextChar"/>
    <w:link w:val="CommentSubject"/>
    <w:uiPriority w:val="99"/>
    <w:semiHidden/>
    <w:rsid w:val="00D744A6"/>
    <w:rPr>
      <w:rFonts w:ascii="Arial" w:hAnsi="Arial"/>
      <w:b/>
      <w:bCs/>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66565">
      <w:bodyDiv w:val="1"/>
      <w:marLeft w:val="0"/>
      <w:marRight w:val="0"/>
      <w:marTop w:val="0"/>
      <w:marBottom w:val="0"/>
      <w:divBdr>
        <w:top w:val="none" w:sz="0" w:space="0" w:color="auto"/>
        <w:left w:val="none" w:sz="0" w:space="0" w:color="auto"/>
        <w:bottom w:val="none" w:sz="0" w:space="0" w:color="auto"/>
        <w:right w:val="none" w:sz="0" w:space="0" w:color="auto"/>
      </w:divBdr>
    </w:div>
    <w:div w:id="1076320524">
      <w:bodyDiv w:val="1"/>
      <w:marLeft w:val="0"/>
      <w:marRight w:val="0"/>
      <w:marTop w:val="0"/>
      <w:marBottom w:val="0"/>
      <w:divBdr>
        <w:top w:val="none" w:sz="0" w:space="0" w:color="auto"/>
        <w:left w:val="none" w:sz="0" w:space="0" w:color="auto"/>
        <w:bottom w:val="none" w:sz="0" w:space="0" w:color="auto"/>
        <w:right w:val="none" w:sz="0" w:space="0" w:color="auto"/>
      </w:divBdr>
    </w:div>
    <w:div w:id="1184437288">
      <w:bodyDiv w:val="1"/>
      <w:marLeft w:val="0"/>
      <w:marRight w:val="0"/>
      <w:marTop w:val="0"/>
      <w:marBottom w:val="0"/>
      <w:divBdr>
        <w:top w:val="none" w:sz="0" w:space="0" w:color="auto"/>
        <w:left w:val="none" w:sz="0" w:space="0" w:color="auto"/>
        <w:bottom w:val="none" w:sz="0" w:space="0" w:color="auto"/>
        <w:right w:val="none" w:sz="0" w:space="0" w:color="auto"/>
      </w:divBdr>
    </w:div>
    <w:div w:id="1619682789">
      <w:bodyDiv w:val="1"/>
      <w:marLeft w:val="0"/>
      <w:marRight w:val="0"/>
      <w:marTop w:val="0"/>
      <w:marBottom w:val="0"/>
      <w:divBdr>
        <w:top w:val="none" w:sz="0" w:space="0" w:color="auto"/>
        <w:left w:val="none" w:sz="0" w:space="0" w:color="auto"/>
        <w:bottom w:val="none" w:sz="0" w:space="0" w:color="auto"/>
        <w:right w:val="none" w:sz="0" w:space="0" w:color="auto"/>
      </w:divBdr>
    </w:div>
    <w:div w:id="1727335108">
      <w:bodyDiv w:val="1"/>
      <w:marLeft w:val="0"/>
      <w:marRight w:val="0"/>
      <w:marTop w:val="0"/>
      <w:marBottom w:val="0"/>
      <w:divBdr>
        <w:top w:val="none" w:sz="0" w:space="0" w:color="auto"/>
        <w:left w:val="none" w:sz="0" w:space="0" w:color="auto"/>
        <w:bottom w:val="none" w:sz="0" w:space="0" w:color="auto"/>
        <w:right w:val="none" w:sz="0" w:space="0" w:color="auto"/>
      </w:divBdr>
    </w:div>
    <w:div w:id="1930695502">
      <w:bodyDiv w:val="1"/>
      <w:marLeft w:val="0"/>
      <w:marRight w:val="0"/>
      <w:marTop w:val="0"/>
      <w:marBottom w:val="0"/>
      <w:divBdr>
        <w:top w:val="none" w:sz="0" w:space="0" w:color="auto"/>
        <w:left w:val="none" w:sz="0" w:space="0" w:color="auto"/>
        <w:bottom w:val="none" w:sz="0" w:space="0" w:color="auto"/>
        <w:right w:val="none" w:sz="0" w:space="0" w:color="auto"/>
      </w:divBdr>
    </w:div>
    <w:div w:id="201537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intranet.moe.govt.nz/assets/Organisation/Business-group-documents/EnterpriseRiskManagementFramework2015.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bit.ly/3xKfoFr" TargetMode="External"/><Relationship Id="rId18" Type="http://schemas.openxmlformats.org/officeDocument/2006/relationships/image" Target="media/image2.png"/><Relationship Id="rId26" Type="http://schemas.openxmlformats.org/officeDocument/2006/relationships/hyperlink" Target="https://docs.moe.govt.nz/navigator/bookmark.jsp?desktop=MinistryDocuments&amp;repositoryId=FNMinistryDocuments&amp;repositoryType=p8&amp;docid=DMOE%2C%7B1C5A444A-9678-4E41-96C4-A8365566408A%7D%2C%7B6777B926-EE01-C16D-84A0-78A90B700000%7D&amp;mimeType=application%2Fvnd.openxmlformats-officedocument.wordprocessingml.document&amp;template_name=DMOE&amp;version=released&amp;vsId=%7B7B550A52-DAD9-4AAB-8C72-4F220C3AB231%7D" TargetMode="External"/><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bit.ly/3ejX12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it.ly/3hPm13L" TargetMode="External"/><Relationship Id="rId25" Type="http://schemas.openxmlformats.org/officeDocument/2006/relationships/image" Target="media/image9.png"/><Relationship Id="rId33" Type="http://schemas.openxmlformats.org/officeDocument/2006/relationships/hyperlink" Target="https://bit.ly/2TbwzA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t.ly/3BgbBS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data.govt.nz/assets/Uploads/cab-min-11-29-12-8-august-2011.pdf"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bit.ly/2VKiPhl" TargetMode="Externa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bit.ly/2UruwJ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bit.ly/3B4nF9j" TargetMode="Externa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intranet.moe.govt.nz/assets/Organisation/Business-group-documents/EnterpriseRiskManagementFramework2015.pdf" TargetMode="External"/><Relationship Id="rId2" Type="http://schemas.openxmlformats.org/officeDocument/2006/relationships/hyperlink" Target="https://intranet.moe.govt.nz/assets/Organisation/Business-group-documents/EnterpriseRiskManagementFramework2015.pdf" TargetMode="External"/><Relationship Id="rId1" Type="http://schemas.openxmlformats.org/officeDocument/2006/relationships/hyperlink" Target="https://bit.ly/3eypem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D6FE8-04A1-4445-9A2B-E676A6BA1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11582</Words>
  <Characters>66024</Characters>
  <Application>Microsoft Office Word</Application>
  <DocSecurity>4</DocSecurity>
  <Lines>550</Lines>
  <Paragraphs>154</Paragraphs>
  <ScaleCrop>false</ScaleCrop>
  <Company/>
  <LinksUpToDate>false</LinksUpToDate>
  <CharactersWithSpaces>77452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Sigal</dc:creator>
  <cp:keywords/>
  <dc:description/>
  <cp:lastModifiedBy>Sky Sigal</cp:lastModifiedBy>
  <cp:revision>1004</cp:revision>
  <cp:lastPrinted>2021-07-21T12:13:00Z</cp:lastPrinted>
  <dcterms:created xsi:type="dcterms:W3CDTF">2021-06-17T13:25:00Z</dcterms:created>
  <dcterms:modified xsi:type="dcterms:W3CDTF">2021-08-02T00:31:00Z</dcterms:modified>
</cp:coreProperties>
</file>