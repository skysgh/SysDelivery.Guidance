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64BE388D" w:rsidR="008C39DC" w:rsidRDefault="00813161" w:rsidP="008C39DC">
      <w:pPr>
        <w:pStyle w:val="Title"/>
      </w:pPr>
      <w:r>
        <w:t xml:space="preserve">DRAFT - </w:t>
      </w:r>
      <w:r w:rsidR="008C39DC">
        <w:t>IT Project</w:t>
      </w:r>
    </w:p>
    <w:p w14:paraId="39614DFE" w14:textId="3FA95AFC" w:rsidR="008C39DC" w:rsidRDefault="002570D6" w:rsidP="008C39DC">
      <w:pPr>
        <w:pStyle w:val="Subtitle"/>
      </w:pPr>
      <w:r>
        <w:t xml:space="preserve">On Event </w:t>
      </w:r>
      <w:r w:rsidR="007F24AC">
        <w:t xml:space="preserve">Stream </w:t>
      </w:r>
      <w:r>
        <w:t>Data</w:t>
      </w:r>
      <w:r w:rsidR="007F24AC">
        <w:t xml:space="preserve"> Stores</w:t>
      </w:r>
    </w:p>
    <w:p w14:paraId="297082E7" w14:textId="5ED3092D" w:rsidR="00813161" w:rsidRPr="00813161" w:rsidRDefault="00813161" w:rsidP="00406FE9">
      <w:pPr>
        <w:pStyle w:val="NotContents-Heading3"/>
        <w:rPr>
          <w:vanish/>
          <w:specVanish/>
        </w:rPr>
      </w:pPr>
      <w:r>
        <w:t xml:space="preserve">Version: </w:t>
      </w:r>
    </w:p>
    <w:p w14:paraId="6113FB75" w14:textId="2EFF84D0" w:rsidR="00813161" w:rsidRPr="00813161" w:rsidRDefault="00813161" w:rsidP="00813161">
      <w:r>
        <w:t xml:space="preserve"> </w:t>
      </w:r>
      <w:r w:rsidRPr="00813161">
        <w:t>0.</w:t>
      </w:r>
      <w:r w:rsidR="00A62411">
        <w:t>2</w:t>
      </w:r>
    </w:p>
    <w:p w14:paraId="4CA5917F" w14:textId="2AF1534A" w:rsidR="00921365" w:rsidRDefault="00921365" w:rsidP="00921365">
      <w:pPr>
        <w:pStyle w:val="Heading2"/>
      </w:pPr>
      <w:r>
        <w:br/>
      </w:r>
      <w:bookmarkStart w:id="0" w:name="_Toc210207860"/>
      <w:r w:rsidR="00BA5D9F">
        <w:t>Purpose</w:t>
      </w:r>
      <w:bookmarkEnd w:id="0"/>
    </w:p>
    <w:p w14:paraId="370D2396" w14:textId="5FB53FAE" w:rsidR="00AE2E49" w:rsidRDefault="00907D77" w:rsidP="00907D77">
      <w:r w:rsidRPr="00907D77">
        <w:rPr>
          <w:rFonts w:cs="Arial"/>
          <w:color w:val="000000"/>
        </w:rPr>
        <w:t xml:space="preserve">This document provides a high-level summary of Event Databases, enabling non-technical </w:t>
      </w:r>
      <w:r w:rsidR="004C7485">
        <w:rPr>
          <w:rFonts w:cs="Arial"/>
          <w:color w:val="000000"/>
        </w:rPr>
        <w:t xml:space="preserve">as well as technical </w:t>
      </w:r>
      <w:r w:rsidRPr="00907D77">
        <w:rPr>
          <w:rFonts w:cs="Arial"/>
          <w:color w:val="000000"/>
        </w:rPr>
        <w:t>stakeholders to participate in evaluating their suitability for a system.</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210207861"/>
      <w:r>
        <w:t>Synopsis</w:t>
      </w:r>
      <w:bookmarkEnd w:id="1"/>
    </w:p>
    <w:p w14:paraId="42CDC254" w14:textId="03719118" w:rsidR="004C7485" w:rsidRPr="004C7485" w:rsidRDefault="004C7485" w:rsidP="004C7485">
      <w:r w:rsidRPr="004C7485">
        <w:t>Events play a significant role in enhancing key aspects of information management within a domain. Nonetheless, their value should be viewed alongside other important factors, such as resource usage, ease of maintenance, portability, and the ability to integrate with other systems.</w:t>
      </w:r>
    </w:p>
    <w:p w14:paraId="491132A4" w14:textId="5967DD0D" w:rsidR="00921365" w:rsidRPr="00921365" w:rsidRDefault="00921365" w:rsidP="00921365">
      <w:pPr>
        <w:pStyle w:val="BodyText"/>
      </w:pPr>
      <w:r>
        <w:br/>
      </w:r>
      <w:r>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210207862"/>
      <w:r>
        <w:lastRenderedPageBreak/>
        <w:t>Contents</w:t>
      </w:r>
      <w:bookmarkEnd w:id="2"/>
      <w:bookmarkEnd w:id="3"/>
    </w:p>
    <w:p w14:paraId="3F6A7752" w14:textId="1BE1AC95" w:rsidR="0049024F"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10207860" w:history="1">
        <w:r w:rsidR="0049024F" w:rsidRPr="006A0322">
          <w:rPr>
            <w:rStyle w:val="Hyperlink"/>
            <w:noProof/>
          </w:rPr>
          <w:t>Purpose</w:t>
        </w:r>
        <w:r w:rsidR="0049024F">
          <w:rPr>
            <w:noProof/>
            <w:webHidden/>
          </w:rPr>
          <w:tab/>
        </w:r>
        <w:r w:rsidR="0049024F">
          <w:rPr>
            <w:noProof/>
            <w:webHidden/>
          </w:rPr>
          <w:fldChar w:fldCharType="begin"/>
        </w:r>
        <w:r w:rsidR="0049024F">
          <w:rPr>
            <w:noProof/>
            <w:webHidden/>
          </w:rPr>
          <w:instrText xml:space="preserve"> PAGEREF _Toc210207860 \h </w:instrText>
        </w:r>
        <w:r w:rsidR="0049024F">
          <w:rPr>
            <w:noProof/>
            <w:webHidden/>
          </w:rPr>
        </w:r>
        <w:r w:rsidR="0049024F">
          <w:rPr>
            <w:noProof/>
            <w:webHidden/>
          </w:rPr>
          <w:fldChar w:fldCharType="separate"/>
        </w:r>
        <w:r w:rsidR="0049024F">
          <w:rPr>
            <w:noProof/>
            <w:webHidden/>
          </w:rPr>
          <w:t>1</w:t>
        </w:r>
        <w:r w:rsidR="0049024F">
          <w:rPr>
            <w:noProof/>
            <w:webHidden/>
          </w:rPr>
          <w:fldChar w:fldCharType="end"/>
        </w:r>
      </w:hyperlink>
    </w:p>
    <w:p w14:paraId="727069B7" w14:textId="7F109799" w:rsidR="0049024F" w:rsidRDefault="0049024F">
      <w:pPr>
        <w:pStyle w:val="TOC2"/>
        <w:rPr>
          <w:rFonts w:asciiTheme="minorHAnsi" w:eastAsiaTheme="minorEastAsia" w:hAnsiTheme="minorHAnsi" w:cstheme="minorBidi"/>
          <w:noProof/>
          <w:kern w:val="2"/>
          <w:lang w:eastAsia="en-NZ"/>
          <w14:ligatures w14:val="standardContextual"/>
        </w:rPr>
      </w:pPr>
      <w:hyperlink w:anchor="_Toc210207861" w:history="1">
        <w:r w:rsidRPr="006A0322">
          <w:rPr>
            <w:rStyle w:val="Hyperlink"/>
            <w:noProof/>
          </w:rPr>
          <w:t>Synopsis</w:t>
        </w:r>
        <w:r>
          <w:rPr>
            <w:noProof/>
            <w:webHidden/>
          </w:rPr>
          <w:tab/>
        </w:r>
        <w:r>
          <w:rPr>
            <w:noProof/>
            <w:webHidden/>
          </w:rPr>
          <w:fldChar w:fldCharType="begin"/>
        </w:r>
        <w:r>
          <w:rPr>
            <w:noProof/>
            <w:webHidden/>
          </w:rPr>
          <w:instrText xml:space="preserve"> PAGEREF _Toc210207861 \h </w:instrText>
        </w:r>
        <w:r>
          <w:rPr>
            <w:noProof/>
            <w:webHidden/>
          </w:rPr>
        </w:r>
        <w:r>
          <w:rPr>
            <w:noProof/>
            <w:webHidden/>
          </w:rPr>
          <w:fldChar w:fldCharType="separate"/>
        </w:r>
        <w:r>
          <w:rPr>
            <w:noProof/>
            <w:webHidden/>
          </w:rPr>
          <w:t>1</w:t>
        </w:r>
        <w:r>
          <w:rPr>
            <w:noProof/>
            <w:webHidden/>
          </w:rPr>
          <w:fldChar w:fldCharType="end"/>
        </w:r>
      </w:hyperlink>
    </w:p>
    <w:p w14:paraId="5D948505" w14:textId="763B778B" w:rsidR="0049024F" w:rsidRDefault="0049024F">
      <w:pPr>
        <w:pStyle w:val="TOC2"/>
        <w:rPr>
          <w:rFonts w:asciiTheme="minorHAnsi" w:eastAsiaTheme="minorEastAsia" w:hAnsiTheme="minorHAnsi" w:cstheme="minorBidi"/>
          <w:noProof/>
          <w:kern w:val="2"/>
          <w:lang w:eastAsia="en-NZ"/>
          <w14:ligatures w14:val="standardContextual"/>
        </w:rPr>
      </w:pPr>
      <w:hyperlink w:anchor="_Toc210207862" w:history="1">
        <w:r w:rsidRPr="006A0322">
          <w:rPr>
            <w:rStyle w:val="Hyperlink"/>
            <w:noProof/>
          </w:rPr>
          <w:t>Contents</w:t>
        </w:r>
        <w:r>
          <w:rPr>
            <w:noProof/>
            <w:webHidden/>
          </w:rPr>
          <w:tab/>
        </w:r>
        <w:r>
          <w:rPr>
            <w:noProof/>
            <w:webHidden/>
          </w:rPr>
          <w:fldChar w:fldCharType="begin"/>
        </w:r>
        <w:r>
          <w:rPr>
            <w:noProof/>
            <w:webHidden/>
          </w:rPr>
          <w:instrText xml:space="preserve"> PAGEREF _Toc210207862 \h </w:instrText>
        </w:r>
        <w:r>
          <w:rPr>
            <w:noProof/>
            <w:webHidden/>
          </w:rPr>
        </w:r>
        <w:r>
          <w:rPr>
            <w:noProof/>
            <w:webHidden/>
          </w:rPr>
          <w:fldChar w:fldCharType="separate"/>
        </w:r>
        <w:r>
          <w:rPr>
            <w:noProof/>
            <w:webHidden/>
          </w:rPr>
          <w:t>2</w:t>
        </w:r>
        <w:r>
          <w:rPr>
            <w:noProof/>
            <w:webHidden/>
          </w:rPr>
          <w:fldChar w:fldCharType="end"/>
        </w:r>
      </w:hyperlink>
    </w:p>
    <w:p w14:paraId="25BFEE41" w14:textId="7EF10928" w:rsidR="0049024F" w:rsidRDefault="0049024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10207863" w:history="1">
        <w:r w:rsidRPr="006A0322">
          <w:rPr>
            <w:rStyle w:val="Hyperlink"/>
            <w:noProof/>
          </w:rPr>
          <w:t>Introduction</w:t>
        </w:r>
        <w:r>
          <w:rPr>
            <w:noProof/>
            <w:webHidden/>
          </w:rPr>
          <w:tab/>
        </w:r>
        <w:r>
          <w:rPr>
            <w:noProof/>
            <w:webHidden/>
          </w:rPr>
          <w:fldChar w:fldCharType="begin"/>
        </w:r>
        <w:r>
          <w:rPr>
            <w:noProof/>
            <w:webHidden/>
          </w:rPr>
          <w:instrText xml:space="preserve"> PAGEREF _Toc210207863 \h </w:instrText>
        </w:r>
        <w:r>
          <w:rPr>
            <w:noProof/>
            <w:webHidden/>
          </w:rPr>
        </w:r>
        <w:r>
          <w:rPr>
            <w:noProof/>
            <w:webHidden/>
          </w:rPr>
          <w:fldChar w:fldCharType="separate"/>
        </w:r>
        <w:r>
          <w:rPr>
            <w:noProof/>
            <w:webHidden/>
          </w:rPr>
          <w:t>4</w:t>
        </w:r>
        <w:r>
          <w:rPr>
            <w:noProof/>
            <w:webHidden/>
          </w:rPr>
          <w:fldChar w:fldCharType="end"/>
        </w:r>
      </w:hyperlink>
    </w:p>
    <w:p w14:paraId="4F23FA7F" w14:textId="15BA16E0" w:rsidR="0049024F" w:rsidRDefault="0049024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10207864" w:history="1">
        <w:r w:rsidRPr="006A0322">
          <w:rPr>
            <w:rStyle w:val="Hyperlink"/>
            <w:noProof/>
          </w:rPr>
          <w:t>Background</w:t>
        </w:r>
        <w:r>
          <w:rPr>
            <w:noProof/>
            <w:webHidden/>
          </w:rPr>
          <w:tab/>
        </w:r>
        <w:r>
          <w:rPr>
            <w:noProof/>
            <w:webHidden/>
          </w:rPr>
          <w:fldChar w:fldCharType="begin"/>
        </w:r>
        <w:r>
          <w:rPr>
            <w:noProof/>
            <w:webHidden/>
          </w:rPr>
          <w:instrText xml:space="preserve"> PAGEREF _Toc210207864 \h </w:instrText>
        </w:r>
        <w:r>
          <w:rPr>
            <w:noProof/>
            <w:webHidden/>
          </w:rPr>
        </w:r>
        <w:r>
          <w:rPr>
            <w:noProof/>
            <w:webHidden/>
          </w:rPr>
          <w:fldChar w:fldCharType="separate"/>
        </w:r>
        <w:r>
          <w:rPr>
            <w:noProof/>
            <w:webHidden/>
          </w:rPr>
          <w:t>4</w:t>
        </w:r>
        <w:r>
          <w:rPr>
            <w:noProof/>
            <w:webHidden/>
          </w:rPr>
          <w:fldChar w:fldCharType="end"/>
        </w:r>
      </w:hyperlink>
    </w:p>
    <w:p w14:paraId="324DAD88" w14:textId="36AC5D01" w:rsidR="0049024F" w:rsidRDefault="0049024F">
      <w:pPr>
        <w:pStyle w:val="TOC2"/>
        <w:rPr>
          <w:rFonts w:asciiTheme="minorHAnsi" w:eastAsiaTheme="minorEastAsia" w:hAnsiTheme="minorHAnsi" w:cstheme="minorBidi"/>
          <w:noProof/>
          <w:kern w:val="2"/>
          <w:lang w:eastAsia="en-NZ"/>
          <w14:ligatures w14:val="standardContextual"/>
        </w:rPr>
      </w:pPr>
      <w:hyperlink w:anchor="_Toc210207865" w:history="1">
        <w:r w:rsidRPr="006A0322">
          <w:rPr>
            <w:rStyle w:val="Hyperlink"/>
            <w:noProof/>
          </w:rPr>
          <w:t>Data Storage System Types</w:t>
        </w:r>
        <w:r>
          <w:rPr>
            <w:noProof/>
            <w:webHidden/>
          </w:rPr>
          <w:tab/>
        </w:r>
        <w:r>
          <w:rPr>
            <w:noProof/>
            <w:webHidden/>
          </w:rPr>
          <w:fldChar w:fldCharType="begin"/>
        </w:r>
        <w:r>
          <w:rPr>
            <w:noProof/>
            <w:webHidden/>
          </w:rPr>
          <w:instrText xml:space="preserve"> PAGEREF _Toc210207865 \h </w:instrText>
        </w:r>
        <w:r>
          <w:rPr>
            <w:noProof/>
            <w:webHidden/>
          </w:rPr>
        </w:r>
        <w:r>
          <w:rPr>
            <w:noProof/>
            <w:webHidden/>
          </w:rPr>
          <w:fldChar w:fldCharType="separate"/>
        </w:r>
        <w:r>
          <w:rPr>
            <w:noProof/>
            <w:webHidden/>
          </w:rPr>
          <w:t>4</w:t>
        </w:r>
        <w:r>
          <w:rPr>
            <w:noProof/>
            <w:webHidden/>
          </w:rPr>
          <w:fldChar w:fldCharType="end"/>
        </w:r>
      </w:hyperlink>
    </w:p>
    <w:p w14:paraId="69071A9D" w14:textId="6AF18269"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66" w:history="1">
        <w:r w:rsidRPr="006A0322">
          <w:rPr>
            <w:rStyle w:val="Hyperlink"/>
            <w:noProof/>
          </w:rPr>
          <w:t>ORMs</w:t>
        </w:r>
        <w:r>
          <w:rPr>
            <w:noProof/>
            <w:webHidden/>
          </w:rPr>
          <w:tab/>
        </w:r>
        <w:r>
          <w:rPr>
            <w:noProof/>
            <w:webHidden/>
          </w:rPr>
          <w:fldChar w:fldCharType="begin"/>
        </w:r>
        <w:r>
          <w:rPr>
            <w:noProof/>
            <w:webHidden/>
          </w:rPr>
          <w:instrText xml:space="preserve"> PAGEREF _Toc210207866 \h </w:instrText>
        </w:r>
        <w:r>
          <w:rPr>
            <w:noProof/>
            <w:webHidden/>
          </w:rPr>
        </w:r>
        <w:r>
          <w:rPr>
            <w:noProof/>
            <w:webHidden/>
          </w:rPr>
          <w:fldChar w:fldCharType="separate"/>
        </w:r>
        <w:r>
          <w:rPr>
            <w:noProof/>
            <w:webHidden/>
          </w:rPr>
          <w:t>6</w:t>
        </w:r>
        <w:r>
          <w:rPr>
            <w:noProof/>
            <w:webHidden/>
          </w:rPr>
          <w:fldChar w:fldCharType="end"/>
        </w:r>
      </w:hyperlink>
    </w:p>
    <w:p w14:paraId="5094DB91" w14:textId="76DE362F"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67" w:history="1">
        <w:r w:rsidRPr="006A0322">
          <w:rPr>
            <w:rStyle w:val="Hyperlink"/>
            <w:noProof/>
          </w:rPr>
          <w:t>NoSQL</w:t>
        </w:r>
        <w:r>
          <w:rPr>
            <w:noProof/>
            <w:webHidden/>
          </w:rPr>
          <w:tab/>
        </w:r>
        <w:r>
          <w:rPr>
            <w:noProof/>
            <w:webHidden/>
          </w:rPr>
          <w:fldChar w:fldCharType="begin"/>
        </w:r>
        <w:r>
          <w:rPr>
            <w:noProof/>
            <w:webHidden/>
          </w:rPr>
          <w:instrText xml:space="preserve"> PAGEREF _Toc210207867 \h </w:instrText>
        </w:r>
        <w:r>
          <w:rPr>
            <w:noProof/>
            <w:webHidden/>
          </w:rPr>
        </w:r>
        <w:r>
          <w:rPr>
            <w:noProof/>
            <w:webHidden/>
          </w:rPr>
          <w:fldChar w:fldCharType="separate"/>
        </w:r>
        <w:r>
          <w:rPr>
            <w:noProof/>
            <w:webHidden/>
          </w:rPr>
          <w:t>7</w:t>
        </w:r>
        <w:r>
          <w:rPr>
            <w:noProof/>
            <w:webHidden/>
          </w:rPr>
          <w:fldChar w:fldCharType="end"/>
        </w:r>
      </w:hyperlink>
    </w:p>
    <w:p w14:paraId="79B81E0B" w14:textId="181871F4"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68" w:history="1">
        <w:r w:rsidRPr="006A0322">
          <w:rPr>
            <w:rStyle w:val="Hyperlink"/>
            <w:noProof/>
          </w:rPr>
          <w:t>Not SQL</w:t>
        </w:r>
        <w:r>
          <w:rPr>
            <w:noProof/>
            <w:webHidden/>
          </w:rPr>
          <w:tab/>
        </w:r>
        <w:r>
          <w:rPr>
            <w:noProof/>
            <w:webHidden/>
          </w:rPr>
          <w:fldChar w:fldCharType="begin"/>
        </w:r>
        <w:r>
          <w:rPr>
            <w:noProof/>
            <w:webHidden/>
          </w:rPr>
          <w:instrText xml:space="preserve"> PAGEREF _Toc210207868 \h </w:instrText>
        </w:r>
        <w:r>
          <w:rPr>
            <w:noProof/>
            <w:webHidden/>
          </w:rPr>
        </w:r>
        <w:r>
          <w:rPr>
            <w:noProof/>
            <w:webHidden/>
          </w:rPr>
          <w:fldChar w:fldCharType="separate"/>
        </w:r>
        <w:r>
          <w:rPr>
            <w:noProof/>
            <w:webHidden/>
          </w:rPr>
          <w:t>8</w:t>
        </w:r>
        <w:r>
          <w:rPr>
            <w:noProof/>
            <w:webHidden/>
          </w:rPr>
          <w:fldChar w:fldCharType="end"/>
        </w:r>
      </w:hyperlink>
    </w:p>
    <w:p w14:paraId="27657A11" w14:textId="128FD35B" w:rsidR="0049024F" w:rsidRDefault="0049024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10207869" w:history="1">
        <w:r w:rsidRPr="006A0322">
          <w:rPr>
            <w:rStyle w:val="Hyperlink"/>
            <w:noProof/>
          </w:rPr>
          <w:t>Event Theory</w:t>
        </w:r>
        <w:r>
          <w:rPr>
            <w:noProof/>
            <w:webHidden/>
          </w:rPr>
          <w:tab/>
        </w:r>
        <w:r>
          <w:rPr>
            <w:noProof/>
            <w:webHidden/>
          </w:rPr>
          <w:fldChar w:fldCharType="begin"/>
        </w:r>
        <w:r>
          <w:rPr>
            <w:noProof/>
            <w:webHidden/>
          </w:rPr>
          <w:instrText xml:space="preserve"> PAGEREF _Toc210207869 \h </w:instrText>
        </w:r>
        <w:r>
          <w:rPr>
            <w:noProof/>
            <w:webHidden/>
          </w:rPr>
        </w:r>
        <w:r>
          <w:rPr>
            <w:noProof/>
            <w:webHidden/>
          </w:rPr>
          <w:fldChar w:fldCharType="separate"/>
        </w:r>
        <w:r>
          <w:rPr>
            <w:noProof/>
            <w:webHidden/>
          </w:rPr>
          <w:t>8</w:t>
        </w:r>
        <w:r>
          <w:rPr>
            <w:noProof/>
            <w:webHidden/>
          </w:rPr>
          <w:fldChar w:fldCharType="end"/>
        </w:r>
      </w:hyperlink>
    </w:p>
    <w:p w14:paraId="7B08B191" w14:textId="0E0FE114" w:rsidR="0049024F" w:rsidRDefault="0049024F">
      <w:pPr>
        <w:pStyle w:val="TOC2"/>
        <w:rPr>
          <w:rFonts w:asciiTheme="minorHAnsi" w:eastAsiaTheme="minorEastAsia" w:hAnsiTheme="minorHAnsi" w:cstheme="minorBidi"/>
          <w:noProof/>
          <w:kern w:val="2"/>
          <w:lang w:eastAsia="en-NZ"/>
          <w14:ligatures w14:val="standardContextual"/>
        </w:rPr>
      </w:pPr>
      <w:hyperlink w:anchor="_Toc210207870" w:history="1">
        <w:r w:rsidRPr="006A0322">
          <w:rPr>
            <w:rStyle w:val="Hyperlink"/>
            <w:noProof/>
          </w:rPr>
          <w:t>Comparing Event Storage in Relational Databases</w:t>
        </w:r>
        <w:r>
          <w:rPr>
            <w:noProof/>
            <w:webHidden/>
          </w:rPr>
          <w:tab/>
        </w:r>
        <w:r>
          <w:rPr>
            <w:noProof/>
            <w:webHidden/>
          </w:rPr>
          <w:fldChar w:fldCharType="begin"/>
        </w:r>
        <w:r>
          <w:rPr>
            <w:noProof/>
            <w:webHidden/>
          </w:rPr>
          <w:instrText xml:space="preserve"> PAGEREF _Toc210207870 \h </w:instrText>
        </w:r>
        <w:r>
          <w:rPr>
            <w:noProof/>
            <w:webHidden/>
          </w:rPr>
        </w:r>
        <w:r>
          <w:rPr>
            <w:noProof/>
            <w:webHidden/>
          </w:rPr>
          <w:fldChar w:fldCharType="separate"/>
        </w:r>
        <w:r>
          <w:rPr>
            <w:noProof/>
            <w:webHidden/>
          </w:rPr>
          <w:t>9</w:t>
        </w:r>
        <w:r>
          <w:rPr>
            <w:noProof/>
            <w:webHidden/>
          </w:rPr>
          <w:fldChar w:fldCharType="end"/>
        </w:r>
      </w:hyperlink>
    </w:p>
    <w:p w14:paraId="17910E40" w14:textId="68700B96" w:rsidR="0049024F" w:rsidRDefault="0049024F">
      <w:pPr>
        <w:pStyle w:val="TOC2"/>
        <w:rPr>
          <w:rFonts w:asciiTheme="minorHAnsi" w:eastAsiaTheme="minorEastAsia" w:hAnsiTheme="minorHAnsi" w:cstheme="minorBidi"/>
          <w:noProof/>
          <w:kern w:val="2"/>
          <w:lang w:eastAsia="en-NZ"/>
          <w14:ligatures w14:val="standardContextual"/>
        </w:rPr>
      </w:pPr>
      <w:hyperlink w:anchor="_Toc210207871" w:history="1">
        <w:r w:rsidRPr="006A0322">
          <w:rPr>
            <w:rStyle w:val="Hyperlink"/>
            <w:noProof/>
          </w:rPr>
          <w:t>Implementation</w:t>
        </w:r>
        <w:r>
          <w:rPr>
            <w:noProof/>
            <w:webHidden/>
          </w:rPr>
          <w:tab/>
        </w:r>
        <w:r>
          <w:rPr>
            <w:noProof/>
            <w:webHidden/>
          </w:rPr>
          <w:fldChar w:fldCharType="begin"/>
        </w:r>
        <w:r>
          <w:rPr>
            <w:noProof/>
            <w:webHidden/>
          </w:rPr>
          <w:instrText xml:space="preserve"> PAGEREF _Toc210207871 \h </w:instrText>
        </w:r>
        <w:r>
          <w:rPr>
            <w:noProof/>
            <w:webHidden/>
          </w:rPr>
        </w:r>
        <w:r>
          <w:rPr>
            <w:noProof/>
            <w:webHidden/>
          </w:rPr>
          <w:fldChar w:fldCharType="separate"/>
        </w:r>
        <w:r>
          <w:rPr>
            <w:noProof/>
            <w:webHidden/>
          </w:rPr>
          <w:t>12</w:t>
        </w:r>
        <w:r>
          <w:rPr>
            <w:noProof/>
            <w:webHidden/>
          </w:rPr>
          <w:fldChar w:fldCharType="end"/>
        </w:r>
      </w:hyperlink>
    </w:p>
    <w:p w14:paraId="32DC696B" w14:textId="27F3B6B3" w:rsidR="0049024F" w:rsidRDefault="0049024F">
      <w:pPr>
        <w:pStyle w:val="TOC2"/>
        <w:rPr>
          <w:rFonts w:asciiTheme="minorHAnsi" w:eastAsiaTheme="minorEastAsia" w:hAnsiTheme="minorHAnsi" w:cstheme="minorBidi"/>
          <w:noProof/>
          <w:kern w:val="2"/>
          <w:lang w:eastAsia="en-NZ"/>
          <w14:ligatures w14:val="standardContextual"/>
        </w:rPr>
      </w:pPr>
      <w:hyperlink w:anchor="_Toc210207872" w:history="1">
        <w:r w:rsidRPr="006A0322">
          <w:rPr>
            <w:rStyle w:val="Hyperlink"/>
            <w:noProof/>
          </w:rPr>
          <w:t>EventStoreDB</w:t>
        </w:r>
        <w:r>
          <w:rPr>
            <w:noProof/>
            <w:webHidden/>
          </w:rPr>
          <w:tab/>
        </w:r>
        <w:r>
          <w:rPr>
            <w:noProof/>
            <w:webHidden/>
          </w:rPr>
          <w:fldChar w:fldCharType="begin"/>
        </w:r>
        <w:r>
          <w:rPr>
            <w:noProof/>
            <w:webHidden/>
          </w:rPr>
          <w:instrText xml:space="preserve"> PAGEREF _Toc210207872 \h </w:instrText>
        </w:r>
        <w:r>
          <w:rPr>
            <w:noProof/>
            <w:webHidden/>
          </w:rPr>
        </w:r>
        <w:r>
          <w:rPr>
            <w:noProof/>
            <w:webHidden/>
          </w:rPr>
          <w:fldChar w:fldCharType="separate"/>
        </w:r>
        <w:r>
          <w:rPr>
            <w:noProof/>
            <w:webHidden/>
          </w:rPr>
          <w:t>12</w:t>
        </w:r>
        <w:r>
          <w:rPr>
            <w:noProof/>
            <w:webHidden/>
          </w:rPr>
          <w:fldChar w:fldCharType="end"/>
        </w:r>
      </w:hyperlink>
    </w:p>
    <w:p w14:paraId="4CC5023D" w14:textId="709586CD" w:rsidR="0049024F" w:rsidRDefault="0049024F">
      <w:pPr>
        <w:pStyle w:val="TOC2"/>
        <w:rPr>
          <w:rFonts w:asciiTheme="minorHAnsi" w:eastAsiaTheme="minorEastAsia" w:hAnsiTheme="minorHAnsi" w:cstheme="minorBidi"/>
          <w:noProof/>
          <w:kern w:val="2"/>
          <w:lang w:eastAsia="en-NZ"/>
          <w14:ligatures w14:val="standardContextual"/>
        </w:rPr>
      </w:pPr>
      <w:hyperlink w:anchor="_Toc210207873" w:history="1">
        <w:r w:rsidRPr="006A0322">
          <w:rPr>
            <w:rStyle w:val="Hyperlink"/>
            <w:noProof/>
          </w:rPr>
          <w:t>Marten.DB</w:t>
        </w:r>
        <w:r>
          <w:rPr>
            <w:noProof/>
            <w:webHidden/>
          </w:rPr>
          <w:tab/>
        </w:r>
        <w:r>
          <w:rPr>
            <w:noProof/>
            <w:webHidden/>
          </w:rPr>
          <w:fldChar w:fldCharType="begin"/>
        </w:r>
        <w:r>
          <w:rPr>
            <w:noProof/>
            <w:webHidden/>
          </w:rPr>
          <w:instrText xml:space="preserve"> PAGEREF _Toc210207873 \h </w:instrText>
        </w:r>
        <w:r>
          <w:rPr>
            <w:noProof/>
            <w:webHidden/>
          </w:rPr>
        </w:r>
        <w:r>
          <w:rPr>
            <w:noProof/>
            <w:webHidden/>
          </w:rPr>
          <w:fldChar w:fldCharType="separate"/>
        </w:r>
        <w:r>
          <w:rPr>
            <w:noProof/>
            <w:webHidden/>
          </w:rPr>
          <w:t>12</w:t>
        </w:r>
        <w:r>
          <w:rPr>
            <w:noProof/>
            <w:webHidden/>
          </w:rPr>
          <w:fldChar w:fldCharType="end"/>
        </w:r>
      </w:hyperlink>
    </w:p>
    <w:p w14:paraId="3CF3CC3B" w14:textId="3AC98B4D"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74" w:history="1">
        <w:r w:rsidRPr="006A0322">
          <w:rPr>
            <w:rStyle w:val="Hyperlink"/>
            <w:noProof/>
          </w:rPr>
          <w:t>Key Risks and Community Support</w:t>
        </w:r>
        <w:r>
          <w:rPr>
            <w:noProof/>
            <w:webHidden/>
          </w:rPr>
          <w:tab/>
        </w:r>
        <w:r>
          <w:rPr>
            <w:noProof/>
            <w:webHidden/>
          </w:rPr>
          <w:fldChar w:fldCharType="begin"/>
        </w:r>
        <w:r>
          <w:rPr>
            <w:noProof/>
            <w:webHidden/>
          </w:rPr>
          <w:instrText xml:space="preserve"> PAGEREF _Toc210207874 \h </w:instrText>
        </w:r>
        <w:r>
          <w:rPr>
            <w:noProof/>
            <w:webHidden/>
          </w:rPr>
        </w:r>
        <w:r>
          <w:rPr>
            <w:noProof/>
            <w:webHidden/>
          </w:rPr>
          <w:fldChar w:fldCharType="separate"/>
        </w:r>
        <w:r>
          <w:rPr>
            <w:noProof/>
            <w:webHidden/>
          </w:rPr>
          <w:t>13</w:t>
        </w:r>
        <w:r>
          <w:rPr>
            <w:noProof/>
            <w:webHidden/>
          </w:rPr>
          <w:fldChar w:fldCharType="end"/>
        </w:r>
      </w:hyperlink>
    </w:p>
    <w:p w14:paraId="6FEEC6C0" w14:textId="3B23F0E6" w:rsidR="0049024F" w:rsidRDefault="0049024F">
      <w:pPr>
        <w:pStyle w:val="TOC4"/>
        <w:rPr>
          <w:rFonts w:asciiTheme="minorHAnsi" w:eastAsiaTheme="minorEastAsia" w:hAnsiTheme="minorHAnsi" w:cstheme="minorBidi"/>
          <w:noProof/>
          <w:kern w:val="2"/>
          <w:sz w:val="24"/>
          <w:lang w:eastAsia="en-NZ"/>
          <w14:ligatures w14:val="standardContextual"/>
        </w:rPr>
      </w:pPr>
      <w:hyperlink w:anchor="_Toc210207875" w:history="1">
        <w:r w:rsidRPr="006A0322">
          <w:rPr>
            <w:rStyle w:val="Hyperlink"/>
            <w:noProof/>
          </w:rPr>
          <w:t>Distinction Between Library and Data Store Dependencies</w:t>
        </w:r>
        <w:r>
          <w:rPr>
            <w:noProof/>
            <w:webHidden/>
          </w:rPr>
          <w:tab/>
        </w:r>
        <w:r>
          <w:rPr>
            <w:noProof/>
            <w:webHidden/>
          </w:rPr>
          <w:fldChar w:fldCharType="begin"/>
        </w:r>
        <w:r>
          <w:rPr>
            <w:noProof/>
            <w:webHidden/>
          </w:rPr>
          <w:instrText xml:space="preserve"> PAGEREF _Toc210207875 \h </w:instrText>
        </w:r>
        <w:r>
          <w:rPr>
            <w:noProof/>
            <w:webHidden/>
          </w:rPr>
        </w:r>
        <w:r>
          <w:rPr>
            <w:noProof/>
            <w:webHidden/>
          </w:rPr>
          <w:fldChar w:fldCharType="separate"/>
        </w:r>
        <w:r>
          <w:rPr>
            <w:noProof/>
            <w:webHidden/>
          </w:rPr>
          <w:t>13</w:t>
        </w:r>
        <w:r>
          <w:rPr>
            <w:noProof/>
            <w:webHidden/>
          </w:rPr>
          <w:fldChar w:fldCharType="end"/>
        </w:r>
      </w:hyperlink>
    </w:p>
    <w:p w14:paraId="364BB35B" w14:textId="0724839A" w:rsidR="0049024F" w:rsidRDefault="0049024F">
      <w:pPr>
        <w:pStyle w:val="TOC2"/>
        <w:rPr>
          <w:rFonts w:asciiTheme="minorHAnsi" w:eastAsiaTheme="minorEastAsia" w:hAnsiTheme="minorHAnsi" w:cstheme="minorBidi"/>
          <w:noProof/>
          <w:kern w:val="2"/>
          <w:lang w:eastAsia="en-NZ"/>
          <w14:ligatures w14:val="standardContextual"/>
        </w:rPr>
      </w:pPr>
      <w:hyperlink w:anchor="_Toc210207876" w:history="1">
        <w:r w:rsidRPr="006A0322">
          <w:rPr>
            <w:rStyle w:val="Hyperlink"/>
            <w:noProof/>
          </w:rPr>
          <w:t>Architectural Considerations</w:t>
        </w:r>
        <w:r>
          <w:rPr>
            <w:noProof/>
            <w:webHidden/>
          </w:rPr>
          <w:tab/>
        </w:r>
        <w:r>
          <w:rPr>
            <w:noProof/>
            <w:webHidden/>
          </w:rPr>
          <w:fldChar w:fldCharType="begin"/>
        </w:r>
        <w:r>
          <w:rPr>
            <w:noProof/>
            <w:webHidden/>
          </w:rPr>
          <w:instrText xml:space="preserve"> PAGEREF _Toc210207876 \h </w:instrText>
        </w:r>
        <w:r>
          <w:rPr>
            <w:noProof/>
            <w:webHidden/>
          </w:rPr>
        </w:r>
        <w:r>
          <w:rPr>
            <w:noProof/>
            <w:webHidden/>
          </w:rPr>
          <w:fldChar w:fldCharType="separate"/>
        </w:r>
        <w:r>
          <w:rPr>
            <w:noProof/>
            <w:webHidden/>
          </w:rPr>
          <w:t>14</w:t>
        </w:r>
        <w:r>
          <w:rPr>
            <w:noProof/>
            <w:webHidden/>
          </w:rPr>
          <w:fldChar w:fldCharType="end"/>
        </w:r>
      </w:hyperlink>
    </w:p>
    <w:p w14:paraId="112C6A6D" w14:textId="14D15DDB"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77" w:history="1">
        <w:r w:rsidRPr="006A0322">
          <w:rPr>
            <w:rStyle w:val="Hyperlink"/>
            <w:noProof/>
          </w:rPr>
          <w:t>Quantifying Risk</w:t>
        </w:r>
        <w:r>
          <w:rPr>
            <w:noProof/>
            <w:webHidden/>
          </w:rPr>
          <w:tab/>
        </w:r>
        <w:r>
          <w:rPr>
            <w:noProof/>
            <w:webHidden/>
          </w:rPr>
          <w:fldChar w:fldCharType="begin"/>
        </w:r>
        <w:r>
          <w:rPr>
            <w:noProof/>
            <w:webHidden/>
          </w:rPr>
          <w:instrText xml:space="preserve"> PAGEREF _Toc210207877 \h </w:instrText>
        </w:r>
        <w:r>
          <w:rPr>
            <w:noProof/>
            <w:webHidden/>
          </w:rPr>
        </w:r>
        <w:r>
          <w:rPr>
            <w:noProof/>
            <w:webHidden/>
          </w:rPr>
          <w:fldChar w:fldCharType="separate"/>
        </w:r>
        <w:r>
          <w:rPr>
            <w:noProof/>
            <w:webHidden/>
          </w:rPr>
          <w:t>15</w:t>
        </w:r>
        <w:r>
          <w:rPr>
            <w:noProof/>
            <w:webHidden/>
          </w:rPr>
          <w:fldChar w:fldCharType="end"/>
        </w:r>
      </w:hyperlink>
    </w:p>
    <w:p w14:paraId="6FFB8C32" w14:textId="0C1261E8"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78" w:history="1">
        <w:r w:rsidRPr="006A0322">
          <w:rPr>
            <w:rStyle w:val="Hyperlink"/>
            <w:noProof/>
          </w:rPr>
          <w:t>Remediation Considerations</w:t>
        </w:r>
        <w:r>
          <w:rPr>
            <w:noProof/>
            <w:webHidden/>
          </w:rPr>
          <w:tab/>
        </w:r>
        <w:r>
          <w:rPr>
            <w:noProof/>
            <w:webHidden/>
          </w:rPr>
          <w:fldChar w:fldCharType="begin"/>
        </w:r>
        <w:r>
          <w:rPr>
            <w:noProof/>
            <w:webHidden/>
          </w:rPr>
          <w:instrText xml:space="preserve"> PAGEREF _Toc210207878 \h </w:instrText>
        </w:r>
        <w:r>
          <w:rPr>
            <w:noProof/>
            <w:webHidden/>
          </w:rPr>
        </w:r>
        <w:r>
          <w:rPr>
            <w:noProof/>
            <w:webHidden/>
          </w:rPr>
          <w:fldChar w:fldCharType="separate"/>
        </w:r>
        <w:r>
          <w:rPr>
            <w:noProof/>
            <w:webHidden/>
          </w:rPr>
          <w:t>16</w:t>
        </w:r>
        <w:r>
          <w:rPr>
            <w:noProof/>
            <w:webHidden/>
          </w:rPr>
          <w:fldChar w:fldCharType="end"/>
        </w:r>
      </w:hyperlink>
    </w:p>
    <w:p w14:paraId="203E47A3" w14:textId="734DFA70" w:rsidR="0049024F" w:rsidRDefault="0049024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10207879" w:history="1">
        <w:r w:rsidRPr="006A0322">
          <w:rPr>
            <w:rStyle w:val="Hyperlink"/>
            <w:noProof/>
          </w:rPr>
          <w:t>Conclusion</w:t>
        </w:r>
        <w:r>
          <w:rPr>
            <w:noProof/>
            <w:webHidden/>
          </w:rPr>
          <w:tab/>
        </w:r>
        <w:r>
          <w:rPr>
            <w:noProof/>
            <w:webHidden/>
          </w:rPr>
          <w:fldChar w:fldCharType="begin"/>
        </w:r>
        <w:r>
          <w:rPr>
            <w:noProof/>
            <w:webHidden/>
          </w:rPr>
          <w:instrText xml:space="preserve"> PAGEREF _Toc210207879 \h </w:instrText>
        </w:r>
        <w:r>
          <w:rPr>
            <w:noProof/>
            <w:webHidden/>
          </w:rPr>
        </w:r>
        <w:r>
          <w:rPr>
            <w:noProof/>
            <w:webHidden/>
          </w:rPr>
          <w:fldChar w:fldCharType="separate"/>
        </w:r>
        <w:r>
          <w:rPr>
            <w:noProof/>
            <w:webHidden/>
          </w:rPr>
          <w:t>17</w:t>
        </w:r>
        <w:r>
          <w:rPr>
            <w:noProof/>
            <w:webHidden/>
          </w:rPr>
          <w:fldChar w:fldCharType="end"/>
        </w:r>
      </w:hyperlink>
    </w:p>
    <w:p w14:paraId="104EFA3B" w14:textId="7E3188F4" w:rsidR="0049024F" w:rsidRDefault="0049024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10207880" w:history="1">
        <w:r w:rsidRPr="006A0322">
          <w:rPr>
            <w:rStyle w:val="Hyperlink"/>
            <w:noProof/>
          </w:rPr>
          <w:t>Appendices</w:t>
        </w:r>
        <w:r>
          <w:rPr>
            <w:noProof/>
            <w:webHidden/>
          </w:rPr>
          <w:tab/>
        </w:r>
        <w:r>
          <w:rPr>
            <w:noProof/>
            <w:webHidden/>
          </w:rPr>
          <w:fldChar w:fldCharType="begin"/>
        </w:r>
        <w:r>
          <w:rPr>
            <w:noProof/>
            <w:webHidden/>
          </w:rPr>
          <w:instrText xml:space="preserve"> PAGEREF _Toc210207880 \h </w:instrText>
        </w:r>
        <w:r>
          <w:rPr>
            <w:noProof/>
            <w:webHidden/>
          </w:rPr>
        </w:r>
        <w:r>
          <w:rPr>
            <w:noProof/>
            <w:webHidden/>
          </w:rPr>
          <w:fldChar w:fldCharType="separate"/>
        </w:r>
        <w:r>
          <w:rPr>
            <w:noProof/>
            <w:webHidden/>
          </w:rPr>
          <w:t>18</w:t>
        </w:r>
        <w:r>
          <w:rPr>
            <w:noProof/>
            <w:webHidden/>
          </w:rPr>
          <w:fldChar w:fldCharType="end"/>
        </w:r>
      </w:hyperlink>
    </w:p>
    <w:p w14:paraId="40E25DE2" w14:textId="7655E2BA" w:rsidR="0049024F" w:rsidRDefault="0049024F">
      <w:pPr>
        <w:pStyle w:val="TOC2"/>
        <w:rPr>
          <w:rFonts w:asciiTheme="minorHAnsi" w:eastAsiaTheme="minorEastAsia" w:hAnsiTheme="minorHAnsi" w:cstheme="minorBidi"/>
          <w:noProof/>
          <w:kern w:val="2"/>
          <w:lang w:eastAsia="en-NZ"/>
          <w14:ligatures w14:val="standardContextual"/>
        </w:rPr>
      </w:pPr>
      <w:hyperlink w:anchor="_Toc210207881" w:history="1">
        <w:r w:rsidRPr="006A0322">
          <w:rPr>
            <w:rStyle w:val="Hyperlink"/>
            <w:noProof/>
          </w:rPr>
          <w:t>Appendix A - Document Information</w:t>
        </w:r>
        <w:r>
          <w:rPr>
            <w:noProof/>
            <w:webHidden/>
          </w:rPr>
          <w:tab/>
        </w:r>
        <w:r>
          <w:rPr>
            <w:noProof/>
            <w:webHidden/>
          </w:rPr>
          <w:fldChar w:fldCharType="begin"/>
        </w:r>
        <w:r>
          <w:rPr>
            <w:noProof/>
            <w:webHidden/>
          </w:rPr>
          <w:instrText xml:space="preserve"> PAGEREF _Toc210207881 \h </w:instrText>
        </w:r>
        <w:r>
          <w:rPr>
            <w:noProof/>
            <w:webHidden/>
          </w:rPr>
        </w:r>
        <w:r>
          <w:rPr>
            <w:noProof/>
            <w:webHidden/>
          </w:rPr>
          <w:fldChar w:fldCharType="separate"/>
        </w:r>
        <w:r>
          <w:rPr>
            <w:noProof/>
            <w:webHidden/>
          </w:rPr>
          <w:t>18</w:t>
        </w:r>
        <w:r>
          <w:rPr>
            <w:noProof/>
            <w:webHidden/>
          </w:rPr>
          <w:fldChar w:fldCharType="end"/>
        </w:r>
      </w:hyperlink>
    </w:p>
    <w:p w14:paraId="473886A3" w14:textId="77DC2477"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82" w:history="1">
        <w:r w:rsidRPr="006A0322">
          <w:rPr>
            <w:rStyle w:val="Hyperlink"/>
            <w:noProof/>
          </w:rPr>
          <w:t>Versions</w:t>
        </w:r>
        <w:r>
          <w:rPr>
            <w:noProof/>
            <w:webHidden/>
          </w:rPr>
          <w:tab/>
        </w:r>
        <w:r>
          <w:rPr>
            <w:noProof/>
            <w:webHidden/>
          </w:rPr>
          <w:fldChar w:fldCharType="begin"/>
        </w:r>
        <w:r>
          <w:rPr>
            <w:noProof/>
            <w:webHidden/>
          </w:rPr>
          <w:instrText xml:space="preserve"> PAGEREF _Toc210207882 \h </w:instrText>
        </w:r>
        <w:r>
          <w:rPr>
            <w:noProof/>
            <w:webHidden/>
          </w:rPr>
        </w:r>
        <w:r>
          <w:rPr>
            <w:noProof/>
            <w:webHidden/>
          </w:rPr>
          <w:fldChar w:fldCharType="separate"/>
        </w:r>
        <w:r>
          <w:rPr>
            <w:noProof/>
            <w:webHidden/>
          </w:rPr>
          <w:t>18</w:t>
        </w:r>
        <w:r>
          <w:rPr>
            <w:noProof/>
            <w:webHidden/>
          </w:rPr>
          <w:fldChar w:fldCharType="end"/>
        </w:r>
      </w:hyperlink>
    </w:p>
    <w:p w14:paraId="5E91E564" w14:textId="07BFB4A0"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83" w:history="1">
        <w:r w:rsidRPr="006A0322">
          <w:rPr>
            <w:rStyle w:val="Hyperlink"/>
            <w:noProof/>
          </w:rPr>
          <w:t>Images</w:t>
        </w:r>
        <w:r>
          <w:rPr>
            <w:noProof/>
            <w:webHidden/>
          </w:rPr>
          <w:tab/>
        </w:r>
        <w:r>
          <w:rPr>
            <w:noProof/>
            <w:webHidden/>
          </w:rPr>
          <w:fldChar w:fldCharType="begin"/>
        </w:r>
        <w:r>
          <w:rPr>
            <w:noProof/>
            <w:webHidden/>
          </w:rPr>
          <w:instrText xml:space="preserve"> PAGEREF _Toc210207883 \h </w:instrText>
        </w:r>
        <w:r>
          <w:rPr>
            <w:noProof/>
            <w:webHidden/>
          </w:rPr>
        </w:r>
        <w:r>
          <w:rPr>
            <w:noProof/>
            <w:webHidden/>
          </w:rPr>
          <w:fldChar w:fldCharType="separate"/>
        </w:r>
        <w:r>
          <w:rPr>
            <w:noProof/>
            <w:webHidden/>
          </w:rPr>
          <w:t>18</w:t>
        </w:r>
        <w:r>
          <w:rPr>
            <w:noProof/>
            <w:webHidden/>
          </w:rPr>
          <w:fldChar w:fldCharType="end"/>
        </w:r>
      </w:hyperlink>
    </w:p>
    <w:p w14:paraId="1E1A26CA" w14:textId="50344DA5"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84" w:history="1">
        <w:r w:rsidRPr="006A0322">
          <w:rPr>
            <w:rStyle w:val="Hyperlink"/>
            <w:noProof/>
          </w:rPr>
          <w:t>Tables</w:t>
        </w:r>
        <w:r>
          <w:rPr>
            <w:noProof/>
            <w:webHidden/>
          </w:rPr>
          <w:tab/>
        </w:r>
        <w:r>
          <w:rPr>
            <w:noProof/>
            <w:webHidden/>
          </w:rPr>
          <w:fldChar w:fldCharType="begin"/>
        </w:r>
        <w:r>
          <w:rPr>
            <w:noProof/>
            <w:webHidden/>
          </w:rPr>
          <w:instrText xml:space="preserve"> PAGEREF _Toc210207884 \h </w:instrText>
        </w:r>
        <w:r>
          <w:rPr>
            <w:noProof/>
            <w:webHidden/>
          </w:rPr>
        </w:r>
        <w:r>
          <w:rPr>
            <w:noProof/>
            <w:webHidden/>
          </w:rPr>
          <w:fldChar w:fldCharType="separate"/>
        </w:r>
        <w:r>
          <w:rPr>
            <w:noProof/>
            <w:webHidden/>
          </w:rPr>
          <w:t>18</w:t>
        </w:r>
        <w:r>
          <w:rPr>
            <w:noProof/>
            <w:webHidden/>
          </w:rPr>
          <w:fldChar w:fldCharType="end"/>
        </w:r>
      </w:hyperlink>
    </w:p>
    <w:p w14:paraId="6C4ED7B7" w14:textId="1713693C"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85" w:history="1">
        <w:r w:rsidRPr="006A0322">
          <w:rPr>
            <w:rStyle w:val="Hyperlink"/>
            <w:noProof/>
          </w:rPr>
          <w:t>References</w:t>
        </w:r>
        <w:r>
          <w:rPr>
            <w:noProof/>
            <w:webHidden/>
          </w:rPr>
          <w:tab/>
        </w:r>
        <w:r>
          <w:rPr>
            <w:noProof/>
            <w:webHidden/>
          </w:rPr>
          <w:fldChar w:fldCharType="begin"/>
        </w:r>
        <w:r>
          <w:rPr>
            <w:noProof/>
            <w:webHidden/>
          </w:rPr>
          <w:instrText xml:space="preserve"> PAGEREF _Toc210207885 \h </w:instrText>
        </w:r>
        <w:r>
          <w:rPr>
            <w:noProof/>
            <w:webHidden/>
          </w:rPr>
        </w:r>
        <w:r>
          <w:rPr>
            <w:noProof/>
            <w:webHidden/>
          </w:rPr>
          <w:fldChar w:fldCharType="separate"/>
        </w:r>
        <w:r>
          <w:rPr>
            <w:noProof/>
            <w:webHidden/>
          </w:rPr>
          <w:t>18</w:t>
        </w:r>
        <w:r>
          <w:rPr>
            <w:noProof/>
            <w:webHidden/>
          </w:rPr>
          <w:fldChar w:fldCharType="end"/>
        </w:r>
      </w:hyperlink>
    </w:p>
    <w:p w14:paraId="27B67A7F" w14:textId="72F5C4A1"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86" w:history="1">
        <w:r w:rsidRPr="006A0322">
          <w:rPr>
            <w:rStyle w:val="Hyperlink"/>
            <w:noProof/>
          </w:rPr>
          <w:t>Review Distribution</w:t>
        </w:r>
        <w:r>
          <w:rPr>
            <w:noProof/>
            <w:webHidden/>
          </w:rPr>
          <w:tab/>
        </w:r>
        <w:r>
          <w:rPr>
            <w:noProof/>
            <w:webHidden/>
          </w:rPr>
          <w:fldChar w:fldCharType="begin"/>
        </w:r>
        <w:r>
          <w:rPr>
            <w:noProof/>
            <w:webHidden/>
          </w:rPr>
          <w:instrText xml:space="preserve"> PAGEREF _Toc210207886 \h </w:instrText>
        </w:r>
        <w:r>
          <w:rPr>
            <w:noProof/>
            <w:webHidden/>
          </w:rPr>
        </w:r>
        <w:r>
          <w:rPr>
            <w:noProof/>
            <w:webHidden/>
          </w:rPr>
          <w:fldChar w:fldCharType="separate"/>
        </w:r>
        <w:r>
          <w:rPr>
            <w:noProof/>
            <w:webHidden/>
          </w:rPr>
          <w:t>18</w:t>
        </w:r>
        <w:r>
          <w:rPr>
            <w:noProof/>
            <w:webHidden/>
          </w:rPr>
          <w:fldChar w:fldCharType="end"/>
        </w:r>
      </w:hyperlink>
    </w:p>
    <w:p w14:paraId="1E862D16" w14:textId="6762E643"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87" w:history="1">
        <w:r w:rsidRPr="006A0322">
          <w:rPr>
            <w:rStyle w:val="Hyperlink"/>
            <w:noProof/>
          </w:rPr>
          <w:t>Audience</w:t>
        </w:r>
        <w:r>
          <w:rPr>
            <w:noProof/>
            <w:webHidden/>
          </w:rPr>
          <w:tab/>
        </w:r>
        <w:r>
          <w:rPr>
            <w:noProof/>
            <w:webHidden/>
          </w:rPr>
          <w:fldChar w:fldCharType="begin"/>
        </w:r>
        <w:r>
          <w:rPr>
            <w:noProof/>
            <w:webHidden/>
          </w:rPr>
          <w:instrText xml:space="preserve"> PAGEREF _Toc210207887 \h </w:instrText>
        </w:r>
        <w:r>
          <w:rPr>
            <w:noProof/>
            <w:webHidden/>
          </w:rPr>
        </w:r>
        <w:r>
          <w:rPr>
            <w:noProof/>
            <w:webHidden/>
          </w:rPr>
          <w:fldChar w:fldCharType="separate"/>
        </w:r>
        <w:r>
          <w:rPr>
            <w:noProof/>
            <w:webHidden/>
          </w:rPr>
          <w:t>19</w:t>
        </w:r>
        <w:r>
          <w:rPr>
            <w:noProof/>
            <w:webHidden/>
          </w:rPr>
          <w:fldChar w:fldCharType="end"/>
        </w:r>
      </w:hyperlink>
    </w:p>
    <w:p w14:paraId="1C7C5B65" w14:textId="235AB8C1"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88" w:history="1">
        <w:r w:rsidRPr="006A0322">
          <w:rPr>
            <w:rStyle w:val="Hyperlink"/>
            <w:noProof/>
          </w:rPr>
          <w:t>Structure</w:t>
        </w:r>
        <w:r>
          <w:rPr>
            <w:noProof/>
            <w:webHidden/>
          </w:rPr>
          <w:tab/>
        </w:r>
        <w:r>
          <w:rPr>
            <w:noProof/>
            <w:webHidden/>
          </w:rPr>
          <w:fldChar w:fldCharType="begin"/>
        </w:r>
        <w:r>
          <w:rPr>
            <w:noProof/>
            <w:webHidden/>
          </w:rPr>
          <w:instrText xml:space="preserve"> PAGEREF _Toc210207888 \h </w:instrText>
        </w:r>
        <w:r>
          <w:rPr>
            <w:noProof/>
            <w:webHidden/>
          </w:rPr>
        </w:r>
        <w:r>
          <w:rPr>
            <w:noProof/>
            <w:webHidden/>
          </w:rPr>
          <w:fldChar w:fldCharType="separate"/>
        </w:r>
        <w:r>
          <w:rPr>
            <w:noProof/>
            <w:webHidden/>
          </w:rPr>
          <w:t>19</w:t>
        </w:r>
        <w:r>
          <w:rPr>
            <w:noProof/>
            <w:webHidden/>
          </w:rPr>
          <w:fldChar w:fldCharType="end"/>
        </w:r>
      </w:hyperlink>
    </w:p>
    <w:p w14:paraId="69CAE038" w14:textId="2EABE277"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89" w:history="1">
        <w:r w:rsidRPr="006A0322">
          <w:rPr>
            <w:rStyle w:val="Hyperlink"/>
            <w:noProof/>
          </w:rPr>
          <w:t>Diagrams</w:t>
        </w:r>
        <w:r>
          <w:rPr>
            <w:noProof/>
            <w:webHidden/>
          </w:rPr>
          <w:tab/>
        </w:r>
        <w:r>
          <w:rPr>
            <w:noProof/>
            <w:webHidden/>
          </w:rPr>
          <w:fldChar w:fldCharType="begin"/>
        </w:r>
        <w:r>
          <w:rPr>
            <w:noProof/>
            <w:webHidden/>
          </w:rPr>
          <w:instrText xml:space="preserve"> PAGEREF _Toc210207889 \h </w:instrText>
        </w:r>
        <w:r>
          <w:rPr>
            <w:noProof/>
            <w:webHidden/>
          </w:rPr>
        </w:r>
        <w:r>
          <w:rPr>
            <w:noProof/>
            <w:webHidden/>
          </w:rPr>
          <w:fldChar w:fldCharType="separate"/>
        </w:r>
        <w:r>
          <w:rPr>
            <w:noProof/>
            <w:webHidden/>
          </w:rPr>
          <w:t>19</w:t>
        </w:r>
        <w:r>
          <w:rPr>
            <w:noProof/>
            <w:webHidden/>
          </w:rPr>
          <w:fldChar w:fldCharType="end"/>
        </w:r>
      </w:hyperlink>
    </w:p>
    <w:p w14:paraId="2708BCD5" w14:textId="277CDD13"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90" w:history="1">
        <w:r w:rsidRPr="006A0322">
          <w:rPr>
            <w:rStyle w:val="Hyperlink"/>
            <w:noProof/>
          </w:rPr>
          <w:t>Acronyms</w:t>
        </w:r>
        <w:r>
          <w:rPr>
            <w:noProof/>
            <w:webHidden/>
          </w:rPr>
          <w:tab/>
        </w:r>
        <w:r>
          <w:rPr>
            <w:noProof/>
            <w:webHidden/>
          </w:rPr>
          <w:fldChar w:fldCharType="begin"/>
        </w:r>
        <w:r>
          <w:rPr>
            <w:noProof/>
            <w:webHidden/>
          </w:rPr>
          <w:instrText xml:space="preserve"> PAGEREF _Toc210207890 \h </w:instrText>
        </w:r>
        <w:r>
          <w:rPr>
            <w:noProof/>
            <w:webHidden/>
          </w:rPr>
        </w:r>
        <w:r>
          <w:rPr>
            <w:noProof/>
            <w:webHidden/>
          </w:rPr>
          <w:fldChar w:fldCharType="separate"/>
        </w:r>
        <w:r>
          <w:rPr>
            <w:noProof/>
            <w:webHidden/>
          </w:rPr>
          <w:t>19</w:t>
        </w:r>
        <w:r>
          <w:rPr>
            <w:noProof/>
            <w:webHidden/>
          </w:rPr>
          <w:fldChar w:fldCharType="end"/>
        </w:r>
      </w:hyperlink>
    </w:p>
    <w:p w14:paraId="1540EDDB" w14:textId="521A97A4" w:rsidR="0049024F" w:rsidRDefault="0049024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10207891" w:history="1">
        <w:r w:rsidRPr="006A0322">
          <w:rPr>
            <w:rStyle w:val="Hyperlink"/>
            <w:noProof/>
          </w:rPr>
          <w:t>Terms</w:t>
        </w:r>
        <w:r>
          <w:rPr>
            <w:noProof/>
            <w:webHidden/>
          </w:rPr>
          <w:tab/>
        </w:r>
        <w:r>
          <w:rPr>
            <w:noProof/>
            <w:webHidden/>
          </w:rPr>
          <w:fldChar w:fldCharType="begin"/>
        </w:r>
        <w:r>
          <w:rPr>
            <w:noProof/>
            <w:webHidden/>
          </w:rPr>
          <w:instrText xml:space="preserve"> PAGEREF _Toc210207891 \h </w:instrText>
        </w:r>
        <w:r>
          <w:rPr>
            <w:noProof/>
            <w:webHidden/>
          </w:rPr>
        </w:r>
        <w:r>
          <w:rPr>
            <w:noProof/>
            <w:webHidden/>
          </w:rPr>
          <w:fldChar w:fldCharType="separate"/>
        </w:r>
        <w:r>
          <w:rPr>
            <w:noProof/>
            <w:webHidden/>
          </w:rPr>
          <w:t>19</w:t>
        </w:r>
        <w:r>
          <w:rPr>
            <w:noProof/>
            <w:webHidden/>
          </w:rPr>
          <w:fldChar w:fldCharType="end"/>
        </w:r>
      </w:hyperlink>
    </w:p>
    <w:p w14:paraId="76F1A00E" w14:textId="49CE650E" w:rsidR="0049024F" w:rsidRDefault="0049024F">
      <w:pPr>
        <w:pStyle w:val="TOC2"/>
        <w:rPr>
          <w:rFonts w:asciiTheme="minorHAnsi" w:eastAsiaTheme="minorEastAsia" w:hAnsiTheme="minorHAnsi" w:cstheme="minorBidi"/>
          <w:noProof/>
          <w:kern w:val="2"/>
          <w:lang w:eastAsia="en-NZ"/>
          <w14:ligatures w14:val="standardContextual"/>
        </w:rPr>
      </w:pPr>
      <w:hyperlink w:anchor="_Toc210207892" w:history="1">
        <w:r w:rsidRPr="006A0322">
          <w:rPr>
            <w:rStyle w:val="Hyperlink"/>
            <w:noProof/>
          </w:rPr>
          <w:t>Appendix B – Domain Driven Design System Composition</w:t>
        </w:r>
        <w:r>
          <w:rPr>
            <w:noProof/>
            <w:webHidden/>
          </w:rPr>
          <w:tab/>
        </w:r>
        <w:r>
          <w:rPr>
            <w:noProof/>
            <w:webHidden/>
          </w:rPr>
          <w:fldChar w:fldCharType="begin"/>
        </w:r>
        <w:r>
          <w:rPr>
            <w:noProof/>
            <w:webHidden/>
          </w:rPr>
          <w:instrText xml:space="preserve"> PAGEREF _Toc210207892 \h </w:instrText>
        </w:r>
        <w:r>
          <w:rPr>
            <w:noProof/>
            <w:webHidden/>
          </w:rPr>
        </w:r>
        <w:r>
          <w:rPr>
            <w:noProof/>
            <w:webHidden/>
          </w:rPr>
          <w:fldChar w:fldCharType="separate"/>
        </w:r>
        <w:r>
          <w:rPr>
            <w:noProof/>
            <w:webHidden/>
          </w:rPr>
          <w:t>20</w:t>
        </w:r>
        <w:r>
          <w:rPr>
            <w:noProof/>
            <w:webHidden/>
          </w:rPr>
          <w:fldChar w:fldCharType="end"/>
        </w:r>
      </w:hyperlink>
    </w:p>
    <w:p w14:paraId="62B81066" w14:textId="63F98F5B"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2693ABFB" w14:textId="7423D4FF" w:rsidR="00EC1D47" w:rsidRDefault="00DE18A2" w:rsidP="00EC1D47">
      <w:pPr>
        <w:pStyle w:val="Heading1"/>
      </w:pPr>
      <w:bookmarkStart w:id="4" w:name="_Toc210207863"/>
      <w:r>
        <w:lastRenderedPageBreak/>
        <w:t>Introduction</w:t>
      </w:r>
      <w:bookmarkEnd w:id="4"/>
    </w:p>
    <w:p w14:paraId="386F9AB7" w14:textId="77777777" w:rsidR="00083661" w:rsidRDefault="00DE18A2" w:rsidP="00DE18A2">
      <w:commentRangeStart w:id="5"/>
      <w:r>
        <w:t xml:space="preserve">Events </w:t>
      </w:r>
      <w:r w:rsidR="0014008A">
        <w:t xml:space="preserve">and phases </w:t>
      </w:r>
      <w:r>
        <w:t xml:space="preserve">are a key aspect of information management. </w:t>
      </w:r>
      <w:r w:rsidR="0014008A">
        <w:t xml:space="preserve">Tracking events as the source of state changes moves </w:t>
      </w:r>
      <w:r w:rsidR="00083661">
        <w:t xml:space="preserve">consideration from state to the event that triggered the state. </w:t>
      </w:r>
      <w:commentRangeEnd w:id="5"/>
      <w:r>
        <w:rPr>
          <w:rStyle w:val="CommentReference"/>
          <w:sz w:val="24"/>
          <w:szCs w:val="24"/>
        </w:rPr>
        <w:commentReference w:id="5"/>
      </w:r>
    </w:p>
    <w:p w14:paraId="7683BF6F" w14:textId="77777777" w:rsidR="00083661" w:rsidRDefault="00083661" w:rsidP="002520D6">
      <w:pPr>
        <w:pStyle w:val="Heading1"/>
      </w:pPr>
      <w:bookmarkStart w:id="6" w:name="_Toc210207864"/>
      <w:r>
        <w:t>Background</w:t>
      </w:r>
      <w:bookmarkEnd w:id="6"/>
    </w:p>
    <w:p w14:paraId="42D7F31F" w14:textId="77777777" w:rsidR="00C65C0D" w:rsidRDefault="00C65C0D" w:rsidP="00DE18A2"/>
    <w:p w14:paraId="4188161E" w14:textId="6B2CB857" w:rsidR="00C65C0D" w:rsidRDefault="00C65C0D" w:rsidP="00C65C0D">
      <w:pPr>
        <w:pStyle w:val="Heading2"/>
      </w:pPr>
      <w:bookmarkStart w:id="7" w:name="_Toc210207865"/>
      <w:r>
        <w:t>Data</w:t>
      </w:r>
      <w:r w:rsidR="003E0A02">
        <w:t xml:space="preserve"> S</w:t>
      </w:r>
      <w:r>
        <w:t xml:space="preserve">torage </w:t>
      </w:r>
      <w:r w:rsidR="003E0A02">
        <w:t xml:space="preserve">System </w:t>
      </w:r>
      <w:r>
        <w:t>Types</w:t>
      </w:r>
      <w:bookmarkEnd w:id="7"/>
    </w:p>
    <w:p w14:paraId="699E3344" w14:textId="77777777" w:rsidR="00381F41" w:rsidRDefault="00381F41" w:rsidP="00601FDF">
      <w:pPr>
        <w:pStyle w:val="BodyText"/>
        <w:keepNext/>
      </w:pPr>
      <w:r>
        <w:rPr>
          <w:noProof/>
        </w:rPr>
        <w:drawing>
          <wp:inline distT="0" distB="0" distL="0" distR="0" wp14:anchorId="0BBF5C99" wp14:editId="770B1922">
            <wp:extent cx="6047740" cy="842010"/>
            <wp:effectExtent l="0" t="0" r="0" b="0"/>
            <wp:docPr id="1345079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47740" cy="842010"/>
                    </a:xfrm>
                    <a:prstGeom prst="rect">
                      <a:avLst/>
                    </a:prstGeom>
                    <a:noFill/>
                    <a:ln>
                      <a:noFill/>
                    </a:ln>
                  </pic:spPr>
                </pic:pic>
              </a:graphicData>
            </a:graphic>
          </wp:inline>
        </w:drawing>
      </w:r>
    </w:p>
    <w:p w14:paraId="5A8EEB62" w14:textId="4CA0B71F" w:rsidR="00381F41" w:rsidRPr="00381F41" w:rsidRDefault="00381F41" w:rsidP="00601FDF">
      <w:pPr>
        <w:pStyle w:val="Caption"/>
        <w:jc w:val="center"/>
      </w:pPr>
      <w:bookmarkStart w:id="8" w:name="_Toc210116255"/>
      <w:r>
        <w:t xml:space="preserve">Figure </w:t>
      </w:r>
      <w:fldSimple w:instr=" SEQ Figure \* ARABIC ">
        <w:r w:rsidR="00F17617">
          <w:rPr>
            <w:noProof/>
          </w:rPr>
          <w:t>1</w:t>
        </w:r>
      </w:fldSimple>
      <w:r>
        <w:t>: Common Data Stores</w:t>
      </w:r>
      <w:bookmarkEnd w:id="8"/>
    </w:p>
    <w:p w14:paraId="5C16E152" w14:textId="27C33C69" w:rsidR="007A3753" w:rsidRDefault="00083661" w:rsidP="00DE18A2">
      <w:r>
        <w:t>Since 1977 Relational database</w:t>
      </w:r>
      <w:r w:rsidR="003E0A02">
        <w:t>s</w:t>
      </w:r>
      <w:r>
        <w:t xml:space="preserve"> have been the preferred </w:t>
      </w:r>
      <w:r w:rsidR="007A3753">
        <w:t>database type of choice. Their breadth of capability displaced earlier types.</w:t>
      </w:r>
    </w:p>
    <w:p w14:paraId="142F0451" w14:textId="207301A8" w:rsidR="006A5F61" w:rsidRDefault="003C330F" w:rsidP="008A1059">
      <w:pPr>
        <w:rPr>
          <w:rFonts w:cs="Arial"/>
          <w:color w:val="000000" w:themeColor="text1"/>
        </w:rPr>
      </w:pPr>
      <w:commentRangeStart w:id="9"/>
      <w:r w:rsidRPr="308304F3">
        <w:rPr>
          <w:rFonts w:cs="Arial"/>
          <w:color w:val="000000" w:themeColor="text1"/>
        </w:rPr>
        <w:t xml:space="preserve">Relational </w:t>
      </w:r>
      <w:r w:rsidR="008A1059" w:rsidRPr="308304F3">
        <w:rPr>
          <w:rFonts w:cs="Arial"/>
          <w:color w:val="000000" w:themeColor="text1"/>
        </w:rPr>
        <w:t>database</w:t>
      </w:r>
      <w:r w:rsidRPr="308304F3">
        <w:rPr>
          <w:rFonts w:cs="Arial"/>
          <w:color w:val="000000" w:themeColor="text1"/>
        </w:rPr>
        <w:t xml:space="preserve"> systems </w:t>
      </w:r>
      <w:r w:rsidR="008A1059" w:rsidRPr="308304F3">
        <w:rPr>
          <w:rFonts w:cs="Arial"/>
          <w:color w:val="000000" w:themeColor="text1"/>
        </w:rPr>
        <w:t xml:space="preserve">minimise storage by deduplicating data into specific tables and attributes. </w:t>
      </w:r>
      <w:r w:rsidR="003E0A02" w:rsidRPr="308304F3">
        <w:rPr>
          <w:rFonts w:cs="Arial"/>
          <w:color w:val="000000" w:themeColor="text1"/>
        </w:rPr>
        <w:t xml:space="preserve">They do </w:t>
      </w:r>
      <w:r w:rsidR="008A1059" w:rsidRPr="308304F3">
        <w:rPr>
          <w:rFonts w:cs="Arial"/>
          <w:color w:val="000000" w:themeColor="text1"/>
        </w:rPr>
        <w:t>require careful early design of the target domain to develop effective conceptual Entity-Relationship Models, which guide logical database schema implementations.</w:t>
      </w:r>
      <w:commentRangeEnd w:id="9"/>
      <w:r>
        <w:rPr>
          <w:rStyle w:val="CommentReference"/>
          <w:rFonts w:cs="Arial"/>
          <w:color w:val="000000" w:themeColor="text1"/>
          <w:sz w:val="24"/>
          <w:szCs w:val="24"/>
        </w:rPr>
        <w:commentReference w:id="9"/>
      </w:r>
    </w:p>
    <w:p w14:paraId="3EA99106" w14:textId="02297C52" w:rsidR="00256B7E" w:rsidRDefault="000E35AE" w:rsidP="000E35AE">
      <w:pPr>
        <w:rPr>
          <w:rFonts w:cs="Arial"/>
          <w:color w:val="000000"/>
        </w:rPr>
      </w:pPr>
      <w:commentRangeStart w:id="10"/>
      <w:r w:rsidRPr="5831F9DC">
        <w:rPr>
          <w:rFonts w:cs="Arial"/>
          <w:color w:val="000000" w:themeColor="text1"/>
        </w:rPr>
        <w:t>Although relational databases offer numerous benefits, they are built on set theory, which often clashes with the logic-based reasoning system developers are accustomed to. Developers typically rely on linear, cause-and-effect thinking, whereas SQL requires a grasp of sets and operations across groups of data. This necessary shift in approach can make learning SQL challenging and may result in slower progress when designing or querying databases.</w:t>
      </w:r>
      <w:r w:rsidR="00B80641" w:rsidRPr="5831F9DC">
        <w:rPr>
          <w:rFonts w:cs="Arial"/>
          <w:color w:val="000000" w:themeColor="text1"/>
        </w:rPr>
        <w:t xml:space="preserve"> </w:t>
      </w:r>
      <w:commentRangeEnd w:id="10"/>
      <w:r>
        <w:rPr>
          <w:rStyle w:val="CommentReference"/>
          <w:rFonts w:cs="Arial"/>
          <w:color w:val="000000"/>
          <w:sz w:val="24"/>
          <w:szCs w:val="24"/>
        </w:rPr>
        <w:commentReference w:id="10"/>
      </w:r>
    </w:p>
    <w:p w14:paraId="50090DE7" w14:textId="5E272F69" w:rsidR="00FB7D87" w:rsidRDefault="00FB7D87" w:rsidP="00FB7D87">
      <w:commentRangeStart w:id="11"/>
      <w:r w:rsidRPr="00FB7D87">
        <w:t>When system developers design data storage solutions without a solid understanding of Domain Driven Design, the resulting systems often lack clarity and maintainability. Poorly conceptualized domain models can lead to structures that are difficult to understand or modify, which in turn hinders efforts to maintain and extend the system over time.</w:t>
      </w:r>
      <w:commentRangeEnd w:id="11"/>
      <w:r>
        <w:rPr>
          <w:rStyle w:val="CommentReference"/>
          <w:sz w:val="24"/>
          <w:szCs w:val="24"/>
        </w:rPr>
        <w:commentReference w:id="11"/>
      </w:r>
    </w:p>
    <w:p w14:paraId="73980A95" w14:textId="2A7478BE" w:rsidR="00FB7D87" w:rsidRDefault="00FB7D87" w:rsidP="00FB7D87">
      <w:r w:rsidRPr="00FB7D87">
        <w:t xml:space="preserve">For example, a common misstep is using a single schema—such as </w:t>
      </w:r>
      <w:r>
        <w:t>the sys</w:t>
      </w:r>
      <w:r w:rsidR="00203BB9">
        <w:t>t</w:t>
      </w:r>
      <w:r>
        <w:t xml:space="preserve">em’s default one - </w:t>
      </w:r>
      <w:r w:rsidRPr="00FB7D87">
        <w:t>‘</w:t>
      </w:r>
      <w:r w:rsidR="00D050C1" w:rsidRPr="00FB7D87">
        <w:t>d</w:t>
      </w:r>
      <w:r w:rsidR="00D050C1">
        <w:t>b</w:t>
      </w:r>
      <w:r w:rsidR="00D050C1" w:rsidRPr="00FB7D87">
        <w:t>o</w:t>
      </w:r>
      <w:r w:rsidR="00D050C1">
        <w:t>’</w:t>
      </w:r>
      <w:r>
        <w:t xml:space="preserve"> </w:t>
      </w:r>
      <w:r w:rsidRPr="00FB7D87">
        <w:t>in SQL Server—for all system entities</w:t>
      </w:r>
      <w:r>
        <w:t xml:space="preserve">, rather than developing </w:t>
      </w:r>
      <w:r w:rsidR="00064A51">
        <w:t>discrete domain specific ones</w:t>
      </w:r>
      <w:r w:rsidRPr="00FB7D87">
        <w:t xml:space="preserve">. This approach directly diminishes modularity and clarity, as it obscures boundaries between different areas of the domain, making it harder to locate, understand, or update specific components. Loss of clarity at the schema level </w:t>
      </w:r>
      <w:r w:rsidR="00064A51">
        <w:t xml:space="preserve">in turn </w:t>
      </w:r>
      <w:r w:rsidRPr="00FB7D87">
        <w:t>often cascades into subsequent design errors, further reducing maintainability.</w:t>
      </w:r>
    </w:p>
    <w:p w14:paraId="298717E0" w14:textId="0F86E2FF" w:rsidR="00FB7D87" w:rsidRDefault="00FB7D87" w:rsidP="00FB7D87">
      <w:r w:rsidRPr="00FB7D87">
        <w:lastRenderedPageBreak/>
        <w:t xml:space="preserve">Another recurring problem is </w:t>
      </w:r>
      <w:r w:rsidR="00064A51">
        <w:t xml:space="preserve">a demonstrated </w:t>
      </w:r>
      <w:r w:rsidRPr="00FB7D87">
        <w:t>confusion between persistent entities and transient relationships. Merging long-lived entities (like ‘person’) with ephemeral relationships (such as ‘studentAt’) into a single entity (like ‘student’) undermines the system’s flexibility and scalability. Such blending makes it difficult to adapt the data model as requirements evolve, limiting the system’s ability to grow or change efficiently.</w:t>
      </w:r>
    </w:p>
    <w:p w14:paraId="2224BA35" w14:textId="77777777" w:rsidR="007771B8" w:rsidRDefault="00760682" w:rsidP="009C16B3">
      <w:r w:rsidRPr="00760682">
        <w:t xml:space="preserve">One significant challenge arises when system developers have only a superficial understanding of Domain Driven Design (DDD), which is often compounded by a poor grasp of the distinctions between Conceptual, Logical, and Implementation schemas. The Conceptual schema is developed collaboratively with business stakeholders and represents what is understood about the business domain in its own terms. In contrast, the Logical schema abstracts these business objectives into a more universal format, independent of specific technologies, thereby making the design more maintainable and adaptable to future change. The Implementation schema, meanwhile, translates these abstractions into concrete database structures and storage mechanisms. </w:t>
      </w:r>
    </w:p>
    <w:p w14:paraId="34FD1103" w14:textId="77777777" w:rsidR="006A36A1" w:rsidRDefault="009C16B3" w:rsidP="000701D1">
      <w:r w:rsidRPr="009C16B3">
        <w:t xml:space="preserve">When developers lack a solid understanding of the distinct phases or layers involved in system design—and the specific roles each layer serves—they may incorrectly </w:t>
      </w:r>
      <w:r w:rsidR="007771B8">
        <w:t>misunderstand</w:t>
      </w:r>
      <w:r w:rsidRPr="009C16B3">
        <w:t xml:space="preserve"> Domain Driven Design (DDD) principles. This can result in them directly embedding business terminology and concepts into database tables and storage objects, rather than maintaining a separation between business logic and data storage. Such misapplication can blur the boundaries between how the business operates and how data is managed technically, often making the system harder to maintain and adapt as requirements change.</w:t>
      </w:r>
      <w:r w:rsidR="007771B8">
        <w:t xml:space="preserve"> </w:t>
      </w:r>
    </w:p>
    <w:p w14:paraId="25B8EB66" w14:textId="2D350BDB" w:rsidR="000701D1" w:rsidRDefault="000701D1" w:rsidP="000701D1">
      <w:commentRangeStart w:id="12"/>
      <w:r w:rsidRPr="000701D1">
        <w:t xml:space="preserve">When storage schemas mirror business requirements too closely, adapting systems to change becomes slow and costly, often holding back business evolution </w:t>
      </w:r>
      <w:r w:rsidR="004F4D6B">
        <w:t>while a system can’t easily evolve, ultimately</w:t>
      </w:r>
      <w:r w:rsidRPr="000701D1">
        <w:t xml:space="preserve"> forcing expensive system replacements.</w:t>
      </w:r>
      <w:commentRangeEnd w:id="12"/>
      <w:r>
        <w:rPr>
          <w:rStyle w:val="CommentReference"/>
          <w:sz w:val="24"/>
          <w:szCs w:val="24"/>
        </w:rPr>
        <w:commentReference w:id="12"/>
      </w:r>
    </w:p>
    <w:p w14:paraId="72AE146F" w14:textId="5F30C87A" w:rsidR="00064A51" w:rsidRDefault="000701D1" w:rsidP="00FB7D87">
      <w:r w:rsidRPr="000701D1">
        <w:t>Abstraction in the storage layer</w:t>
      </w:r>
      <w:r w:rsidR="006A36A1">
        <w:t xml:space="preserve">, requiring brokering between external business concepts and internal </w:t>
      </w:r>
      <w:r w:rsidR="00352DDF">
        <w:t xml:space="preserve">logical implementation - </w:t>
      </w:r>
      <w:r w:rsidRPr="000701D1">
        <w:t>preserves essential qualities: modularity, maintainability, scalability, and flexibility—ensuring systems can evolve alongside changing business demands.</w:t>
      </w:r>
    </w:p>
    <w:p w14:paraId="48F1D11F" w14:textId="3CBCF4B1" w:rsidR="00FB7D87" w:rsidRPr="00352DDF" w:rsidRDefault="00352DDF" w:rsidP="00352DDF">
      <w:r w:rsidRPr="00352DDF">
        <w:t>Indexing is another area where developers often struggle. When developers focus solely on primary and foreign keys and overlook indexing columns with high cardinality or those frequently used in queries, data retrieval becomes inefficient and query speeds decline as data volumes grow. Without proper indexing strategies, the system’s responsiveness and overall performance are significantly affected.</w:t>
      </w:r>
    </w:p>
    <w:p w14:paraId="5BEDFE3E" w14:textId="39E23BBD" w:rsidR="00017F7F" w:rsidRPr="006109CE" w:rsidRDefault="00243607" w:rsidP="00243607">
      <w:r w:rsidRPr="00243607">
        <w:rPr>
          <w:rFonts w:cs="Arial"/>
          <w:color w:val="000000"/>
        </w:rPr>
        <w:t xml:space="preserve">Relational data models provide consistency but require a level of precision that can be burdensome for developers who do not </w:t>
      </w:r>
      <w:r>
        <w:rPr>
          <w:rFonts w:cs="Arial"/>
          <w:color w:val="000000"/>
        </w:rPr>
        <w:t xml:space="preserve">design or </w:t>
      </w:r>
      <w:r w:rsidRPr="00243607">
        <w:rPr>
          <w:rFonts w:cs="Arial"/>
          <w:color w:val="000000"/>
        </w:rPr>
        <w:t>manage databases regularly. Modifying schemas demands careful planning and accurate data migration to keep systems stable and data intact.</w:t>
      </w:r>
    </w:p>
    <w:p w14:paraId="2569A588" w14:textId="381541EE" w:rsidR="00017F7F" w:rsidRDefault="003C1099" w:rsidP="003C1099">
      <w:r w:rsidRPr="003C1099">
        <w:rPr>
          <w:rFonts w:cs="Arial"/>
          <w:color w:val="000000"/>
        </w:rPr>
        <w:lastRenderedPageBreak/>
        <w:t xml:space="preserve">Due to the level of expertise required in both fields, development eventually diverged into two specialisations: database developers and system developers. </w:t>
      </w:r>
      <w:r>
        <w:rPr>
          <w:rFonts w:cs="Arial"/>
          <w:color w:val="000000"/>
        </w:rPr>
        <w:t>H</w:t>
      </w:r>
      <w:r w:rsidRPr="003C1099">
        <w:rPr>
          <w:rFonts w:cs="Arial"/>
          <w:color w:val="000000"/>
        </w:rPr>
        <w:t xml:space="preserve">owever, this </w:t>
      </w:r>
      <w:r>
        <w:rPr>
          <w:rFonts w:cs="Arial"/>
          <w:color w:val="000000"/>
        </w:rPr>
        <w:t xml:space="preserve">split in turn required </w:t>
      </w:r>
      <w:r w:rsidRPr="003C1099">
        <w:rPr>
          <w:rFonts w:cs="Arial"/>
          <w:color w:val="000000"/>
        </w:rPr>
        <w:t>coordination</w:t>
      </w:r>
      <w:r w:rsidR="00A21585">
        <w:rPr>
          <w:rFonts w:cs="Arial"/>
          <w:color w:val="000000"/>
        </w:rPr>
        <w:t xml:space="preserve">, which led to more processes, and checks, and </w:t>
      </w:r>
      <w:r w:rsidRPr="003C1099">
        <w:rPr>
          <w:rFonts w:cs="Arial"/>
          <w:color w:val="000000"/>
        </w:rPr>
        <w:t>led to slow</w:t>
      </w:r>
      <w:r w:rsidR="00A21585">
        <w:rPr>
          <w:rFonts w:cs="Arial"/>
          <w:color w:val="000000"/>
        </w:rPr>
        <w:t>ing</w:t>
      </w:r>
      <w:r w:rsidRPr="003C1099">
        <w:rPr>
          <w:rFonts w:cs="Arial"/>
          <w:color w:val="000000"/>
        </w:rPr>
        <w:t xml:space="preserve"> </w:t>
      </w:r>
      <w:r w:rsidR="00A21585">
        <w:rPr>
          <w:rFonts w:cs="Arial"/>
          <w:color w:val="000000"/>
        </w:rPr>
        <w:t xml:space="preserve">of initial </w:t>
      </w:r>
      <w:r w:rsidRPr="003C1099">
        <w:rPr>
          <w:rFonts w:cs="Arial"/>
          <w:color w:val="000000"/>
        </w:rPr>
        <w:t>development and deployment processes.</w:t>
      </w:r>
    </w:p>
    <w:p w14:paraId="68A2E638" w14:textId="70262284" w:rsidR="00E265E2" w:rsidRDefault="00467A4B" w:rsidP="00467A4B">
      <w:r w:rsidRPr="00467A4B">
        <w:rPr>
          <w:rFonts w:cs="Arial"/>
          <w:color w:val="000000"/>
        </w:rPr>
        <w:t>The need for thorough planning conflicted with the popular but mistaken view of Agile and MVPs as bypassing design and setup</w:t>
      </w:r>
      <w:r>
        <w:rPr>
          <w:rFonts w:cs="Arial"/>
          <w:color w:val="000000"/>
        </w:rPr>
        <w:t xml:space="preserve"> to get to delivering visible results quickly</w:t>
      </w:r>
      <w:r w:rsidRPr="00467A4B">
        <w:rPr>
          <w:rFonts w:cs="Arial"/>
          <w:color w:val="000000"/>
        </w:rPr>
        <w:t>. This led system logic developers to favour more developer-driven solutions</w:t>
      </w:r>
      <w:r>
        <w:rPr>
          <w:rFonts w:cs="Arial"/>
          <w:color w:val="000000"/>
        </w:rPr>
        <w:t xml:space="preserve">, to take back control of system data storage. </w:t>
      </w:r>
    </w:p>
    <w:p w14:paraId="14FC484F" w14:textId="14CC12B9" w:rsidR="00E87302" w:rsidRDefault="00E87302" w:rsidP="00C65C0D">
      <w:pPr>
        <w:pStyle w:val="Heading3"/>
      </w:pPr>
      <w:bookmarkStart w:id="13" w:name="_Toc210207866"/>
      <w:commentRangeStart w:id="14"/>
      <w:commentRangeStart w:id="15"/>
      <w:commentRangeStart w:id="16"/>
      <w:r>
        <w:t>ORMs</w:t>
      </w:r>
      <w:commentRangeEnd w:id="14"/>
      <w:r w:rsidR="00E545F6">
        <w:rPr>
          <w:rStyle w:val="CommentReference"/>
          <w:sz w:val="28"/>
          <w:szCs w:val="32"/>
        </w:rPr>
        <w:commentReference w:id="14"/>
      </w:r>
      <w:commentRangeEnd w:id="15"/>
      <w:r w:rsidR="003E01FB">
        <w:rPr>
          <w:rStyle w:val="CommentReference"/>
          <w:sz w:val="28"/>
          <w:szCs w:val="32"/>
        </w:rPr>
        <w:commentReference w:id="15"/>
      </w:r>
      <w:commentRangeEnd w:id="16"/>
      <w:r w:rsidR="006D4B3F">
        <w:rPr>
          <w:rStyle w:val="CommentReference"/>
          <w:sz w:val="28"/>
          <w:szCs w:val="32"/>
        </w:rPr>
        <w:commentReference w:id="16"/>
      </w:r>
    </w:p>
    <w:bookmarkEnd w:id="13"/>
    <w:p w14:paraId="2150D14B" w14:textId="491851B0" w:rsidR="00E545F6" w:rsidRPr="00E545F6" w:rsidRDefault="00E545F6" w:rsidP="00E545F6">
      <w:pPr>
        <w:pStyle w:val="BodyText"/>
        <w:jc w:val="center"/>
      </w:pPr>
    </w:p>
    <w:p w14:paraId="7731C31C" w14:textId="395EF056" w:rsidR="00601FDF" w:rsidRDefault="0077528B" w:rsidP="001B0350">
      <w:pPr>
        <w:pStyle w:val="BodyText"/>
        <w:keepNext/>
        <w:jc w:val="center"/>
      </w:pPr>
      <w:r w:rsidRPr="0077528B">
        <w:t xml:space="preserve"> </w:t>
      </w:r>
      <w:r>
        <w:rPr>
          <w:noProof/>
        </w:rPr>
        <w:drawing>
          <wp:inline distT="0" distB="0" distL="0" distR="0" wp14:anchorId="6CACB153" wp14:editId="0E8C98FB">
            <wp:extent cx="6047740" cy="1525270"/>
            <wp:effectExtent l="0" t="0" r="0" b="0"/>
            <wp:docPr id="8632987"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987" name="Picture 7" descr="A diagram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47740" cy="1525270"/>
                    </a:xfrm>
                    <a:prstGeom prst="rect">
                      <a:avLst/>
                    </a:prstGeom>
                    <a:noFill/>
                    <a:ln>
                      <a:noFill/>
                    </a:ln>
                  </pic:spPr>
                </pic:pic>
              </a:graphicData>
            </a:graphic>
          </wp:inline>
        </w:drawing>
      </w:r>
    </w:p>
    <w:p w14:paraId="064CC720" w14:textId="234E466C" w:rsidR="008F295D" w:rsidRPr="00E545F6" w:rsidRDefault="00601FDF" w:rsidP="001B0350">
      <w:pPr>
        <w:pStyle w:val="Caption"/>
        <w:jc w:val="center"/>
      </w:pPr>
      <w:r>
        <w:t xml:space="preserve">Figure </w:t>
      </w:r>
      <w:fldSimple w:instr=" SEQ Figure \* ARABIC ">
        <w:r w:rsidR="00F17617">
          <w:rPr>
            <w:noProof/>
          </w:rPr>
          <w:t>2</w:t>
        </w:r>
      </w:fldSimple>
      <w:r>
        <w:t xml:space="preserve">: System Code manipulates ORM objects which in turn generates SQL </w:t>
      </w:r>
      <w:r>
        <w:rPr>
          <w:noProof/>
        </w:rPr>
        <w:t>which in turn manipulates queries to a relational database.</w:t>
      </w:r>
    </w:p>
    <w:p w14:paraId="08174095" w14:textId="73CC0905" w:rsidR="00DC7842" w:rsidRDefault="008E02AA" w:rsidP="00DC7842">
      <w:r w:rsidRPr="008E02AA">
        <w:t>Object Relationship Mode</w:t>
      </w:r>
      <w:r w:rsidR="0047342A">
        <w:t>l</w:t>
      </w:r>
      <w:r w:rsidRPr="008E02AA">
        <w:t xml:space="preserve">ling (ORM) libraries emerged in the market to assist developers by simplifying database design, streamlining data access, and automating certain aspects of schema updates. They achieve this by abstracting away the underlying SQL, instead presenting developers with familiar code entities that are already interrelated. This means developers can work directly with objects and their relationships in code, rather than manually writing SQL queries or managing table joins, making the process more intuitive </w:t>
      </w:r>
      <w:r>
        <w:t xml:space="preserve">for them </w:t>
      </w:r>
      <w:r w:rsidRPr="008E02AA">
        <w:t>and aligning close</w:t>
      </w:r>
      <w:r>
        <w:t>r</w:t>
      </w:r>
      <w:r w:rsidRPr="008E02AA">
        <w:t xml:space="preserve"> with the way applications are structured in code.</w:t>
      </w:r>
      <w:r>
        <w:t xml:space="preserve"> In addition, these </w:t>
      </w:r>
      <w:r w:rsidR="00DC7842" w:rsidRPr="00DC7842">
        <w:t>tools make it easier to interact with databases and offer protection against vulnerabilities like SQL injection—which ha</w:t>
      </w:r>
      <w:r>
        <w:t>d</w:t>
      </w:r>
      <w:r w:rsidR="00DC7842" w:rsidRPr="00DC7842">
        <w:t xml:space="preserve"> long been a primary concern highlighted by OWASP</w:t>
      </w:r>
      <w:r>
        <w:t xml:space="preserve">. </w:t>
      </w:r>
    </w:p>
    <w:p w14:paraId="3F69F427" w14:textId="77777777" w:rsidR="00796892" w:rsidRDefault="00E95356" w:rsidP="00E95356">
      <w:r w:rsidRPr="00E95356">
        <w:t>Although ORMs eliminate the need for direct SQL interaction, developers still need a strong grasp of set theory concepts. While ORMs have made database creation and schema migrations easier, recurring problems persist—such as flawed schema design, improper or insufficient indexing, and poor data modelling—which continue to cause performance issues and ongoing challenges with maintainability.</w:t>
      </w:r>
    </w:p>
    <w:p w14:paraId="5B79F9ED" w14:textId="0FD66890" w:rsidR="00DC7842" w:rsidRPr="00796892" w:rsidRDefault="005570EE" w:rsidP="005570EE">
      <w:r w:rsidRPr="005570EE">
        <w:rPr>
          <w:rFonts w:cs="Arial"/>
          <w:color w:val="000000"/>
        </w:rPr>
        <w:t xml:space="preserve">While ORMs simplify database creation and migrations, developers still need a solid understanding of set theory. Lacking this leads to persistent issues like flawed schema </w:t>
      </w:r>
      <w:r w:rsidRPr="005570EE">
        <w:rPr>
          <w:rFonts w:cs="Arial"/>
          <w:color w:val="000000"/>
        </w:rPr>
        <w:lastRenderedPageBreak/>
        <w:t xml:space="preserve">design, weak indexing, and poor data </w:t>
      </w:r>
      <w:r w:rsidR="00601FDF" w:rsidRPr="005570EE">
        <w:rPr>
          <w:rFonts w:cs="Arial"/>
          <w:color w:val="000000"/>
        </w:rPr>
        <w:t>modelling</w:t>
      </w:r>
      <w:r w:rsidRPr="005570EE">
        <w:rPr>
          <w:rFonts w:cs="Arial"/>
          <w:color w:val="000000"/>
        </w:rPr>
        <w:t xml:space="preserve"> that affect performance and maintainability.</w:t>
      </w:r>
    </w:p>
    <w:p w14:paraId="41CA5854" w14:textId="5FBCEE9F" w:rsidR="006A006E" w:rsidRPr="00DC7842" w:rsidRDefault="00DC7842" w:rsidP="00DC7842">
      <w:r w:rsidRPr="00DC7842">
        <w:t xml:space="preserve">Consequently, these ongoing </w:t>
      </w:r>
      <w:r w:rsidR="005570EE">
        <w:t>prerequisites</w:t>
      </w:r>
      <w:r w:rsidRPr="00DC7842">
        <w:t xml:space="preserve"> prompted developers to seek alternative, more </w:t>
      </w:r>
      <w:r w:rsidR="00257B25">
        <w:t>developer</w:t>
      </w:r>
      <w:r w:rsidRPr="00DC7842">
        <w:t>-friendly data storage solutions, catalysing the adoption and popularity of NoSQL databases.</w:t>
      </w:r>
    </w:p>
    <w:p w14:paraId="1F95D0B4" w14:textId="77777777" w:rsidR="00C83636" w:rsidRDefault="00C83636" w:rsidP="00C65C0D">
      <w:pPr>
        <w:pStyle w:val="Heading3"/>
      </w:pPr>
      <w:bookmarkStart w:id="17" w:name="_Toc210207867"/>
      <w:r>
        <w:t>NoSQL</w:t>
      </w:r>
      <w:bookmarkEnd w:id="17"/>
    </w:p>
    <w:p w14:paraId="176E3BFB" w14:textId="773AEDB9" w:rsidR="00454703" w:rsidRDefault="00257B25" w:rsidP="00257B25">
      <w:r w:rsidRPr="00257B25">
        <w:t>NoSQL, which stands for "Not Only SQL"</w:t>
      </w:r>
      <w:r w:rsidR="00E66012">
        <w:rPr>
          <w:rStyle w:val="FootnoteReference"/>
        </w:rPr>
        <w:footnoteReference w:id="2"/>
      </w:r>
      <w:r w:rsidR="00E66012">
        <w:t>,</w:t>
      </w:r>
      <w:r w:rsidRPr="00257B25">
        <w:t xml:space="preserve"> refers to a broad category of data storage technologies that diverge from the traditional relational database model. Unlike relational databases, which rely on SQL for querying and managing data, NoSQL databases employ alternative approaches and do not require SQL as the primary means of accessing or manipulating information. </w:t>
      </w:r>
    </w:p>
    <w:p w14:paraId="6A98BE5D" w14:textId="726B3F74" w:rsidR="00257B25" w:rsidRDefault="00257B25" w:rsidP="00257B25">
      <w:r w:rsidRPr="00257B25">
        <w:t>This category encompasses a wide variety of datastore types, each designed to address specific challenges or use cases. Examples include object or binary large object (blob) storage, file-based storage systems, key-value stores, document-oriented databases, graph databases, and vector databases. Each type serves as a specialised solution targeting particular data storage and retrieval needs—for instance, key-value stores excel at rapid lookups, while graph databases are optimised for managing complex relationships between entities.</w:t>
      </w:r>
    </w:p>
    <w:p w14:paraId="318C904A" w14:textId="67798113" w:rsidR="005570EE" w:rsidRDefault="00257B25" w:rsidP="00257B25">
      <w:r w:rsidRPr="00257B25">
        <w:t xml:space="preserve">It is important to note that these NoSQL databases are not intended as outright replacements for relational databases, but rather as complementary tools that can be used alongside them. The phrase "Not Only SQL" highlights this relationship: organisations and systems often benefit from utilising both relational and non-relational databases within the same </w:t>
      </w:r>
      <w:r w:rsidR="005570EE">
        <w:t>system</w:t>
      </w:r>
      <w:r w:rsidRPr="00257B25">
        <w:t>, selecting the best technology for each requirement.</w:t>
      </w:r>
    </w:p>
    <w:p w14:paraId="23518322" w14:textId="46D697DB" w:rsidR="00257B25" w:rsidRDefault="00257B25" w:rsidP="00257B25">
      <w:r w:rsidRPr="00257B25">
        <w:t>An interesting example that sits somewhat between traditional relational and NoSQL paradigms is SQLite. While SQLite uses SQL for querying, it relaxes strict type enforcement, thereby offering more flexibility than conventional relational databases</w:t>
      </w:r>
      <w:r w:rsidR="00454703">
        <w:t xml:space="preserve">, improving development speed, </w:t>
      </w:r>
      <w:r w:rsidR="00651479">
        <w:t xml:space="preserve">leaving it to developers to develop validation logic elsewhere. </w:t>
      </w:r>
    </w:p>
    <w:p w14:paraId="18E242AF" w14:textId="74BA1F59" w:rsidR="00CE6D51" w:rsidRPr="00257B25" w:rsidRDefault="00257B25" w:rsidP="00257B25">
      <w:r w:rsidRPr="00257B25">
        <w:t>Ultimately, the adoption of NoSQL databases allows developers and architects to tailor their data storage strategies to the unique demands of their applications, leveraging a diverse array of technologies rather than relying exclusively on relational models.</w:t>
      </w:r>
    </w:p>
    <w:p w14:paraId="599C36B2" w14:textId="294BE207" w:rsidR="00764C54" w:rsidRPr="00257B25" w:rsidRDefault="0080243A" w:rsidP="0080243A">
      <w:r w:rsidRPr="0080243A">
        <w:rPr>
          <w:rFonts w:cs="Arial"/>
          <w:color w:val="000000"/>
        </w:rPr>
        <w:t xml:space="preserve">NoSQL comes with trade-offs: typically, it offers only basic </w:t>
      </w:r>
      <w:r w:rsidRPr="0080243A">
        <w:rPr>
          <w:rFonts w:cs="Arial"/>
          <w:color w:val="000000"/>
          <w:u w:val="single"/>
        </w:rPr>
        <w:t>query languages</w:t>
      </w:r>
      <w:r w:rsidRPr="0080243A">
        <w:rPr>
          <w:rFonts w:cs="Arial"/>
          <w:color w:val="000000"/>
        </w:rPr>
        <w:t xml:space="preserve"> instead of SQL, lacks support for ad hoc joins across tables, and misses standardized interfaces. Many systems are eventually consistent, not ACID compliant, and organizations often have a large investment in relational databases (storage, backup, analytics, expertise). </w:t>
      </w:r>
      <w:r w:rsidRPr="0080243A">
        <w:rPr>
          <w:rFonts w:cs="Arial"/>
          <w:color w:val="000000"/>
        </w:rPr>
        <w:lastRenderedPageBreak/>
        <w:t>Some NoSQL platforms risk losing data through lost writes, but measures like write-ahead logging—which records changes before they're applied—can mitigate this.</w:t>
      </w:r>
    </w:p>
    <w:p w14:paraId="739D7ED3" w14:textId="5333D9CA" w:rsidR="00C83636" w:rsidRDefault="00C83636" w:rsidP="00C65C0D">
      <w:pPr>
        <w:pStyle w:val="Heading3"/>
      </w:pPr>
      <w:bookmarkStart w:id="18" w:name="_Toc210207868"/>
      <w:r>
        <w:t>Not SQL</w:t>
      </w:r>
      <w:bookmarkEnd w:id="18"/>
    </w:p>
    <w:p w14:paraId="230BEEF4" w14:textId="142F95F3" w:rsidR="00325E2D" w:rsidRDefault="00CE6D51" w:rsidP="00DE18A2">
      <w:r>
        <w:t xml:space="preserve">However, </w:t>
      </w:r>
      <w:r w:rsidR="00651479">
        <w:t xml:space="preserve">a </w:t>
      </w:r>
      <w:r>
        <w:t xml:space="preserve">majority of the </w:t>
      </w:r>
      <w:r w:rsidR="005570EE">
        <w:t>developer sector</w:t>
      </w:r>
      <w:r>
        <w:t xml:space="preserve">, due to vendor hype or simply lack of exposure to system design, </w:t>
      </w:r>
      <w:r w:rsidR="00B50BF8">
        <w:t xml:space="preserve">continue to forget </w:t>
      </w:r>
      <w:r>
        <w:t xml:space="preserve">that “NoSQL” was derived from </w:t>
      </w:r>
      <w:r w:rsidR="00B50BF8">
        <w:t>“</w:t>
      </w:r>
      <w:r w:rsidR="00B50BF8" w:rsidRPr="005570EE">
        <w:rPr>
          <w:i/>
          <w:iCs/>
        </w:rPr>
        <w:t>Not Only</w:t>
      </w:r>
      <w:r w:rsidR="00B50BF8">
        <w:t xml:space="preserve"> SQL”</w:t>
      </w:r>
      <w:r w:rsidR="00E66012">
        <w:rPr>
          <w:rStyle w:val="FootnoteReference"/>
        </w:rPr>
        <w:footnoteReference w:id="3"/>
      </w:r>
      <w:r w:rsidR="00B50BF8">
        <w:t xml:space="preserve"> and instead think it stands for </w:t>
      </w:r>
      <w:r>
        <w:t xml:space="preserve">“No </w:t>
      </w:r>
      <w:commentRangeStart w:id="19"/>
      <w:commentRangeStart w:id="20"/>
      <w:r>
        <w:t>SQL</w:t>
      </w:r>
      <w:commentRangeEnd w:id="19"/>
      <w:r w:rsidR="004C2F83">
        <w:rPr>
          <w:rStyle w:val="CommentReference"/>
          <w:sz w:val="24"/>
          <w:szCs w:val="24"/>
        </w:rPr>
        <w:commentReference w:id="19"/>
      </w:r>
      <w:commentRangeEnd w:id="20"/>
      <w:r w:rsidR="007D6E91">
        <w:rPr>
          <w:rStyle w:val="CommentReference"/>
          <w:sz w:val="24"/>
          <w:szCs w:val="24"/>
        </w:rPr>
        <w:commentReference w:id="20"/>
      </w:r>
      <w:r>
        <w:t xml:space="preserve">”. </w:t>
      </w:r>
    </w:p>
    <w:p w14:paraId="30EF6A29" w14:textId="252529EF" w:rsidR="00985BF0" w:rsidRDefault="00CE6D51" w:rsidP="00DE18A2">
      <w:r>
        <w:t xml:space="preserve">It doesn’t. </w:t>
      </w:r>
    </w:p>
    <w:p w14:paraId="34BF9218" w14:textId="77777777" w:rsidR="00317402" w:rsidRDefault="008454B0" w:rsidP="008454B0">
      <w:r w:rsidRPr="008454B0">
        <w:t>Problems arise when developers assume that the rapid development enabled by NoSQL databases—particularly those using JSON-based document stores—is a sufficient justification for adopting NoSQL as the foundation for enterprise system design</w:t>
      </w:r>
      <w:r>
        <w:t>, replacing</w:t>
      </w:r>
      <w:r w:rsidR="000F747A">
        <w:t xml:space="preserve"> the need for relational databases</w:t>
      </w:r>
      <w:r w:rsidRPr="008454B0">
        <w:t xml:space="preserve">. This misconception often stems from the absence of the formal, system-enforced constraints that are intrinsic to relational databases. While this lack of constraints does speed up </w:t>
      </w:r>
      <w:r w:rsidR="000F747A">
        <w:t xml:space="preserve">initial </w:t>
      </w:r>
      <w:r w:rsidRPr="008454B0">
        <w:t xml:space="preserve">development, it essentially means working without the safety net provided by the database server’s schema validation. </w:t>
      </w:r>
    </w:p>
    <w:p w14:paraId="68617A40" w14:textId="1E98D8CB" w:rsidR="008454B0" w:rsidRDefault="008454B0" w:rsidP="008454B0">
      <w:r w:rsidRPr="008454B0">
        <w:t>Instead, responsibility for ensuring data integrity and validating entities and relationships shifts from the data tier to the application logic tier.</w:t>
      </w:r>
    </w:p>
    <w:p w14:paraId="56AD9E96" w14:textId="3B83FC4D" w:rsidR="00DA78CB" w:rsidRPr="008454B0" w:rsidRDefault="008454B0" w:rsidP="008454B0">
      <w:r w:rsidRPr="008454B0">
        <w:t xml:space="preserve">This shift has significant consequences. Without the built-in safeguards of relational databases, there is a higher likelihood of introducing errors into the system. As a result, developers must invest more effort into writing and maintaining validation code within the application, and the overall system requires more rigorous testing to achieve the same level of reliability that could have been provided by a relational database’s schema enforcement. Ultimately, the initial gains in development speed </w:t>
      </w:r>
      <w:r w:rsidR="00817298">
        <w:t>is later</w:t>
      </w:r>
      <w:r w:rsidRPr="008454B0">
        <w:t xml:space="preserve"> offset by increased complexity, more bugs, and greater testing burden, impacting maintainability and system quality in the long run.</w:t>
      </w:r>
    </w:p>
    <w:p w14:paraId="56A0BBD1" w14:textId="6EC03698" w:rsidR="00DA78CB" w:rsidRDefault="00C1368D" w:rsidP="00C1368D">
      <w:pPr>
        <w:rPr>
          <w:rFonts w:cs="Arial"/>
          <w:color w:val="000000"/>
        </w:rPr>
      </w:pPr>
      <w:commentRangeStart w:id="21"/>
      <w:r w:rsidRPr="45E71465">
        <w:rPr>
          <w:rFonts w:cs="Arial"/>
          <w:color w:val="000000" w:themeColor="text1"/>
        </w:rPr>
        <w:t xml:space="preserve">Neither Relational nor NoSQL is inherently a poor choice. </w:t>
      </w:r>
      <w:r w:rsidR="003578D1" w:rsidRPr="45E71465">
        <w:rPr>
          <w:rFonts w:cs="Arial"/>
          <w:color w:val="000000" w:themeColor="text1"/>
        </w:rPr>
        <w:t xml:space="preserve">In fact, both are </w:t>
      </w:r>
      <w:r w:rsidR="001B7484" w:rsidRPr="45E71465">
        <w:rPr>
          <w:rFonts w:cs="Arial"/>
          <w:color w:val="000000" w:themeColor="text1"/>
        </w:rPr>
        <w:t>useful</w:t>
      </w:r>
      <w:r w:rsidR="003578D1" w:rsidRPr="45E71465">
        <w:rPr>
          <w:rFonts w:cs="Arial"/>
          <w:color w:val="000000" w:themeColor="text1"/>
        </w:rPr>
        <w:t xml:space="preserve">. </w:t>
      </w:r>
      <w:r w:rsidRPr="45E71465">
        <w:rPr>
          <w:rFonts w:cs="Arial"/>
          <w:color w:val="000000" w:themeColor="text1"/>
        </w:rPr>
        <w:t>Systems should choose databases based on their specific requirements—for example, relational databases for essential data, object stores for managing media, and graph databases for handling edges and vertices.</w:t>
      </w:r>
      <w:r w:rsidR="00DF086E" w:rsidRPr="45E71465">
        <w:rPr>
          <w:rFonts w:cs="Arial"/>
          <w:color w:val="000000" w:themeColor="text1"/>
        </w:rPr>
        <w:t xml:space="preserve"> However, both are right </w:t>
      </w:r>
      <w:r w:rsidR="00DF086E" w:rsidRPr="45E71465">
        <w:rPr>
          <w:rFonts w:cs="Arial"/>
          <w:i/>
          <w:color w:val="000000" w:themeColor="text1"/>
          <w:u w:val="single"/>
        </w:rPr>
        <w:t>together</w:t>
      </w:r>
      <w:r w:rsidR="00DF086E" w:rsidRPr="45E71465">
        <w:rPr>
          <w:rFonts w:cs="Arial"/>
          <w:color w:val="000000" w:themeColor="text1"/>
        </w:rPr>
        <w:t xml:space="preserve"> at the same time. </w:t>
      </w:r>
      <w:commentRangeEnd w:id="21"/>
      <w:r>
        <w:rPr>
          <w:rStyle w:val="CommentReference"/>
          <w:rFonts w:cs="Arial"/>
          <w:color w:val="000000"/>
          <w:sz w:val="24"/>
          <w:szCs w:val="24"/>
        </w:rPr>
        <w:commentReference w:id="21"/>
      </w:r>
    </w:p>
    <w:p w14:paraId="7935341F" w14:textId="55A627F1" w:rsidR="00231B90" w:rsidRDefault="00231B90" w:rsidP="00C65C0D">
      <w:pPr>
        <w:pStyle w:val="Heading1"/>
      </w:pPr>
      <w:bookmarkStart w:id="22" w:name="_Toc210207869"/>
      <w:r>
        <w:t>Event Theory</w:t>
      </w:r>
      <w:bookmarkEnd w:id="22"/>
    </w:p>
    <w:p w14:paraId="66CE5ED3" w14:textId="77777777" w:rsidR="00DF086E" w:rsidRDefault="00231B90" w:rsidP="00231B90">
      <w:r w:rsidRPr="00231B90">
        <w:t xml:space="preserve">Event theory </w:t>
      </w:r>
      <w:r w:rsidR="00DF086E">
        <w:t xml:space="preserve">has emerged as </w:t>
      </w:r>
      <w:r w:rsidRPr="00231B90">
        <w:t xml:space="preserve">a foundational concept in modern data architecture, especially relevant when considering alternatives to traditional database design. </w:t>
      </w:r>
    </w:p>
    <w:p w14:paraId="0A2A8A52" w14:textId="16DB5B66" w:rsidR="00231B90" w:rsidRDefault="00231B90" w:rsidP="00231B90">
      <w:r w:rsidRPr="00231B90">
        <w:lastRenderedPageBreak/>
        <w:t>In conventional relational databases, the primary focus is on managing state through entities (such as users or products) and the relationships between them. This approach is effective for representing the current status of data but can obscure the history and context behind how that state was reached.</w:t>
      </w:r>
    </w:p>
    <w:p w14:paraId="16288008" w14:textId="7A95AF8A" w:rsidR="00231B90" w:rsidRDefault="00231B90" w:rsidP="00231B90">
      <w:r w:rsidRPr="00231B90">
        <w:t>Event theory introduces a different perspective: instead of only recording the latest state</w:t>
      </w:r>
      <w:r w:rsidR="00F85456">
        <w:t>, assumed to have been caused by an unrecorded event</w:t>
      </w:r>
      <w:r w:rsidRPr="00231B90">
        <w:t>, it emphasises capturing the events</w:t>
      </w:r>
      <w:r w:rsidR="00F85456">
        <w:t xml:space="preserve"> themselves</w:t>
      </w:r>
      <w:r w:rsidRPr="00231B90">
        <w:t>—the discrete actions or occurrences—that cause changes in state. Each event represents a meaningful change, such as "User created account," "Order placed," or "Payment processed." By storing these events, systems can reconstruct the evolution of data over time, providing a complete audit trail and enabling advanced features like time travel (viewing past states), debugging, and analytics.</w:t>
      </w:r>
    </w:p>
    <w:p w14:paraId="471766AE" w14:textId="77777777" w:rsidR="00F85456" w:rsidRDefault="00231B90" w:rsidP="00231B90">
      <w:r w:rsidRPr="00231B90">
        <w:t xml:space="preserve">This approach is especially valuable in scenarios where understanding the sequence and context of changes is crucial—for example, financial transactions, user activity tracking, or audit logging. </w:t>
      </w:r>
    </w:p>
    <w:p w14:paraId="79D3F921" w14:textId="5B7C3558" w:rsidR="00231B90" w:rsidRDefault="00231B90" w:rsidP="00231B90">
      <w:r w:rsidRPr="00231B90">
        <w:t>Event theory forms the basis for event sourcing architectures, where the system’s state is derived from a chronological stream of events rather than being directly updated and overwritten.</w:t>
      </w:r>
    </w:p>
    <w:p w14:paraId="51647EFB" w14:textId="3E2D9227" w:rsidR="00903EC6" w:rsidRPr="00231B90" w:rsidRDefault="00231B90" w:rsidP="00231B90">
      <w:r w:rsidRPr="00231B90">
        <w:t xml:space="preserve">In summary, traditional database design revolves around entities and relationships to manage </w:t>
      </w:r>
      <w:r w:rsidR="00073FAE">
        <w:t xml:space="preserve">current </w:t>
      </w:r>
      <w:r w:rsidRPr="00231B90">
        <w:t>state</w:t>
      </w:r>
      <w:r w:rsidR="00073FAE">
        <w:t>, recording previous state as audited material</w:t>
      </w:r>
      <w:r w:rsidRPr="00231B90">
        <w:t xml:space="preserve">. </w:t>
      </w:r>
      <w:r w:rsidR="00165340">
        <w:t xml:space="preserve">By comparison, </w:t>
      </w:r>
      <w:r w:rsidRPr="00231B90">
        <w:t>Event theory captur</w:t>
      </w:r>
      <w:r w:rsidR="00073FAE">
        <w:t>es</w:t>
      </w:r>
      <w:r w:rsidRPr="00231B90">
        <w:t xml:space="preserve"> the originating events that trigger state changes</w:t>
      </w:r>
      <w:r w:rsidR="00073FAE">
        <w:t>, with its inputs</w:t>
      </w:r>
      <w:r w:rsidRPr="00231B90">
        <w:t>, allowing systems to maintain a richer, more contextual history of their data.</w:t>
      </w:r>
    </w:p>
    <w:p w14:paraId="29952DD0" w14:textId="77777777" w:rsidR="007F5528" w:rsidRDefault="007F5528" w:rsidP="007F5528">
      <w:pPr>
        <w:pStyle w:val="Heading2"/>
      </w:pPr>
      <w:bookmarkStart w:id="23" w:name="_Toc210207870"/>
      <w:r>
        <w:t>Comparing Event Storage in Relational Databases</w:t>
      </w:r>
      <w:bookmarkEnd w:id="23"/>
    </w:p>
    <w:p w14:paraId="09A5E486" w14:textId="77777777" w:rsidR="007F5528" w:rsidRDefault="007F5528" w:rsidP="007F5528">
      <w:r w:rsidRPr="007F5528">
        <w:t>The difference here with relational databases is that, although they can store an Event table, there is a key distinction in how events are managed and utilised. In a relational database, events are typically represented as rows within an Event table, capturing discrete changes or actions. However, the core relational model remains focused on state—entities and their relationships—rather than on the chronological sequence of events that led to those states.</w:t>
      </w:r>
    </w:p>
    <w:p w14:paraId="2A2BB0A2" w14:textId="77777777" w:rsidR="009D7777" w:rsidRDefault="007F5528" w:rsidP="007F5528">
      <w:r w:rsidRPr="007F5528">
        <w:t xml:space="preserve">The key difference, therefore, is that while relational databases can record events, they do not inherently treat event streams as the primary source of truth for system state. Instead, they maintain the current state by updating entity tables, sometimes losing the context or the detailed history of changes unless explicitly designed to preserve it. </w:t>
      </w:r>
    </w:p>
    <w:p w14:paraId="61F9CD5E" w14:textId="3EB56B14" w:rsidR="000A695E" w:rsidRDefault="000A695E" w:rsidP="000A695E">
      <w:commentRangeStart w:id="24"/>
      <w:r w:rsidRPr="000A695E">
        <w:t>In event theory, events are not treated as isolated incidents, but rather as parts of a continuous, ordered stream</w:t>
      </w:r>
      <w:r>
        <w:t xml:space="preserve"> of activity</w:t>
      </w:r>
      <w:r w:rsidRPr="000A695E">
        <w:t xml:space="preserve">. Each event is a </w:t>
      </w:r>
      <w:r>
        <w:t xml:space="preserve">single </w:t>
      </w:r>
      <w:r w:rsidRPr="000A695E">
        <w:t>record of a specific action or change within the system, and these are sometimes referred to as command messages, as they carry all the parameters and details relevant to the action. Persisting the entire stream of events—rather than just the latest state—captures not only the changes themselves, but also the full context and reasoning behind each change.</w:t>
      </w:r>
      <w:commentRangeEnd w:id="24"/>
      <w:r>
        <w:rPr>
          <w:rStyle w:val="CommentReference"/>
          <w:sz w:val="24"/>
          <w:szCs w:val="24"/>
        </w:rPr>
        <w:commentReference w:id="24"/>
      </w:r>
    </w:p>
    <w:p w14:paraId="04A1941E" w14:textId="77777777" w:rsidR="000A695E" w:rsidRDefault="000A695E" w:rsidP="000A695E">
      <w:r w:rsidRPr="000A695E">
        <w:lastRenderedPageBreak/>
        <w:t>This approach is foundational to event sourcing architectures, where the authoritative source of truth for the system is the complete stream of events. By replaying this sequence, the system can reconstruct any previous state, providing a rich historical context and unlocking advanced capabilities, such as full auditing, time travel to earlier states, and in-depth analytics.</w:t>
      </w:r>
    </w:p>
    <w:p w14:paraId="1EED09E5" w14:textId="1A3D1BB3" w:rsidR="005E5FE5" w:rsidRDefault="005E5FE5" w:rsidP="005E5FE5">
      <w:r w:rsidRPr="005E5FE5">
        <w:t>However, the enhanced ability to store and reconstruct contextual information through event storage introduces several significant impacts on system design and operations.</w:t>
      </w:r>
    </w:p>
    <w:p w14:paraId="5732B717" w14:textId="77777777" w:rsidR="005E5FE5" w:rsidRDefault="005E5FE5" w:rsidP="005E5FE5">
      <w:commentRangeStart w:id="25"/>
      <w:r>
        <w:t>Firstly, as the application persistently saves every event, it shifts what were once temporary, short-lived system diagnostics—typically stored in a time-bounded, rolling fashion (such as logs kept for one or three months)—into permanent, ever-growing storage. This shift leads to a substantial increase in both data volume and long-term storage costs. Unlike traditional logs, these event records cannot be easily truncated or deleted without rigorous and potentially costly testing to ensure that system integrity and the ability to reconstruct state are not compromised.</w:t>
      </w:r>
      <w:commentRangeEnd w:id="25"/>
      <w:r>
        <w:rPr>
          <w:rStyle w:val="CommentReference"/>
          <w:sz w:val="24"/>
          <w:szCs w:val="24"/>
        </w:rPr>
        <w:commentReference w:id="25"/>
      </w:r>
    </w:p>
    <w:p w14:paraId="02A46678" w14:textId="55B019F2" w:rsidR="00841012" w:rsidRDefault="00841012" w:rsidP="00841012">
      <w:r w:rsidRPr="00841012">
        <w:rPr>
          <w:rFonts w:cs="Arial"/>
          <w:color w:val="000000"/>
        </w:rPr>
        <w:t>Since event payloads differ in size and structure, defining relational tables is impractical. Instead, all data is stored as a single schema</w:t>
      </w:r>
      <w:r>
        <w:rPr>
          <w:rFonts w:cs="Arial"/>
          <w:color w:val="000000"/>
        </w:rPr>
        <w:t>-</w:t>
      </w:r>
      <w:r w:rsidRPr="00841012">
        <w:rPr>
          <w:rFonts w:cs="Arial"/>
          <w:color w:val="000000"/>
        </w:rPr>
        <w:t>less JSON document, making a document database necessary.</w:t>
      </w:r>
    </w:p>
    <w:p w14:paraId="7F7E4DD8" w14:textId="77777777" w:rsidR="005E5FE5" w:rsidRDefault="005E5FE5" w:rsidP="005E5FE5">
      <w:r w:rsidRPr="005E5FE5">
        <w:t>From a privacy and regulatory standpoint, this approach poses additional challenges. If personal data is included within the events, the organisation may face heightened legal risks under privacy legislation, as the persistent nature of the data makes it difficult to comply with requests for data extraction or deletion (such as those required by GDPR or similar laws). The inability to easily remove or anonymise personal data embedded in event logs could result in non-compliance and significant legal or reputational consequences.</w:t>
      </w:r>
    </w:p>
    <w:p w14:paraId="44939147" w14:textId="36BCC211" w:rsidR="005E5FE5" w:rsidRDefault="005E5FE5" w:rsidP="005E5FE5">
      <w:commentRangeStart w:id="26"/>
      <w:r>
        <w:t xml:space="preserve">Operationally, </w:t>
      </w:r>
      <w:r w:rsidR="00841012">
        <w:t>the design has other novel issues. R</w:t>
      </w:r>
      <w:r>
        <w:t>etrieving the latest system state requires replaying the entire persisted event stream to reconstruct the current state of entities. While this process is relatively lightweight at the inception of the system, as the event log grows over time, replaying an ever-increasing number of events becomes computationally intensive. This growth can lead to performance bottlenecks, especially during peak loads or when restoring state after failures.</w:t>
      </w:r>
      <w:commentRangeEnd w:id="26"/>
      <w:r>
        <w:rPr>
          <w:rStyle w:val="CommentReference"/>
          <w:sz w:val="24"/>
          <w:szCs w:val="24"/>
        </w:rPr>
        <w:commentReference w:id="26"/>
      </w:r>
    </w:p>
    <w:p w14:paraId="47C6CE61" w14:textId="77777777" w:rsidR="00E047B6" w:rsidRDefault="006F3E74" w:rsidP="006F3E74">
      <w:pPr>
        <w:rPr>
          <w:rFonts w:cs="Arial"/>
          <w:color w:val="000000"/>
        </w:rPr>
      </w:pPr>
      <w:r w:rsidRPr="006F3E74">
        <w:rPr>
          <w:rFonts w:cs="Arial"/>
          <w:color w:val="000000"/>
        </w:rPr>
        <w:t xml:space="preserve">Maintaining high service levels often requires significant investment in robust physical infrastructure, such as high-throughput servers and low-latency networking equipment. Advanced software tuning—including algorithm refinements, resource management strategies, and real-time monitoring tools—can be essential to prevent bottlenecks. </w:t>
      </w:r>
    </w:p>
    <w:p w14:paraId="0821EA26" w14:textId="77777777" w:rsidR="009C72F9" w:rsidRDefault="009C72F9" w:rsidP="009C72F9">
      <w:commentRangeStart w:id="27"/>
      <w:r>
        <w:t>Performance can be improved by maintaining “aggregate” (snapshot) versions of summarised event data—which effectively represent the current state—but this raises the question of why one would adopt such a dramatically different method, only to implement a solution that closely mirrors the default behaviour of relational databases.</w:t>
      </w:r>
      <w:commentRangeEnd w:id="27"/>
      <w:r>
        <w:rPr>
          <w:rStyle w:val="CommentReference"/>
          <w:sz w:val="24"/>
          <w:szCs w:val="24"/>
        </w:rPr>
        <w:commentReference w:id="27"/>
      </w:r>
    </w:p>
    <w:p w14:paraId="42FE4621" w14:textId="7038BE1D" w:rsidR="005E5FE5" w:rsidRPr="006F3E74" w:rsidRDefault="00E047B6" w:rsidP="006F3E74">
      <w:pPr>
        <w:rPr>
          <w:rFonts w:cs="Arial"/>
          <w:color w:val="000000"/>
        </w:rPr>
      </w:pPr>
      <w:commentRangeStart w:id="28"/>
      <w:r w:rsidRPr="25DD71C6">
        <w:rPr>
          <w:rFonts w:cs="Arial"/>
          <w:color w:val="000000" w:themeColor="text1"/>
        </w:rPr>
        <w:lastRenderedPageBreak/>
        <w:t xml:space="preserve">While aggregate </w:t>
      </w:r>
      <w:r w:rsidR="006F3E74" w:rsidRPr="25DD71C6">
        <w:rPr>
          <w:rFonts w:cs="Arial"/>
          <w:color w:val="000000" w:themeColor="text1"/>
        </w:rPr>
        <w:t xml:space="preserve">snapshotting </w:t>
      </w:r>
      <w:r w:rsidRPr="25DD71C6">
        <w:rPr>
          <w:rFonts w:cs="Arial"/>
          <w:color w:val="000000" w:themeColor="text1"/>
        </w:rPr>
        <w:t xml:space="preserve">may help with performance </w:t>
      </w:r>
      <w:r w:rsidR="006F3E74" w:rsidRPr="25DD71C6">
        <w:rPr>
          <w:rFonts w:cs="Arial"/>
          <w:color w:val="000000" w:themeColor="text1"/>
        </w:rPr>
        <w:t>but can also introduce new layers of system complexity that necessitate careful planning. Furthermore, as systems evolve, the ongoing integration of new features and technologies increases both the potential for operational errors and the necessity for staff with in-depth knowledge of distributed, event-driven environments</w:t>
      </w:r>
      <w:r w:rsidR="00234DEF" w:rsidRPr="25DD71C6">
        <w:rPr>
          <w:rFonts w:cs="Arial"/>
          <w:color w:val="000000" w:themeColor="text1"/>
        </w:rPr>
        <w:t>, significantly increasing resourcing cost over the service lifespan.</w:t>
      </w:r>
      <w:commentRangeEnd w:id="28"/>
      <w:r w:rsidRPr="006F3E74">
        <w:rPr>
          <w:rStyle w:val="CommentReference"/>
          <w:rFonts w:cs="Arial"/>
          <w:color w:val="000000"/>
          <w:sz w:val="24"/>
          <w:szCs w:val="24"/>
        </w:rPr>
        <w:commentReference w:id="28"/>
      </w:r>
    </w:p>
    <w:p w14:paraId="56287905" w14:textId="77777777" w:rsidR="00F458CF" w:rsidRDefault="005E5FE5" w:rsidP="005E5FE5">
      <w:r w:rsidRPr="005E5FE5">
        <w:t xml:space="preserve">Other potential impacts include complications in system backup and disaster recovery strategies, as the volume and permanence of event data require more robust solutions. Event storage can also create challenges for data migration and system upgrades, as historical events must be preserved and correctly interpreted by new versions of the application. </w:t>
      </w:r>
    </w:p>
    <w:p w14:paraId="6A278FE0" w14:textId="32DB6165" w:rsidR="005E5FE5" w:rsidRDefault="005E5FE5" w:rsidP="005E5FE5">
      <w:commentRangeStart w:id="29"/>
      <w:r>
        <w:t xml:space="preserve">Furthermore, maintaining data quality and consistency </w:t>
      </w:r>
      <w:r w:rsidR="00F458CF">
        <w:t>in a schema</w:t>
      </w:r>
      <w:r w:rsidR="008A0F0A">
        <w:t>-</w:t>
      </w:r>
      <w:r w:rsidR="00F458CF">
        <w:t xml:space="preserve">less environment </w:t>
      </w:r>
      <w:r>
        <w:t>becomes more complex, as errors or inconsistencies in event handling may propagate through the event stream and affect derived state.</w:t>
      </w:r>
      <w:commentRangeEnd w:id="29"/>
      <w:r>
        <w:rPr>
          <w:rStyle w:val="CommentReference"/>
          <w:sz w:val="24"/>
          <w:szCs w:val="24"/>
        </w:rPr>
        <w:commentReference w:id="29"/>
      </w:r>
    </w:p>
    <w:p w14:paraId="4EC35401" w14:textId="140A03CD" w:rsidR="00A8350F" w:rsidRPr="00F458CF" w:rsidRDefault="00F458CF" w:rsidP="00F458CF">
      <w:r w:rsidRPr="00F458CF">
        <w:t>Tools and libraries designed for managing events within document-based databases—commonly referred to as event database manipulators—remain underdeveloped. Although these solutions exist and can accelerate initial development for programmers, their operational capabilities are still evolving and lack maturity. In contrast, SQL-based systems offer comprehensive schema definition, established data migration processes, built-in diagnostic tools, and advanced query optimisation. SQL's attribute types also provide basic data validation by enforcing schema conformity. Additionally, automated backup and restoration processes are well-established and widely supported in the SQL ecosystem. While NoSQL solutions layered atop traditional databases like PostgreSQL may inherit some of these backup and restore capabilities, their overall operational tooling still lags behind that of mature relational platforms.</w:t>
      </w:r>
    </w:p>
    <w:p w14:paraId="20949289" w14:textId="77777777" w:rsidR="001E6646" w:rsidRDefault="005E67C8" w:rsidP="005E67C8">
      <w:r w:rsidRPr="005E67C8">
        <w:t>In essence, moving away from the well-established foundations of set theory and the robust ecosystem of relational database services—such as SQL Server, Oracle, MySQL, PostgreSQL, and others—entails leaving behind more than five decades of continuous technological refinement and operational expertise. These mature platforms offer a wealth of proven features, including advanced schema management, comprehensive data migration strategies, integrated diagnostics, and sophisticated query optimisation. As a result, developers who choose newer, event-driven or document-oriented database architectures in pursuit of faster initial development must confront a host of challenges. They need to identify credible and practical solutions for aspects of system reliability, scalability, and maintainability that have already been thoroughly addressed in the relational database world. The trade-off is that, while newer approaches may speed up the early stages of development, they often lack the operational maturity, tooling, and best practices that come with decades of evolution in the relational paradigm. This means developers bear greater responsibility for ensuring long-term operability, data quality, and compliance, which can offset initial productivity gains.</w:t>
      </w:r>
    </w:p>
    <w:p w14:paraId="05DD6D8E" w14:textId="128A3AD2" w:rsidR="00263A0A" w:rsidRPr="005E67C8" w:rsidRDefault="001E6646" w:rsidP="001E6646">
      <w:r w:rsidRPr="001E6646">
        <w:rPr>
          <w:rFonts w:cs="Arial"/>
          <w:color w:val="000000"/>
        </w:rPr>
        <w:lastRenderedPageBreak/>
        <w:t xml:space="preserve">However, most developers who would make </w:t>
      </w:r>
      <w:r>
        <w:rPr>
          <w:rFonts w:cs="Arial"/>
          <w:color w:val="000000"/>
        </w:rPr>
        <w:t xml:space="preserve">a </w:t>
      </w:r>
      <w:r w:rsidRPr="001E6646">
        <w:rPr>
          <w:rFonts w:cs="Arial"/>
          <w:color w:val="000000"/>
        </w:rPr>
        <w:t xml:space="preserve">choice </w:t>
      </w:r>
      <w:r w:rsidR="0052228A">
        <w:rPr>
          <w:rFonts w:cs="Arial"/>
          <w:color w:val="000000"/>
        </w:rPr>
        <w:t>of short</w:t>
      </w:r>
      <w:r w:rsidR="00724FCD">
        <w:rPr>
          <w:rFonts w:cs="Arial"/>
          <w:color w:val="000000"/>
        </w:rPr>
        <w:t>-</w:t>
      </w:r>
      <w:r w:rsidR="0052228A">
        <w:rPr>
          <w:rFonts w:cs="Arial"/>
          <w:color w:val="000000"/>
        </w:rPr>
        <w:t xml:space="preserve">term developer speed over long term operational enterprise realities </w:t>
      </w:r>
      <w:r w:rsidRPr="001E6646">
        <w:rPr>
          <w:rFonts w:cs="Arial"/>
          <w:color w:val="000000"/>
        </w:rPr>
        <w:t xml:space="preserve">are generally </w:t>
      </w:r>
      <w:r w:rsidR="0052228A">
        <w:rPr>
          <w:rFonts w:cs="Arial"/>
          <w:color w:val="000000"/>
        </w:rPr>
        <w:t xml:space="preserve">materially </w:t>
      </w:r>
      <w:r w:rsidRPr="001E6646">
        <w:rPr>
          <w:rFonts w:cs="Arial"/>
          <w:color w:val="000000"/>
        </w:rPr>
        <w:t xml:space="preserve">not qualified to address </w:t>
      </w:r>
      <w:r>
        <w:rPr>
          <w:rFonts w:cs="Arial"/>
          <w:color w:val="000000"/>
        </w:rPr>
        <w:t xml:space="preserve">the complexity of these related </w:t>
      </w:r>
      <w:r w:rsidRPr="001E6646">
        <w:rPr>
          <w:rFonts w:cs="Arial"/>
          <w:color w:val="000000"/>
        </w:rPr>
        <w:t>omissions.</w:t>
      </w:r>
    </w:p>
    <w:p w14:paraId="7D6DF475" w14:textId="3EB2BDC9" w:rsidR="005D4544" w:rsidRDefault="005E5FE5" w:rsidP="005E5FE5">
      <w:r w:rsidRPr="005E5FE5">
        <w:t>In summary, while event storage offers richer context and powerful capabilities for auditing and analytics, it also introduces significant considerations around storage management, privacy compliance, system performance, operational complexity, and long-term maintainability.</w:t>
      </w:r>
    </w:p>
    <w:p w14:paraId="046407D0" w14:textId="77777777" w:rsidR="004A386D" w:rsidRDefault="004A386D" w:rsidP="007668F3">
      <w:pPr>
        <w:pStyle w:val="Heading2"/>
      </w:pPr>
      <w:bookmarkStart w:id="30" w:name="_Toc210207871"/>
      <w:r>
        <w:t>Implementation</w:t>
      </w:r>
      <w:bookmarkEnd w:id="30"/>
    </w:p>
    <w:p w14:paraId="54F652DB" w14:textId="77777777" w:rsidR="007E3BF7" w:rsidRDefault="00ED15BA" w:rsidP="00ED15BA">
      <w:pPr>
        <w:rPr>
          <w:rFonts w:cs="Arial"/>
          <w:color w:val="000000"/>
        </w:rPr>
      </w:pPr>
      <w:r w:rsidRPr="00ED15BA">
        <w:rPr>
          <w:rFonts w:cs="Arial"/>
          <w:color w:val="000000"/>
        </w:rPr>
        <w:t xml:space="preserve">The domain is still developing and practices may continue to change. Due to its early stage, there are currently limited options for players or libraries. </w:t>
      </w:r>
    </w:p>
    <w:p w14:paraId="14681077" w14:textId="6686400E" w:rsidR="00C06DFC" w:rsidRPr="00C06DFC" w:rsidRDefault="00C06DFC" w:rsidP="00C06DFC">
      <w:pPr>
        <w:rPr>
          <w:rFonts w:cs="Arial"/>
          <w:color w:val="000000"/>
        </w:rPr>
      </w:pPr>
      <w:commentRangeStart w:id="31"/>
      <w:r w:rsidRPr="25DD71C6">
        <w:rPr>
          <w:rFonts w:cs="Arial"/>
          <w:color w:val="000000" w:themeColor="text1"/>
        </w:rPr>
        <w:t xml:space="preserve">In the domain of events, </w:t>
      </w:r>
      <w:r>
        <w:t>Apache Kafka is the leading distributed streaming platform, offering a durable, scalable, and high-throughput messaging backbone for event distribution among microservices. Similarly, Azure Event Hubs and AWS Kinesis provide managed streaming solutions tightly integrated with their respective cloud ecosystems, making them attractive for organisations already invested in those environments.</w:t>
      </w:r>
      <w:commentRangeEnd w:id="31"/>
      <w:r w:rsidRPr="00C06DFC">
        <w:rPr>
          <w:rStyle w:val="CommentReference"/>
          <w:rFonts w:cs="Arial"/>
          <w:color w:val="000000"/>
          <w:sz w:val="24"/>
          <w:szCs w:val="24"/>
        </w:rPr>
        <w:commentReference w:id="31"/>
      </w:r>
    </w:p>
    <w:p w14:paraId="64BE10F4" w14:textId="32D2EBD3" w:rsidR="00CE390B" w:rsidRPr="00C06DFC" w:rsidRDefault="00C06DFC" w:rsidP="00C06DFC">
      <w:r w:rsidRPr="00C06DFC">
        <w:t xml:space="preserve">However, while these technologies excel at event streaming and distribution, they do not serve as persistent data stores. To maintain long-term event data, a separate storage solution—often a document database—is required. In terms of </w:t>
      </w:r>
      <w:r w:rsidRPr="008D7506">
        <w:rPr>
          <w:i/>
          <w:iCs/>
        </w:rPr>
        <w:t>dedicated</w:t>
      </w:r>
      <w:r w:rsidRPr="00C06DFC">
        <w:t xml:space="preserve"> event stream storage systems, there are currently few options.</w:t>
      </w:r>
    </w:p>
    <w:p w14:paraId="440FA9E7" w14:textId="77777777" w:rsidR="00A14518" w:rsidRDefault="00A14518" w:rsidP="00A14518">
      <w:pPr>
        <w:pStyle w:val="Heading2"/>
        <w:rPr>
          <w:rFonts w:cs="Arial"/>
          <w:color w:val="000000"/>
        </w:rPr>
      </w:pPr>
      <w:bookmarkStart w:id="32" w:name="_Toc210207872"/>
      <w:r w:rsidRPr="00A14518">
        <w:t>EventStoreDB</w:t>
      </w:r>
      <w:bookmarkEnd w:id="32"/>
      <w:r w:rsidRPr="00A14518">
        <w:rPr>
          <w:rFonts w:cs="Arial"/>
          <w:color w:val="000000"/>
        </w:rPr>
        <w:t> </w:t>
      </w:r>
    </w:p>
    <w:p w14:paraId="2F107FD3" w14:textId="48001C12" w:rsidR="00A14518" w:rsidRDefault="008D7506" w:rsidP="00ED15BA">
      <w:pPr>
        <w:rPr>
          <w:rFonts w:cs="Arial"/>
          <w:color w:val="000000"/>
        </w:rPr>
      </w:pPr>
      <w:r>
        <w:rPr>
          <w:rFonts w:cs="Arial"/>
          <w:color w:val="000000"/>
        </w:rPr>
        <w:t xml:space="preserve">EventStoreDB </w:t>
      </w:r>
      <w:r w:rsidR="00A14518" w:rsidRPr="00A14518">
        <w:rPr>
          <w:rFonts w:cs="Arial"/>
          <w:color w:val="000000"/>
        </w:rPr>
        <w:t>is purpose-built for event sourcing. It stores events as first-class citizens and supports stream versioning, projections, and replay. Unlike MartenDB, which overlays event sourcing on top of a document database, EventStoreDB is designed from the ground up for event-centric systems.</w:t>
      </w:r>
      <w:r w:rsidR="00AB2EA2">
        <w:rPr>
          <w:rFonts w:cs="Arial"/>
          <w:color w:val="000000"/>
        </w:rPr>
        <w:t xml:space="preserve"> </w:t>
      </w:r>
    </w:p>
    <w:p w14:paraId="74BDAD50" w14:textId="148C5CEE" w:rsidR="0017424A" w:rsidRDefault="0017424A" w:rsidP="00ED15BA">
      <w:pPr>
        <w:rPr>
          <w:rFonts w:cs="Arial"/>
          <w:color w:val="000000"/>
        </w:rPr>
      </w:pPr>
      <w:r>
        <w:rPr>
          <w:rFonts w:cs="Arial"/>
          <w:color w:val="000000"/>
        </w:rPr>
        <w:t xml:space="preserve">It’s free </w:t>
      </w:r>
      <w:r w:rsidR="00B41CD6">
        <w:rPr>
          <w:rFonts w:cs="Arial"/>
          <w:color w:val="000000"/>
        </w:rPr>
        <w:t xml:space="preserve">to download and use its </w:t>
      </w:r>
      <w:r w:rsidR="00B41CD6" w:rsidDel="00B84058">
        <w:rPr>
          <w:rFonts w:cs="Arial"/>
          <w:color w:val="000000"/>
        </w:rPr>
        <w:t>open</w:t>
      </w:r>
      <w:r w:rsidR="00B84058">
        <w:rPr>
          <w:rFonts w:cs="Arial"/>
          <w:color w:val="000000"/>
        </w:rPr>
        <w:t>-</w:t>
      </w:r>
      <w:r w:rsidR="00B41CD6">
        <w:rPr>
          <w:rFonts w:cs="Arial"/>
          <w:color w:val="000000"/>
        </w:rPr>
        <w:t>source functionality. However</w:t>
      </w:r>
      <w:r w:rsidR="00FD6D2C">
        <w:rPr>
          <w:rFonts w:cs="Arial"/>
          <w:color w:val="000000"/>
        </w:rPr>
        <w:t>,</w:t>
      </w:r>
      <w:r w:rsidR="00B41CD6">
        <w:rPr>
          <w:rFonts w:cs="Arial"/>
          <w:color w:val="000000"/>
        </w:rPr>
        <w:t xml:space="preserve"> </w:t>
      </w:r>
      <w:r w:rsidR="00EE291C">
        <w:rPr>
          <w:rFonts w:cs="Arial"/>
          <w:color w:val="000000"/>
        </w:rPr>
        <w:t>its cloud</w:t>
      </w:r>
      <w:r w:rsidR="00FD6D2C">
        <w:rPr>
          <w:rFonts w:cs="Arial"/>
          <w:color w:val="000000"/>
        </w:rPr>
        <w:t>-</w:t>
      </w:r>
      <w:r w:rsidR="00EE291C">
        <w:rPr>
          <w:rFonts w:cs="Arial"/>
          <w:color w:val="000000"/>
        </w:rPr>
        <w:t>based offering is closer to USD25,000 year for a production tier</w:t>
      </w:r>
      <w:r w:rsidR="00575CB7">
        <w:rPr>
          <w:rFonts w:cs="Arial"/>
          <w:color w:val="000000"/>
        </w:rPr>
        <w:t>,</w:t>
      </w:r>
      <w:r w:rsidR="00EE291C">
        <w:rPr>
          <w:rFonts w:cs="Arial"/>
          <w:color w:val="000000"/>
        </w:rPr>
        <w:t xml:space="preserve"> with support</w:t>
      </w:r>
      <w:r w:rsidR="00575CB7">
        <w:rPr>
          <w:rFonts w:cs="Arial"/>
          <w:color w:val="000000"/>
        </w:rPr>
        <w:t>.</w:t>
      </w:r>
    </w:p>
    <w:p w14:paraId="7F9EABA9" w14:textId="3759806C" w:rsidR="007668F3" w:rsidRDefault="007668F3" w:rsidP="00B55F0C">
      <w:pPr>
        <w:pStyle w:val="Heading2"/>
      </w:pPr>
      <w:bookmarkStart w:id="33" w:name="_Toc210207873"/>
      <w:r>
        <w:t>Marten</w:t>
      </w:r>
      <w:r w:rsidR="00B20119">
        <w:t>.</w:t>
      </w:r>
      <w:r>
        <w:t>DB</w:t>
      </w:r>
      <w:bookmarkEnd w:id="33"/>
    </w:p>
    <w:p w14:paraId="2715A714" w14:textId="750517F4" w:rsidR="00403BE0" w:rsidRDefault="00403BE0" w:rsidP="007668F3">
      <w:r>
        <w:t xml:space="preserve">While EventStoreDB is designed from the ground up for event-centric systems, </w:t>
      </w:r>
      <w:r w:rsidR="007668F3" w:rsidRPr="007668F3">
        <w:t xml:space="preserve">Marten DB </w:t>
      </w:r>
      <w:r w:rsidR="00575CB7">
        <w:t>takes a different approach, reusing existing easily procured services and capabilities</w:t>
      </w:r>
      <w:r w:rsidR="00F23935">
        <w:t>. As such, i</w:t>
      </w:r>
      <w:r w:rsidR="00575CB7">
        <w:t xml:space="preserve">t </w:t>
      </w:r>
      <w:r w:rsidR="007668F3" w:rsidRPr="007668F3">
        <w:t xml:space="preserve">is a .NET-based document database and event store </w:t>
      </w:r>
      <w:r w:rsidRPr="00403BE0">
        <w:rPr>
          <w:i/>
          <w:iCs/>
        </w:rPr>
        <w:t>manager</w:t>
      </w:r>
      <w:r>
        <w:rPr>
          <w:i/>
          <w:iCs/>
        </w:rPr>
        <w:t xml:space="preserve"> </w:t>
      </w:r>
      <w:r>
        <w:t>(similar in placement as Entity Framework Core)</w:t>
      </w:r>
      <w:r>
        <w:rPr>
          <w:i/>
          <w:iCs/>
        </w:rPr>
        <w:t>,</w:t>
      </w:r>
      <w:r>
        <w:t xml:space="preserve"> </w:t>
      </w:r>
      <w:r w:rsidR="007668F3" w:rsidRPr="007668F3">
        <w:t>built on top of PostgreSQL</w:t>
      </w:r>
      <w:r>
        <w:t xml:space="preserve">. </w:t>
      </w:r>
    </w:p>
    <w:p w14:paraId="18A629A9" w14:textId="0D7CC182" w:rsidR="007668F3" w:rsidRDefault="00403BE0" w:rsidP="007668F3">
      <w:r>
        <w:t xml:space="preserve">Marten.DB </w:t>
      </w:r>
      <w:r w:rsidR="007668F3" w:rsidRPr="007668F3">
        <w:t xml:space="preserve">provides developers with the ability to store, query, and manage documents and events in a flexible, schema-less manner, while leveraging the transactional integrity and reliability of a mature relational </w:t>
      </w:r>
      <w:r w:rsidR="009540BE">
        <w:t>database underneath</w:t>
      </w:r>
      <w:r w:rsidR="007668F3" w:rsidRPr="007668F3">
        <w:t>.</w:t>
      </w:r>
      <w:r w:rsidR="009540BE">
        <w:t xml:space="preserve"> </w:t>
      </w:r>
    </w:p>
    <w:p w14:paraId="2572AD4D" w14:textId="77777777" w:rsidR="007668F3" w:rsidRDefault="007668F3" w:rsidP="007668F3">
      <w:r w:rsidRPr="007668F3">
        <w:lastRenderedPageBreak/>
        <w:t>The project was initiated and primarily developed by Jeremy D. Miller, a highly respected figure in the .NET ecosystem. Miller is also the creator of StructureMap, a widely used Inversion of Control (IoC) container for .NET applications. StructureMap has long been considered a reliable solution for dependency injection, although the .NET community now has several alternative IoC containers to choose from, such as Autofac, Castle Windsor, and Microsoft.Extensions.DependencyInjection. The migration from StructureMap to another IoC container is typically straightforward and can often be accomplished in a matter of hours, due to the similar patterns and abstractions employed by these libraries.</w:t>
      </w:r>
    </w:p>
    <w:p w14:paraId="5E7190C8" w14:textId="77777777" w:rsidR="007668F3" w:rsidRDefault="007668F3" w:rsidP="007668F3">
      <w:commentRangeStart w:id="34"/>
      <w:r>
        <w:t>For organisations considering Marten DB, commercial support is available through JasperFx (Jeremy Miller’s company) for approximately $3,000 per year (as of Q4/2025)</w:t>
      </w:r>
      <w:commentRangeEnd w:id="34"/>
      <w:r>
        <w:rPr>
          <w:rStyle w:val="CommentReference"/>
          <w:sz w:val="24"/>
          <w:szCs w:val="24"/>
        </w:rPr>
        <w:commentReference w:id="34"/>
      </w:r>
      <w:r>
        <w:t>. This support offering may help with troubleshooting and guidance, but it does not fundamentally reduce the operational risk associated with the project’s development model.</w:t>
      </w:r>
    </w:p>
    <w:p w14:paraId="1D91C7CC" w14:textId="77777777" w:rsidR="007668F3" w:rsidRDefault="007668F3" w:rsidP="007668F3">
      <w:pPr>
        <w:pStyle w:val="Heading3"/>
      </w:pPr>
      <w:bookmarkStart w:id="35" w:name="_Toc210207874"/>
      <w:r>
        <w:t>Key Risks and Community Support</w:t>
      </w:r>
      <w:bookmarkEnd w:id="35"/>
    </w:p>
    <w:p w14:paraId="04948CAA" w14:textId="6ADF8F15" w:rsidR="007668F3" w:rsidRDefault="007668F3" w:rsidP="007668F3">
      <w:commentRangeStart w:id="36"/>
      <w:r>
        <w:t>The principal risk with Marten DB is that it is maintained by a single developer. A review of the GitHub repository reveals two main concerns: first, the lack of a broad contributor base, and second, a relatively slow pace of updates compared to mainstream alternatives. For example, it may take roughly ten pages of GitHub commits to span the</w:t>
      </w:r>
      <w:commentRangeEnd w:id="36"/>
      <w:r>
        <w:rPr>
          <w:rStyle w:val="CommentReference"/>
          <w:sz w:val="24"/>
          <w:szCs w:val="24"/>
        </w:rPr>
        <w:commentReference w:id="36"/>
      </w:r>
      <w:r>
        <w:t xml:space="preserve"> last six months of activity for Marten DB, whereas a similar number of pages for Entity Framework Core (EF Core) typically covers only a couple of days of development. EF Core’s repository also demonstrates contributions from hundreds of developers, which brings broader expertise, more robust code review, and faster issue resolution.</w:t>
      </w:r>
    </w:p>
    <w:p w14:paraId="19279C1E" w14:textId="77777777" w:rsidR="007668F3" w:rsidRDefault="007668F3" w:rsidP="007668F3">
      <w:r w:rsidRPr="007668F3">
        <w:t>While this analysis does not reflect negatively on Jeremy Miller’s abilities—he is well regarded in the industry—the scale and velocity of community engagement are on a completely different level for widely adopted projects like EF Core. The presence of hundreds of active contributors on a project means ongoing improvements, more thorough testing, and a greater likelihood of rapid response to emerging issues and vulnerabilities. This depth of community stewardship is difficult for a solo-maintainer project to match, regardless of individual talent.</w:t>
      </w:r>
    </w:p>
    <w:p w14:paraId="24A13F2D" w14:textId="7F84FC1C" w:rsidR="00506D5E" w:rsidRDefault="00663C6F" w:rsidP="007668F3">
      <w:r w:rsidRPr="00663C6F">
        <w:rPr>
          <w:rFonts w:cs="Arial"/>
          <w:color w:val="000000"/>
        </w:rPr>
        <w:t xml:space="preserve">In addition to considering the level of stewardship required, it's important to assess the required commitment period. StructureMap, for instance, is still used </w:t>
      </w:r>
      <w:r>
        <w:rPr>
          <w:rFonts w:cs="Arial"/>
          <w:color w:val="000000"/>
        </w:rPr>
        <w:t xml:space="preserve">in legacy applications, </w:t>
      </w:r>
      <w:r w:rsidRPr="00663C6F">
        <w:rPr>
          <w:rFonts w:cs="Arial"/>
          <w:color w:val="000000"/>
        </w:rPr>
        <w:t xml:space="preserve">but no longer </w:t>
      </w:r>
      <w:r w:rsidR="00861FBB">
        <w:rPr>
          <w:rFonts w:cs="Arial"/>
          <w:color w:val="000000"/>
        </w:rPr>
        <w:t xml:space="preserve">actively </w:t>
      </w:r>
      <w:r w:rsidRPr="00663C6F">
        <w:rPr>
          <w:rFonts w:cs="Arial"/>
          <w:color w:val="000000"/>
        </w:rPr>
        <w:t>developed, so its code has stagnated</w:t>
      </w:r>
      <w:r w:rsidR="008578A7">
        <w:rPr>
          <w:rFonts w:cs="Arial"/>
          <w:color w:val="000000"/>
        </w:rPr>
        <w:t>,</w:t>
      </w:r>
      <w:r w:rsidRPr="00663C6F">
        <w:rPr>
          <w:rFonts w:cs="Arial"/>
          <w:color w:val="000000"/>
        </w:rPr>
        <w:t xml:space="preserve"> and newer libraries </w:t>
      </w:r>
      <w:r w:rsidR="006D0701">
        <w:rPr>
          <w:rFonts w:cs="Arial"/>
          <w:color w:val="000000"/>
        </w:rPr>
        <w:t>should be considered first</w:t>
      </w:r>
      <w:r w:rsidRPr="00663C6F">
        <w:rPr>
          <w:rFonts w:cs="Arial"/>
          <w:color w:val="000000"/>
        </w:rPr>
        <w:t>.</w:t>
      </w:r>
      <w:r>
        <w:rPr>
          <w:rFonts w:cs="Arial"/>
          <w:color w:val="000000"/>
        </w:rPr>
        <w:t xml:space="preserve"> </w:t>
      </w:r>
      <w:r w:rsidR="00506D5E">
        <w:t xml:space="preserve"> </w:t>
      </w:r>
    </w:p>
    <w:p w14:paraId="291B4D89" w14:textId="77777777" w:rsidR="00271778" w:rsidRDefault="00271778" w:rsidP="00F23935">
      <w:pPr>
        <w:pStyle w:val="Heading4"/>
      </w:pPr>
      <w:bookmarkStart w:id="37" w:name="_Toc210207875"/>
      <w:r>
        <w:t>Distinction Between Library and Data Store Dependencies</w:t>
      </w:r>
      <w:bookmarkEnd w:id="37"/>
    </w:p>
    <w:p w14:paraId="471806BC" w14:textId="77777777" w:rsidR="00271778" w:rsidRDefault="00271778" w:rsidP="00271778">
      <w:r w:rsidRPr="00271778">
        <w:t xml:space="preserve">There is a fundamental difference between depending on a narrowly focused utility library and basing an entire system’s data storage strategy on a particular solution. While small, specialised libraries often have multiple alternatives readily available for replacement, </w:t>
      </w:r>
      <w:r w:rsidRPr="00271778">
        <w:lastRenderedPageBreak/>
        <w:t>making migration relatively straightforward should the need arise, this is not the case with core data storage architectures.</w:t>
      </w:r>
    </w:p>
    <w:p w14:paraId="5D6A02BF" w14:textId="050FB825" w:rsidR="0064485A" w:rsidRPr="00271778" w:rsidRDefault="00271778" w:rsidP="00271778">
      <w:r w:rsidRPr="00271778">
        <w:t>When an organisation commits to a specific database or data storage approach, the implications are much broader. The choice affects not only how data is stored and managed, but also the system’s overall reliability, scalability, and maintainability. Unlike utility libraries, which can be swapped with minimal disruption, changing a system’s data storage solution is a complex undertaking that can impact every aspect of the application’s operation and long-term viability.</w:t>
      </w:r>
    </w:p>
    <w:p w14:paraId="69DDEFBA" w14:textId="365DB8D5" w:rsidR="007668F3" w:rsidRDefault="007668F3" w:rsidP="007668F3">
      <w:r w:rsidRPr="007668F3">
        <w:t>Relying on a database product with limited community support and a single primary developer introduces notable risks for long-term reliability, scalability, and maintainability. Organisations must weigh the potential benefits of MartenDB’s features against these risks. While commercial support contracts provide some assurance, they cannot guarantee continuity of development or rapid adaptation to future requirements and changes in the .NET or PostgreSQL ecosystems.</w:t>
      </w:r>
    </w:p>
    <w:p w14:paraId="5B2628E5" w14:textId="4F2C423D" w:rsidR="0050340E" w:rsidRDefault="0050340E" w:rsidP="0050340E">
      <w:pPr>
        <w:pStyle w:val="Heading2"/>
      </w:pPr>
      <w:bookmarkStart w:id="38" w:name="_Toc210207876"/>
      <w:r>
        <w:t>Architectural Considerations</w:t>
      </w:r>
      <w:bookmarkEnd w:id="38"/>
    </w:p>
    <w:p w14:paraId="4DD2A028" w14:textId="77777777" w:rsidR="0050340E" w:rsidRDefault="0050340E" w:rsidP="0050340E">
      <w:r w:rsidRPr="0050340E">
        <w:t xml:space="preserve">When evaluating a technology stack built around event streaming and storage, it is crucial to consider several interconnected architectural decisions, each carrying its own risks. </w:t>
      </w:r>
    </w:p>
    <w:p w14:paraId="1FC42EB3" w14:textId="7EB05FAB" w:rsidR="0050340E" w:rsidRDefault="004102B0" w:rsidP="004102B0">
      <w:r w:rsidRPr="004102B0">
        <w:rPr>
          <w:rFonts w:cs="Arial"/>
          <w:color w:val="000000"/>
        </w:rPr>
        <w:t xml:space="preserve">Before choosing a NoSQL datastore for your system, carefully consider its compatibility with your needs. Unlike relational databases, NoSQL solutions offer different guarantees that can affect data integrity and consistency, making them less suitable for enterprises—especially government agencies—that require robust data warehousing and analysis. </w:t>
      </w:r>
    </w:p>
    <w:p w14:paraId="4CD0973C" w14:textId="77777777" w:rsidR="0050340E" w:rsidRDefault="0050340E" w:rsidP="0050340E">
      <w:r w:rsidRPr="0050340E">
        <w:t>Secondly, opting for an event database instead of a conventional relational database introduces further complexity. Event stores affect core aspects such as data consistency and query flexibility, often requiring new patterns for data management and potentially complicating integration with other system components or reporting tools. These factors may impact ongoing maintainability and the ability to meet evolving business needs.</w:t>
      </w:r>
    </w:p>
    <w:p w14:paraId="4F532AAA" w14:textId="77777777" w:rsidR="004102B0" w:rsidRDefault="004102B0" w:rsidP="004102B0">
      <w:r w:rsidRPr="004102B0">
        <w:rPr>
          <w:rFonts w:cs="Arial"/>
          <w:color w:val="000000"/>
        </w:rPr>
        <w:t>Since NoSQL systems focus on state rather than events, additional work is needed to rebuild events into aggregates, then convert them into relational objects for API access or ETL transfer. This raises the question of why bypass decades of proven relational database practice.</w:t>
      </w:r>
    </w:p>
    <w:p w14:paraId="3B063548" w14:textId="77777777" w:rsidR="0050340E" w:rsidRDefault="0050340E" w:rsidP="0050340E">
      <w:r w:rsidRPr="0050340E">
        <w:t>Finally, selecting Marten DB as the event store adds another layer of risk. Marten DB’s limited community support, slower development pace, and reliance on a single primary maintainer can challenge the reliability and future-proofing of your system. Organisations must weigh the potential benefits of Marten DB’s features against the risks associated with constrained support resources and the uncertainty of timely updates, especially for long-term system reliability and maintainability.</w:t>
      </w:r>
    </w:p>
    <w:p w14:paraId="5F15588B" w14:textId="71573E84" w:rsidR="005A4CD5" w:rsidRDefault="0050340E" w:rsidP="0050340E">
      <w:r w:rsidRPr="0050340E">
        <w:lastRenderedPageBreak/>
        <w:t>In summary, each architectural choice—NoSQL adoption, event database selection, and use of Marten DB—introduces distinct risks. Taken together, these considerations underscore the need for a thorough evaluation of system reliability, future-proofing, and ease of ongoing support before committing to this technology stack.</w:t>
      </w:r>
    </w:p>
    <w:p w14:paraId="146732CC" w14:textId="77777777" w:rsidR="00BC7FB8" w:rsidRDefault="00DC5FDD" w:rsidP="00386BB1">
      <w:pPr>
        <w:pStyle w:val="Heading3"/>
      </w:pPr>
      <w:bookmarkStart w:id="39" w:name="_Toc210207877"/>
      <w:r>
        <w:t>Quantifying Risk</w:t>
      </w:r>
      <w:bookmarkEnd w:id="39"/>
    </w:p>
    <w:p w14:paraId="0D283D59" w14:textId="77777777" w:rsidR="00B73F8F" w:rsidRDefault="00B73F8F" w:rsidP="00B73F8F">
      <w:pPr>
        <w:rPr>
          <w:rFonts w:cs="Arial"/>
          <w:color w:val="000000"/>
        </w:rPr>
      </w:pPr>
      <w:r w:rsidRPr="009F4B47">
        <w:rPr>
          <w:rFonts w:cs="Arial"/>
          <w:color w:val="000000"/>
        </w:rPr>
        <w:t>The risk associated with continued use of this architecture, particularly MartenDB, requires quantification through an assessment of current operational stability and the probability of adverse outcomes over time.</w:t>
      </w:r>
    </w:p>
    <w:p w14:paraId="33B66FC4" w14:textId="35A4C50C" w:rsidR="00BA470F" w:rsidRPr="009F4B47" w:rsidRDefault="00B73F8F" w:rsidP="00B73F8F">
      <w:pPr>
        <w:rPr>
          <w:rFonts w:cs="Arial"/>
          <w:color w:val="000000"/>
        </w:rPr>
      </w:pPr>
      <w:r w:rsidRPr="009F4B47">
        <w:rPr>
          <w:rFonts w:cs="Arial"/>
          <w:color w:val="000000"/>
        </w:rPr>
        <w:t>For personal projects, this approach can be suitable. Startups may find ongoing use appropriate if they anticipate having the resources to contribute to or assume maintenance responsibilities from MartenDB’s sole developer as they grow. In contrast, for critical government services, a more thorough evaluation is necessary. The suitability of this solution depends on multiple factors, including reliability, scalability, maintainability, and future-proofing.</w:t>
      </w:r>
    </w:p>
    <w:p w14:paraId="3A65BC55" w14:textId="77777777" w:rsidR="00BE6532" w:rsidRDefault="00BE6532" w:rsidP="00BE6532">
      <w:r w:rsidRPr="00BE6532">
        <w:t>Reliability: With MartenDB’s limited community support and dependency on a single primary maintainer, there is increased exposure to the risk of delayed bug fixes, slower security patching, and potential discontinuity if the maintainer disengages. For government services, which require consistent uptime and rapid incident response, this represents a significant operational risk.</w:t>
      </w:r>
    </w:p>
    <w:p w14:paraId="2F9C7363" w14:textId="77777777" w:rsidR="00BE6532" w:rsidRDefault="00BE6532" w:rsidP="00BE6532">
      <w:r w:rsidRPr="00BE6532">
        <w:t>Scalability: While MartenDB delivers useful features for event streaming and document storage, its ecosystem is smaller and less mature than mainstream alternatives. This can result in challenges scaling up to meet growing service demands, especially under unpredictable workloads or evolving business requirements.</w:t>
      </w:r>
    </w:p>
    <w:p w14:paraId="5F15D933" w14:textId="77777777" w:rsidR="00BE6532" w:rsidRDefault="00BE6532" w:rsidP="00BE6532">
      <w:r w:rsidRPr="00BE6532">
        <w:t>Maintainability and Future-Proofing: The pace of development and adaptation to changes in .NET or PostgreSQL may lag behind broader industry trends. For critical government services, this can hinder the ability to keep systems updated, integrate new features, or comply with future regulatory or security standards. The risk here is not only technical debt but also increased cost and complexity in future migrations.</w:t>
      </w:r>
    </w:p>
    <w:p w14:paraId="525116F2" w14:textId="58D003EE" w:rsidR="005217B0" w:rsidRDefault="00652D9C" w:rsidP="00652D9C">
      <w:r w:rsidRPr="00652D9C">
        <w:rPr>
          <w:rFonts w:cs="Arial"/>
          <w:color w:val="000000"/>
        </w:rPr>
        <w:t>Resource consumption: Due to data duplication in document stores, event storage needs can quickly become significant. This complicates backup, restoration, and meeting RTO requirements over time.</w:t>
      </w:r>
    </w:p>
    <w:p w14:paraId="772F8990" w14:textId="77777777" w:rsidR="00BE6532" w:rsidRDefault="00BE6532" w:rsidP="00BE6532">
      <w:r w:rsidRPr="00BE6532">
        <w:t>Quantification: While precise numerical risk scores depend on specific usage scenarios, staff expertise, and support contracts, the qualitative risk is moderate to high compared to mainstream, enterprise-grade solutions. This assessment is based on factors such as single maintainer dependency, limited community support, and slower release cadence.</w:t>
      </w:r>
    </w:p>
    <w:p w14:paraId="0AE2E375" w14:textId="1DFF5C25" w:rsidR="00BE6532" w:rsidRDefault="00BE6532" w:rsidP="00BE6532">
      <w:r w:rsidRPr="00BE6532">
        <w:t xml:space="preserve">Recommendation (Measured and Sanguine): For government services, where reliability, compliance, and long-term maintainability are paramount, MartenDB’s current risk profile warrants careful reconsideration. </w:t>
      </w:r>
      <w:r w:rsidR="0032151A">
        <w:t xml:space="preserve">A pragmatic approach might be to wait till MartenDB is </w:t>
      </w:r>
      <w:r w:rsidR="0032151A">
        <w:lastRenderedPageBreak/>
        <w:t>no longer being maintained before deciding to deal with the situation. However, a</w:t>
      </w:r>
      <w:r w:rsidR="0032151A" w:rsidRPr="00BE6532">
        <w:t xml:space="preserve"> </w:t>
      </w:r>
      <w:r w:rsidRPr="00BE6532">
        <w:t xml:space="preserve">prudent approach </w:t>
      </w:r>
      <w:r w:rsidR="0032151A">
        <w:t xml:space="preserve">would be to not wait for that moment, and </w:t>
      </w:r>
      <w:r w:rsidRPr="00BE6532">
        <w:t>minimise exposure by:</w:t>
      </w:r>
    </w:p>
    <w:p w14:paraId="02D53C42" w14:textId="77777777" w:rsidR="00BE6532" w:rsidRDefault="00BE6532" w:rsidP="00BE6532">
      <w:pPr>
        <w:pStyle w:val="ListParagraph"/>
        <w:numPr>
          <w:ilvl w:val="0"/>
          <w:numId w:val="5"/>
        </w:numPr>
      </w:pPr>
      <w:r w:rsidRPr="00BE6532">
        <w:t>Isolating business-specific event processing in MartenDB, while retaining a mainstream relational database for core system functions and data warehousing</w:t>
      </w:r>
    </w:p>
    <w:p w14:paraId="6B62DC07" w14:textId="77777777" w:rsidR="00BE6532" w:rsidRDefault="00BE6532" w:rsidP="00BE6532">
      <w:pPr>
        <w:pStyle w:val="ListParagraph"/>
        <w:numPr>
          <w:ilvl w:val="0"/>
          <w:numId w:val="5"/>
        </w:numPr>
      </w:pPr>
      <w:r w:rsidRPr="00BE6532">
        <w:t>Regularly reviewing architectural decisions and integration points to identify emerging risks</w:t>
      </w:r>
    </w:p>
    <w:p w14:paraId="28F65B80" w14:textId="77777777" w:rsidR="00BE6532" w:rsidRDefault="00BE6532" w:rsidP="00BE6532">
      <w:pPr>
        <w:pStyle w:val="ListParagraph"/>
        <w:numPr>
          <w:ilvl w:val="0"/>
          <w:numId w:val="5"/>
        </w:numPr>
      </w:pPr>
      <w:r w:rsidRPr="00BE6532">
        <w:t>Prioritising migration paths or hybrid strategies that allow for a gradual transition to more robust, widely supported alternatives if required</w:t>
      </w:r>
    </w:p>
    <w:p w14:paraId="14D8942A" w14:textId="04569EC2" w:rsidR="00DC5FDD" w:rsidRPr="00BE6532" w:rsidRDefault="00BE6532" w:rsidP="009F4B47">
      <w:r w:rsidRPr="00BE6532">
        <w:t>This balanced strategy enables innovation without compromising the high standards required for government operations. Ultimately, unless MartenDB’s support ecosystem matures significantly, mainstream alternatives such as Entity Framework should remain the foundation for critical, long-term government services, reserving MartenDB for specialised use cases where its advantages clearly outweigh its risks</w:t>
      </w:r>
      <w:r w:rsidR="00E20F6C">
        <w:t>, and its impact isolated to only that use case, so that it does not affect what can be solve by more reasonable, tried and less risky technologies</w:t>
      </w:r>
      <w:r w:rsidRPr="00BE6532">
        <w:t>.</w:t>
      </w:r>
    </w:p>
    <w:p w14:paraId="2247D41B" w14:textId="77777777" w:rsidR="002062D2" w:rsidRPr="002062D2" w:rsidRDefault="002062D2" w:rsidP="009F4B47">
      <w:pPr>
        <w:pStyle w:val="BodyText"/>
      </w:pPr>
    </w:p>
    <w:p w14:paraId="64A037E9" w14:textId="419038F9" w:rsidR="00386BB1" w:rsidRDefault="00386BB1" w:rsidP="00386BB1">
      <w:pPr>
        <w:pStyle w:val="Heading3"/>
      </w:pPr>
      <w:bookmarkStart w:id="40" w:name="_Toc210207878"/>
      <w:r>
        <w:t xml:space="preserve">Remediation </w:t>
      </w:r>
      <w:r w:rsidR="006D0701">
        <w:t>Considerations</w:t>
      </w:r>
      <w:bookmarkEnd w:id="40"/>
    </w:p>
    <w:p w14:paraId="107AAFB3" w14:textId="70C59B5A" w:rsidR="00164063" w:rsidRDefault="00164063" w:rsidP="00164063">
      <w:r>
        <w:t xml:space="preserve">While all probably can be addressed with an event database, the question will remain, why and at what exposure to </w:t>
      </w:r>
      <w:commentRangeStart w:id="41"/>
      <w:commentRangeStart w:id="42"/>
      <w:r>
        <w:t>uncertainty</w:t>
      </w:r>
      <w:commentRangeEnd w:id="41"/>
      <w:r w:rsidR="00CE1F4B">
        <w:rPr>
          <w:rStyle w:val="CommentReference"/>
          <w:sz w:val="24"/>
          <w:szCs w:val="24"/>
        </w:rPr>
        <w:commentReference w:id="41"/>
      </w:r>
      <w:commentRangeEnd w:id="42"/>
      <w:r w:rsidR="00C374C7">
        <w:rPr>
          <w:rStyle w:val="CommentReference"/>
          <w:sz w:val="24"/>
          <w:szCs w:val="24"/>
        </w:rPr>
        <w:commentReference w:id="42"/>
      </w:r>
      <w:r>
        <w:t>?</w:t>
      </w:r>
    </w:p>
    <w:p w14:paraId="7C6BD3A8" w14:textId="6B5EB32A" w:rsidR="00F51F4A" w:rsidRDefault="00935D08" w:rsidP="0050340E">
      <w:r>
        <w:t xml:space="preserve">In almost all scenarios, </w:t>
      </w:r>
      <w:r w:rsidR="006D0701">
        <w:t xml:space="preserve">a </w:t>
      </w:r>
      <w:r w:rsidR="0080730A">
        <w:t xml:space="preserve">context and risk </w:t>
      </w:r>
      <w:r w:rsidR="006D0701">
        <w:t xml:space="preserve">review might lead to a need </w:t>
      </w:r>
      <w:r>
        <w:t xml:space="preserve">in </w:t>
      </w:r>
      <w:r w:rsidR="0080730A">
        <w:t>prioritising</w:t>
      </w:r>
      <w:r>
        <w:t xml:space="preserve"> work to derisk the project</w:t>
      </w:r>
      <w:r w:rsidR="0080730A">
        <w:t xml:space="preserve"> with moving towards a more appropriate </w:t>
      </w:r>
      <w:r w:rsidR="00F51F4A">
        <w:t xml:space="preserve">enterprise grade solution. </w:t>
      </w:r>
    </w:p>
    <w:p w14:paraId="2A01B20F" w14:textId="36B8614E" w:rsidR="00823A4D" w:rsidRDefault="0080730A" w:rsidP="00823A4D">
      <w:r>
        <w:t>A</w:t>
      </w:r>
      <w:r w:rsidR="00823A4D" w:rsidRPr="00823A4D">
        <w:t xml:space="preserve"> practical approach </w:t>
      </w:r>
      <w:r>
        <w:t xml:space="preserve">could include </w:t>
      </w:r>
      <w:r w:rsidR="00823A4D" w:rsidRPr="00823A4D">
        <w:t>begin</w:t>
      </w:r>
      <w:r>
        <w:t>ning</w:t>
      </w:r>
      <w:r w:rsidR="00823A4D" w:rsidRPr="00823A4D">
        <w:t xml:space="preserve"> by isolating business-specific events in the dedicated event store, while continuing to use relational databases for the more conventional aspects of system design and data management. This hybrid strategy leverages the strengths of each technology: event stores can capture and process domain events where their advantages are clear, while relational databases maintain reliability and consistency for </w:t>
      </w:r>
      <w:r w:rsidR="00AA7A56">
        <w:t xml:space="preserve">well-known </w:t>
      </w:r>
      <w:r w:rsidR="00823A4D" w:rsidRPr="00823A4D">
        <w:t xml:space="preserve">established </w:t>
      </w:r>
      <w:r w:rsidR="00AA7A56">
        <w:t xml:space="preserve">system design </w:t>
      </w:r>
      <w:r w:rsidR="00823A4D" w:rsidRPr="00823A4D">
        <w:t xml:space="preserve">patterns like </w:t>
      </w:r>
      <w:r>
        <w:t xml:space="preserve">users, roles, </w:t>
      </w:r>
      <w:r w:rsidR="00AA7A56">
        <w:t xml:space="preserve">access control, routing, search, </w:t>
      </w:r>
      <w:r w:rsidR="00823A4D" w:rsidRPr="00823A4D">
        <w:t>reporting, analytics, and transactional data.</w:t>
      </w:r>
    </w:p>
    <w:p w14:paraId="5597A11B" w14:textId="77777777" w:rsidR="00823A4D" w:rsidRPr="00823A4D" w:rsidRDefault="00823A4D" w:rsidP="00823A4D">
      <w:r w:rsidRPr="00823A4D">
        <w:t>Once the initial implementation is stable and business events are successfully isolated, the organisation should then re-evaluate the architecture and consider further steps to reduce risk. This may involve conducting a thorough review of integration points, performance, scalability, and long-term maintainability. Depending on the findings, the organisation can plan additional work to move towards a more enterprise-grade solution that balances innovation with the dependability required for critical operations.</w:t>
      </w:r>
    </w:p>
    <w:p w14:paraId="37B5E9DC" w14:textId="400579CD" w:rsidR="0000331E" w:rsidRDefault="0000331E" w:rsidP="00BB18E2">
      <w:r>
        <w:rPr>
          <w:rFonts w:cs="Arial"/>
          <w:color w:val="000000"/>
        </w:rPr>
        <w:t xml:space="preserve">Also, In the case of an event store, there are several options to more effectively persist data rather than abdicate responsibility of forethought to schema-less document storage. For example, a document Db can persist thin events that point to persisted messages in </w:t>
      </w:r>
      <w:r>
        <w:rPr>
          <w:rFonts w:cs="Arial"/>
          <w:color w:val="000000"/>
        </w:rPr>
        <w:lastRenderedPageBreak/>
        <w:t xml:space="preserve">a relational datastore, even using chained hashing or similar design patterns, if non-tamperability were an </w:t>
      </w:r>
      <w:r w:rsidR="00874819">
        <w:rPr>
          <w:rFonts w:cs="Arial"/>
          <w:color w:val="000000"/>
        </w:rPr>
        <w:t>required outcome</w:t>
      </w:r>
      <w:r>
        <w:rPr>
          <w:rFonts w:cs="Arial"/>
          <w:color w:val="000000"/>
        </w:rPr>
        <w:t xml:space="preserve">. </w:t>
      </w:r>
    </w:p>
    <w:p w14:paraId="15609088" w14:textId="5227A2A6" w:rsidR="005A4CD5" w:rsidRDefault="00F30563" w:rsidP="00386BB1">
      <w:pPr>
        <w:pStyle w:val="Heading1"/>
      </w:pPr>
      <w:bookmarkStart w:id="43" w:name="_Toc210207879"/>
      <w:r>
        <w:t>Conclusion</w:t>
      </w:r>
      <w:bookmarkEnd w:id="43"/>
    </w:p>
    <w:p w14:paraId="60FF96AE" w14:textId="77777777" w:rsidR="000A48E9" w:rsidRDefault="000A48E9" w:rsidP="000A48E9">
      <w:pPr>
        <w:rPr>
          <w:rFonts w:cs="Arial"/>
          <w:color w:val="000000"/>
        </w:rPr>
      </w:pPr>
      <w:r w:rsidRPr="000A48E9">
        <w:rPr>
          <w:rFonts w:cs="Arial"/>
          <w:color w:val="000000"/>
        </w:rPr>
        <w:t>Event streaming and storage are useful techniques that supplement computer delivery, though they aren't typically considered standard enterprise patterns.</w:t>
      </w:r>
    </w:p>
    <w:p w14:paraId="1A325CE8" w14:textId="77777777" w:rsidR="000A48E9" w:rsidRDefault="000A48E9" w:rsidP="000A48E9">
      <w:pPr>
        <w:rPr>
          <w:rFonts w:cs="Arial"/>
          <w:color w:val="000000"/>
        </w:rPr>
      </w:pPr>
      <w:r w:rsidRPr="000A48E9">
        <w:rPr>
          <w:rFonts w:cs="Arial"/>
          <w:color w:val="000000"/>
        </w:rPr>
        <w:t>Services have the ability to process event streaming and storage; however, these approaches should be applied selectively for situations where conventional enterprise methods may not be sufficient.</w:t>
      </w:r>
    </w:p>
    <w:p w14:paraId="225D044E" w14:textId="06E4FFB4" w:rsidR="00BF74D6" w:rsidRPr="000A48E9" w:rsidRDefault="000A48E9" w:rsidP="000A48E9">
      <w:pPr>
        <w:rPr>
          <w:rFonts w:cs="Arial"/>
          <w:color w:val="000000"/>
        </w:rPr>
      </w:pPr>
      <w:r w:rsidRPr="000A48E9">
        <w:rPr>
          <w:rFonts w:cs="Arial"/>
          <w:color w:val="000000"/>
        </w:rPr>
        <w:t>These options ought to be utilised strictly when distinct needs demand it, ensuring the focus remains on established practices except in exceptional circumstances.</w:t>
      </w:r>
    </w:p>
    <w:p w14:paraId="73B7D849" w14:textId="54CA060D" w:rsidR="00EC23CF" w:rsidRPr="005A4CD5" w:rsidRDefault="000A48E9" w:rsidP="005A4CD5">
      <w:r>
        <w:t>Finally, implementation wise, w</w:t>
      </w:r>
      <w:r w:rsidR="005A4CD5" w:rsidRPr="005A4CD5">
        <w:t>hile MartenDB provides innovative capabilities for .NET developers seeking document and event store solutions, its adoption requires thoughtful consideration. Operational risk, ecosystem maturity, and the broader support landscape should all be factored into the decision-making process. Organisations that prioritise enterprise-grade reliability, rapid development cycles, and a robust support network may find greater assurance in mainstream alternatives</w:t>
      </w:r>
      <w:r w:rsidR="007330B9">
        <w:t xml:space="preserve"> (</w:t>
      </w:r>
      <w:r w:rsidR="00E81E2C">
        <w:t>e.g.</w:t>
      </w:r>
      <w:r w:rsidR="007330B9">
        <w:t xml:space="preserve"> Entity Framework)</w:t>
      </w:r>
      <w:r w:rsidR="005A4CD5" w:rsidRPr="005A4CD5">
        <w:t xml:space="preserve"> that are supported by larger, more active communities.</w:t>
      </w:r>
    </w:p>
    <w:p w14:paraId="21A7206A" w14:textId="39E47B30" w:rsidR="00A35493" w:rsidRDefault="00A35493" w:rsidP="00DE18A2">
      <w:r>
        <w:br w:type="page"/>
      </w:r>
    </w:p>
    <w:p w14:paraId="2F3A19BA" w14:textId="5D3C9EA0" w:rsidR="00FA32A4" w:rsidRPr="00FA32A4" w:rsidRDefault="005255FC" w:rsidP="00FA32A4">
      <w:pPr>
        <w:pStyle w:val="Appendices"/>
      </w:pPr>
      <w:bookmarkStart w:id="44" w:name="Location_Appendices"/>
      <w:bookmarkStart w:id="45" w:name="_Toc145049430"/>
      <w:bookmarkStart w:id="46" w:name="_Toc210207880"/>
      <w:bookmarkEnd w:id="44"/>
      <w:r>
        <w:lastRenderedPageBreak/>
        <w:t>Appendices</w:t>
      </w:r>
      <w:bookmarkEnd w:id="45"/>
      <w:bookmarkEnd w:id="46"/>
    </w:p>
    <w:p w14:paraId="2F89881E" w14:textId="1FCDE4B2" w:rsidR="000D0A25" w:rsidRDefault="005255FC" w:rsidP="005C7C13">
      <w:pPr>
        <w:pStyle w:val="Appendix"/>
      </w:pPr>
      <w:bookmarkStart w:id="47" w:name="_Toc145049431"/>
      <w:bookmarkStart w:id="48" w:name="_Toc210207881"/>
      <w:r w:rsidRPr="005C7C13">
        <w:t xml:space="preserve">Appendix A - </w:t>
      </w:r>
      <w:r w:rsidR="008C39DC" w:rsidRPr="005C7C13">
        <w:t>Document</w:t>
      </w:r>
      <w:r w:rsidR="00DA59D0" w:rsidRPr="005C7C13">
        <w:t xml:space="preserve"> Information</w:t>
      </w:r>
      <w:bookmarkEnd w:id="47"/>
      <w:bookmarkEnd w:id="48"/>
    </w:p>
    <w:p w14:paraId="0067885D" w14:textId="021C57E9" w:rsidR="00FF1C92" w:rsidRDefault="00FF1C92" w:rsidP="00FF1C92">
      <w:pPr>
        <w:pStyle w:val="NotContents-Heading3"/>
      </w:pPr>
      <w:r>
        <w:t>Authors &amp; Collaborators</w:t>
      </w:r>
    </w:p>
    <w:p w14:paraId="0B587FEA" w14:textId="5886D0EC" w:rsidR="00FF1C92" w:rsidRDefault="00FF1C92" w:rsidP="003C7A96">
      <w:pPr>
        <w:pStyle w:val="ListParagraph"/>
        <w:numPr>
          <w:ilvl w:val="0"/>
          <w:numId w:val="4"/>
        </w:numPr>
        <w:rPr>
          <w:ins w:id="49" w:author="Sky Sigal" w:date="2026-05-13T18:49:00Z" w16du:dateUtc="2026-05-13T06:49:00Z"/>
        </w:rPr>
      </w:pPr>
      <w:r>
        <w:t>Sky Sigal, Solution Architect</w:t>
      </w:r>
    </w:p>
    <w:p w14:paraId="499DA250" w14:textId="77777777" w:rsidR="00FA32A4" w:rsidRDefault="00FA32A4" w:rsidP="00FA32A4">
      <w:pPr>
        <w:pPrChange w:id="50" w:author="Sky Sigal" w:date="2026-05-13T18:49:00Z" w16du:dateUtc="2026-05-13T06:49:00Z">
          <w:pPr>
            <w:pStyle w:val="ListParagraph"/>
            <w:numPr>
              <w:numId w:val="4"/>
            </w:numPr>
            <w:ind w:hanging="360"/>
          </w:pPr>
        </w:pPrChange>
      </w:pPr>
    </w:p>
    <w:p w14:paraId="38CB33FE" w14:textId="25209161" w:rsidR="00E87D24" w:rsidRDefault="00E87D24" w:rsidP="00E87D24">
      <w:pPr>
        <w:pStyle w:val="Heading3"/>
      </w:pPr>
      <w:bookmarkStart w:id="51" w:name="_Toc210207882"/>
      <w:r>
        <w:t>Versions</w:t>
      </w:r>
      <w:bookmarkEnd w:id="51"/>
    </w:p>
    <w:p w14:paraId="38948784" w14:textId="389B3378" w:rsidR="00E87D24" w:rsidRDefault="00E87D24" w:rsidP="003C7A96">
      <w:pPr>
        <w:pStyle w:val="BodyText"/>
        <w:numPr>
          <w:ilvl w:val="1"/>
          <w:numId w:val="3"/>
        </w:numPr>
      </w:pPr>
      <w:r>
        <w:t>Initial Draft</w:t>
      </w:r>
    </w:p>
    <w:p w14:paraId="31FF8FB4" w14:textId="67D58176" w:rsidR="00A62411" w:rsidRDefault="00A62411" w:rsidP="00596A2B">
      <w:pPr>
        <w:pStyle w:val="BodyText"/>
        <w:numPr>
          <w:ilvl w:val="1"/>
          <w:numId w:val="3"/>
        </w:numPr>
      </w:pPr>
      <w:r>
        <w:t>Incorporated Duncan W.’s feedback.</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52" w:name="_Toc210207883"/>
      <w:r>
        <w:t>Images</w:t>
      </w:r>
      <w:bookmarkEnd w:id="52"/>
    </w:p>
    <w:p w14:paraId="44FBECCB" w14:textId="3A506BD2" w:rsidR="00781196"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210116255" w:history="1">
        <w:r w:rsidR="00781196" w:rsidRPr="00A60E59">
          <w:rPr>
            <w:rStyle w:val="Hyperlink"/>
            <w:noProof/>
          </w:rPr>
          <w:t>Figure 1: Common Data Stores</w:t>
        </w:r>
        <w:r w:rsidR="00781196">
          <w:rPr>
            <w:noProof/>
            <w:webHidden/>
          </w:rPr>
          <w:tab/>
        </w:r>
        <w:r w:rsidR="00781196">
          <w:rPr>
            <w:noProof/>
            <w:webHidden/>
          </w:rPr>
          <w:fldChar w:fldCharType="begin"/>
        </w:r>
        <w:r w:rsidR="00781196">
          <w:rPr>
            <w:noProof/>
            <w:webHidden/>
          </w:rPr>
          <w:instrText xml:space="preserve"> PAGEREF _Toc210116255 \h </w:instrText>
        </w:r>
        <w:r w:rsidR="00781196">
          <w:rPr>
            <w:noProof/>
            <w:webHidden/>
          </w:rPr>
        </w:r>
        <w:r w:rsidR="00781196">
          <w:rPr>
            <w:noProof/>
            <w:webHidden/>
          </w:rPr>
          <w:fldChar w:fldCharType="separate"/>
        </w:r>
        <w:r w:rsidR="00781196">
          <w:rPr>
            <w:noProof/>
            <w:webHidden/>
          </w:rPr>
          <w:t>3</w:t>
        </w:r>
        <w:r w:rsidR="00781196">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53" w:name="_Toc210207884"/>
      <w:r w:rsidRPr="001E2299">
        <w:t>Tables</w:t>
      </w:r>
      <w:bookmarkEnd w:id="53"/>
    </w:p>
    <w:p w14:paraId="125C1C6B" w14:textId="6DF18F8C" w:rsidR="008C39DC" w:rsidRDefault="008C39DC" w:rsidP="008C39DC">
      <w:fldSimple w:instr=" TOC \h \z \c &quot;Table&quot; ">
        <w:r w:rsidR="00341249">
          <w:rPr>
            <w:b/>
            <w:bCs/>
            <w:noProof/>
            <w:lang w:val="en-US"/>
          </w:rPr>
          <w:t>No table of figures entries found.</w:t>
        </w:r>
      </w:fldSimple>
    </w:p>
    <w:p w14:paraId="20825760" w14:textId="69F12EA0" w:rsidR="000F10AE" w:rsidRDefault="000F10AE" w:rsidP="00660C49">
      <w:pPr>
        <w:pStyle w:val="Heading3"/>
      </w:pPr>
      <w:bookmarkStart w:id="54" w:name="_Toc210207885"/>
      <w:r>
        <w:t>References</w:t>
      </w:r>
      <w:bookmarkEnd w:id="54"/>
    </w:p>
    <w:p w14:paraId="6496AFBA" w14:textId="04E4C59B" w:rsidR="000F10AE"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583B40C6" w14:textId="07B7B03E" w:rsidR="00985A71" w:rsidRDefault="00985A71" w:rsidP="003C7A96">
      <w:pPr>
        <w:pStyle w:val="ListParagraph"/>
        <w:numPr>
          <w:ilvl w:val="0"/>
          <w:numId w:val="4"/>
        </w:numPr>
      </w:pPr>
      <w:hyperlink r:id="rId18" w:history="1">
        <w:r w:rsidRPr="00985A71">
          <w:rPr>
            <w:rStyle w:val="Hyperlink"/>
          </w:rPr>
          <w:t>Marten | .NET Transactional Document DB and Event Store on PostgreSQL</w:t>
        </w:r>
      </w:hyperlink>
    </w:p>
    <w:p w14:paraId="75B40990" w14:textId="03297F98" w:rsidR="00AE32E4" w:rsidRDefault="00AE32E4" w:rsidP="003C7A96">
      <w:pPr>
        <w:pStyle w:val="ListParagraph"/>
        <w:numPr>
          <w:ilvl w:val="0"/>
          <w:numId w:val="4"/>
        </w:numPr>
      </w:pPr>
      <w:hyperlink r:id="rId19" w:history="1">
        <w:r w:rsidRPr="00AE32E4">
          <w:rPr>
            <w:rStyle w:val="Hyperlink"/>
          </w:rPr>
          <w:t>GitHub - JasperFx/marten: .NET Transactional Document DB and Event Store on PostgreSQL</w:t>
        </w:r>
      </w:hyperlink>
      <w:r w:rsidR="00907D77">
        <w:br/>
      </w:r>
      <w:r w:rsidR="00907D77">
        <w:br/>
        <w:t>versus:</w:t>
      </w:r>
      <w:r w:rsidR="00907D77">
        <w:br/>
      </w:r>
    </w:p>
    <w:p w14:paraId="6A109FCA" w14:textId="77777777" w:rsidR="00907D77" w:rsidRDefault="00907D77" w:rsidP="003C7A96">
      <w:pPr>
        <w:pStyle w:val="ListParagraph"/>
        <w:numPr>
          <w:ilvl w:val="0"/>
          <w:numId w:val="4"/>
        </w:numPr>
      </w:pPr>
      <w:hyperlink r:id="rId20" w:history="1">
        <w:r w:rsidRPr="00907D77">
          <w:rPr>
            <w:rStyle w:val="Hyperlink"/>
          </w:rPr>
          <w:t>Overview of Entity Framework Core - EF Core | Microsoft Learn</w:t>
        </w:r>
      </w:hyperlink>
    </w:p>
    <w:p w14:paraId="160AD767" w14:textId="12CE7394" w:rsidR="00AE32E4" w:rsidRDefault="00985A71" w:rsidP="003C7A96">
      <w:pPr>
        <w:pStyle w:val="ListParagraph"/>
        <w:numPr>
          <w:ilvl w:val="0"/>
          <w:numId w:val="4"/>
        </w:numPr>
      </w:pPr>
      <w:hyperlink r:id="rId21" w:history="1">
        <w:r w:rsidRPr="00985A71">
          <w:rPr>
            <w:rStyle w:val="Hyperlink"/>
          </w:rPr>
          <w:t>GitHub - dotnet/efcore: EF Core is a modern object-database mapper for .NET. It supports LINQ queries, change tracking, updates, and schema migrations.</w:t>
        </w:r>
      </w:hyperlink>
    </w:p>
    <w:p w14:paraId="2F60839A" w14:textId="77777777" w:rsidR="00907D77" w:rsidRDefault="00907D77" w:rsidP="00907D77"/>
    <w:p w14:paraId="677B4FFE" w14:textId="3634593C" w:rsidR="002031CE" w:rsidRDefault="002031CE" w:rsidP="00660C49">
      <w:pPr>
        <w:pStyle w:val="Heading3"/>
      </w:pPr>
      <w:bookmarkStart w:id="55" w:name="_Toc210207886"/>
      <w:r>
        <w:t>Review Distribution</w:t>
      </w:r>
      <w:bookmarkEnd w:id="55"/>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pPr>
              <w:pStyle w:val="BodyText"/>
            </w:pPr>
            <w:bookmarkStart w:id="56" w:name="_Hlk145229633"/>
            <w:r>
              <w:t>Identity</w:t>
            </w:r>
          </w:p>
        </w:tc>
        <w:tc>
          <w:tcPr>
            <w:tcW w:w="4846" w:type="dxa"/>
          </w:tcPr>
          <w:p w14:paraId="0D067053" w14:textId="1879522F" w:rsidR="002031CE" w:rsidRDefault="006646CD">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40E54467" w:rsidR="002031CE" w:rsidRDefault="002031CE">
            <w:pPr>
              <w:pStyle w:val="BodyText"/>
            </w:pPr>
          </w:p>
        </w:tc>
        <w:tc>
          <w:tcPr>
            <w:tcW w:w="4846" w:type="dxa"/>
          </w:tcPr>
          <w:p w14:paraId="237C2F24" w14:textId="77777777" w:rsidR="002031CE" w:rsidRDefault="002031CE">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68D60E75" w:rsidR="002031CE" w:rsidRDefault="00907D77">
            <w:pPr>
              <w:pStyle w:val="BodyText"/>
            </w:pPr>
            <w:r>
              <w:lastRenderedPageBreak/>
              <w:t>Duncan Watson, Enterprise Architect</w:t>
            </w:r>
          </w:p>
        </w:tc>
        <w:tc>
          <w:tcPr>
            <w:tcW w:w="4846" w:type="dxa"/>
          </w:tcPr>
          <w:p w14:paraId="584BF39F" w14:textId="77777777" w:rsidR="002031CE" w:rsidRDefault="002031CE">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5AADED80" w:rsidR="002031CE" w:rsidRDefault="00907D77">
            <w:pPr>
              <w:pStyle w:val="BodyText"/>
            </w:pPr>
            <w:r>
              <w:t>Amy Orr, Enterprise Data Architect</w:t>
            </w:r>
          </w:p>
        </w:tc>
        <w:tc>
          <w:tcPr>
            <w:tcW w:w="4846" w:type="dxa"/>
          </w:tcPr>
          <w:p w14:paraId="0D83ED85" w14:textId="77777777" w:rsidR="002031CE" w:rsidRDefault="002031CE">
            <w:pPr>
              <w:pStyle w:val="BodyText"/>
            </w:pPr>
          </w:p>
        </w:tc>
      </w:tr>
      <w:tr w:rsidR="00534690" w14:paraId="4C873869"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5326045E" w14:textId="6CA565C0" w:rsidR="00534690" w:rsidRDefault="00534690">
            <w:pPr>
              <w:pStyle w:val="BodyText"/>
            </w:pPr>
            <w:r>
              <w:t>Craig Moir, Automation Test Lead</w:t>
            </w:r>
          </w:p>
        </w:tc>
        <w:tc>
          <w:tcPr>
            <w:tcW w:w="4846" w:type="dxa"/>
          </w:tcPr>
          <w:p w14:paraId="748279CA" w14:textId="77777777" w:rsidR="00534690" w:rsidRDefault="00534690">
            <w:pPr>
              <w:pStyle w:val="BodyText"/>
            </w:pPr>
          </w:p>
        </w:tc>
      </w:tr>
      <w:tr w:rsidR="00534690" w14:paraId="28979874"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6105EA3" w14:textId="7A9230CC" w:rsidR="00534690" w:rsidRDefault="002C7111">
            <w:pPr>
              <w:pStyle w:val="BodyText"/>
            </w:pPr>
            <w:r>
              <w:t>Mike O’Connor Enterprise Security Architect</w:t>
            </w:r>
          </w:p>
        </w:tc>
        <w:tc>
          <w:tcPr>
            <w:tcW w:w="4846" w:type="dxa"/>
          </w:tcPr>
          <w:p w14:paraId="2D0B6111" w14:textId="77777777" w:rsidR="00534690" w:rsidRDefault="00534690">
            <w:pPr>
              <w:pStyle w:val="BodyText"/>
            </w:pPr>
          </w:p>
        </w:tc>
      </w:tr>
      <w:tr w:rsidR="002C7111" w14:paraId="688F9D5D"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53DCCB64" w14:textId="28F3A704" w:rsidR="002C7111" w:rsidRDefault="002C7111">
            <w:pPr>
              <w:pStyle w:val="BodyText"/>
            </w:pPr>
            <w:r>
              <w:t>Alan Heward</w:t>
            </w:r>
            <w:r w:rsidR="00E46332">
              <w:t>, Senior Advisor, Digital Assurance</w:t>
            </w:r>
          </w:p>
        </w:tc>
        <w:tc>
          <w:tcPr>
            <w:tcW w:w="4846" w:type="dxa"/>
          </w:tcPr>
          <w:p w14:paraId="5873ABB8" w14:textId="77777777" w:rsidR="002C7111" w:rsidRDefault="002C7111">
            <w:pPr>
              <w:pStyle w:val="BodyText"/>
            </w:pPr>
          </w:p>
        </w:tc>
      </w:tr>
    </w:tbl>
    <w:p w14:paraId="4E821DAB" w14:textId="33F56047" w:rsidR="00660C49" w:rsidRDefault="00660C49" w:rsidP="00660C49">
      <w:pPr>
        <w:pStyle w:val="Heading3"/>
      </w:pPr>
      <w:bookmarkStart w:id="57" w:name="_Toc210207887"/>
      <w:bookmarkEnd w:id="56"/>
      <w:r>
        <w:t>Audience</w:t>
      </w:r>
      <w:bookmarkEnd w:id="57"/>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58" w:name="_Toc210207888"/>
      <w:r>
        <w:t>Structure</w:t>
      </w:r>
      <w:bookmarkEnd w:id="58"/>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59" w:name="_Toc210207889"/>
      <w:r>
        <w:t>Diagrams</w:t>
      </w:r>
      <w:bookmarkEnd w:id="59"/>
    </w:p>
    <w:p w14:paraId="65008B06" w14:textId="1507D50E" w:rsidR="00660C49" w:rsidRDefault="00660C49" w:rsidP="008C39DC">
      <w:pPr>
        <w:pStyle w:val="BodyText"/>
      </w:pPr>
      <w:bookmarkStart w:id="60"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61" w:name="_Toc210207890"/>
      <w:bookmarkStart w:id="62" w:name="_Hlk174689663"/>
      <w:bookmarkEnd w:id="60"/>
      <w:r>
        <w:t>Acronyms</w:t>
      </w:r>
      <w:bookmarkEnd w:id="61"/>
    </w:p>
    <w:p w14:paraId="3FF05247" w14:textId="77777777" w:rsidR="00A8163B" w:rsidRPr="00A8163B" w:rsidRDefault="00A8163B" w:rsidP="006D133E">
      <w:pPr>
        <w:pStyle w:val="Term-Def"/>
        <w:rPr>
          <w:vanish/>
          <w:specVanish/>
        </w:rPr>
      </w:pPr>
      <w:bookmarkStart w:id="63" w:name="Acronym_API"/>
      <w:bookmarkEnd w:id="63"/>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Pr="00B62CC4" w:rsidRDefault="007D13C5" w:rsidP="00B62CC4">
      <w:pPr>
        <w:pStyle w:val="Term-Def"/>
        <w:rPr>
          <w:vanish/>
          <w:specVanish/>
        </w:rPr>
      </w:pPr>
      <w:r>
        <w:t>DDD</w:t>
      </w:r>
    </w:p>
    <w:p w14:paraId="6F5ED875" w14:textId="535C8526" w:rsidR="007D13C5" w:rsidRDefault="00B62CC4" w:rsidP="00A8163B">
      <w:pPr>
        <w:pStyle w:val="BodyText"/>
      </w:pPr>
      <w:r>
        <w:t xml:space="preserve"> </w:t>
      </w:r>
      <w:r w:rsidR="007D13C5">
        <w:t>: Domain Driven Design</w:t>
      </w:r>
    </w:p>
    <w:p w14:paraId="6E66AA97" w14:textId="247F4827" w:rsidR="007409DD" w:rsidRPr="007409DD" w:rsidRDefault="007409DD" w:rsidP="007409DD">
      <w:pPr>
        <w:pStyle w:val="Term-Def"/>
        <w:rPr>
          <w:vanish/>
          <w:specVanish/>
        </w:rPr>
      </w:pPr>
      <w:bookmarkStart w:id="64" w:name="Acronym_GUI"/>
      <w:bookmarkEnd w:id="64"/>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65" w:name="Acronym_UI"/>
      <w:bookmarkStart w:id="66" w:name="Acronym_ICT"/>
      <w:bookmarkEnd w:id="65"/>
      <w:bookmarkEnd w:id="66"/>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67" w:name="Acronym_IT"/>
      <w:bookmarkEnd w:id="67"/>
      <w:r>
        <w:t>IT</w:t>
      </w:r>
    </w:p>
    <w:p w14:paraId="1C0D09A7" w14:textId="77777777" w:rsidR="007409DD" w:rsidRDefault="007409DD" w:rsidP="007409DD">
      <w:pPr>
        <w:pStyle w:val="BodyText"/>
      </w:pPr>
      <w:r>
        <w:t xml:space="preserve"> : acronym for Information, using Technology to automate and facilitate its management.</w:t>
      </w:r>
    </w:p>
    <w:p w14:paraId="50295D3C" w14:textId="1426C69C" w:rsidR="001E5681" w:rsidRDefault="001E5681" w:rsidP="007409DD">
      <w:pPr>
        <w:pStyle w:val="BodyText"/>
      </w:pPr>
      <w:r>
        <w:t>ORM : …</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68" w:name="_Toc210207891"/>
      <w:r>
        <w:t>Terms</w:t>
      </w:r>
      <w:bookmarkEnd w:id="68"/>
    </w:p>
    <w:p w14:paraId="3FD69F0F" w14:textId="730855D2" w:rsidR="00A15219" w:rsidRDefault="00A15219" w:rsidP="00A15219">
      <w:pPr>
        <w:pStyle w:val="BodyText"/>
      </w:pPr>
      <w:r>
        <w:t>Refer to the project’s Glossary.</w:t>
      </w:r>
    </w:p>
    <w:p w14:paraId="6AD4CD4A" w14:textId="23D65ADC" w:rsidR="00A8163B" w:rsidRPr="007409DD" w:rsidRDefault="00A8163B" w:rsidP="00A8163B">
      <w:pPr>
        <w:pStyle w:val="Term-Def"/>
        <w:rPr>
          <w:vanish/>
          <w:specVanish/>
        </w:rPr>
      </w:pPr>
      <w:bookmarkStart w:id="69" w:name="Term_ApplicationProgrammingInterface"/>
      <w:bookmarkEnd w:id="69"/>
      <w:r>
        <w:lastRenderedPageBreak/>
        <w:t>Application Programming Interface</w:t>
      </w:r>
      <w:r w:rsidR="007F79BC">
        <w:t xml:space="preserve"> (API)</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70" w:name="Term_User"/>
      <w:bookmarkEnd w:id="70"/>
      <w:r>
        <w:t xml:space="preserve">User </w:t>
      </w:r>
    </w:p>
    <w:p w14:paraId="15E370AC" w14:textId="3D159507" w:rsidR="00A8163B" w:rsidRDefault="007409DD" w:rsidP="00EB4A97">
      <w:pPr>
        <w:pStyle w:val="BodyText"/>
      </w:pPr>
      <w:r>
        <w:t xml:space="preserve"> </w:t>
      </w:r>
      <w:r w:rsidR="00A8163B">
        <w:t xml:space="preserve">: a </w:t>
      </w:r>
      <w:r w:rsidR="00971A5B">
        <w:t>person who uses</w:t>
      </w:r>
      <w:r w:rsidR="00A8163B">
        <w:t xml:space="preserve"> a system via its UIs</w:t>
      </w:r>
      <w:r w:rsidR="00971A5B">
        <w:t xml:space="preserve">, or a remote system that uses </w:t>
      </w:r>
      <w:r w:rsidR="007F79BC">
        <w:t>the system via its APIs</w:t>
      </w:r>
    </w:p>
    <w:p w14:paraId="016EA72A" w14:textId="3D035709" w:rsidR="00A8163B" w:rsidRPr="00A8163B" w:rsidRDefault="00A8163B" w:rsidP="00A8163B">
      <w:pPr>
        <w:pStyle w:val="Term-Def"/>
        <w:rPr>
          <w:vanish/>
          <w:specVanish/>
        </w:rPr>
      </w:pPr>
      <w:bookmarkStart w:id="71" w:name="Term_UserInterface"/>
      <w:bookmarkEnd w:id="71"/>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p w14:paraId="3DA70425" w14:textId="41FAD9E7" w:rsidR="00BC4B47" w:rsidRDefault="00BC4B47" w:rsidP="00F17617">
      <w:pPr>
        <w:pStyle w:val="Appendix"/>
      </w:pPr>
      <w:bookmarkStart w:id="72" w:name="_Toc210207892"/>
      <w:bookmarkEnd w:id="62"/>
      <w:r>
        <w:t xml:space="preserve">Appendix </w:t>
      </w:r>
      <w:r w:rsidR="00F17617">
        <w:t xml:space="preserve">B </w:t>
      </w:r>
      <w:r>
        <w:t xml:space="preserve">– </w:t>
      </w:r>
      <w:r w:rsidR="00F17617">
        <w:t xml:space="preserve">Domain Driven Design </w:t>
      </w:r>
      <w:r>
        <w:t>System Composition</w:t>
      </w:r>
      <w:bookmarkEnd w:id="72"/>
    </w:p>
    <w:p w14:paraId="33EB7F3E" w14:textId="77777777" w:rsidR="00F17617" w:rsidRDefault="00F17617" w:rsidP="00F17617">
      <w:pPr>
        <w:rPr>
          <w:rFonts w:cs="Arial"/>
          <w:color w:val="000000"/>
        </w:rPr>
      </w:pPr>
      <w:r w:rsidRPr="00F17617">
        <w:rPr>
          <w:rFonts w:cs="Arial"/>
          <w:color w:val="000000"/>
        </w:rPr>
        <w:t xml:space="preserve">Although there is limited flexibility in the assembly of system components, some variation is possible. The diagram below illustrates the traditional Domain Driven Design approach to component assembly. While Modulithic architecture, which utilises discrete business modules, introduces slightly greater complexity, it is not depicted here. </w:t>
      </w:r>
    </w:p>
    <w:p w14:paraId="18E76B9A" w14:textId="31AC01CF" w:rsidR="00DE1C38" w:rsidRDefault="00652E9A" w:rsidP="00652E9A">
      <w:r w:rsidRPr="002E54E6">
        <w:rPr>
          <w:rFonts w:cs="Arial"/>
          <w:color w:val="000000"/>
        </w:rPr>
        <w:t xml:space="preserve">This paper explains that multiple specialised data stores are used because no single datastore meets every requirement. </w:t>
      </w:r>
      <w:r>
        <w:rPr>
          <w:rFonts w:cs="Arial"/>
          <w:color w:val="000000"/>
        </w:rPr>
        <w:t xml:space="preserve">This is not a new design issue. </w:t>
      </w:r>
      <w:r w:rsidRPr="002E54E6">
        <w:rPr>
          <w:rFonts w:cs="Arial"/>
          <w:color w:val="000000"/>
        </w:rPr>
        <w:t xml:space="preserve">For instance, in the 2000s, developers often stored uploaded media in relational databases, which was </w:t>
      </w:r>
      <w:r w:rsidR="002E54E6">
        <w:rPr>
          <w:rFonts w:cs="Arial"/>
          <w:color w:val="000000"/>
        </w:rPr>
        <w:t xml:space="preserve">again </w:t>
      </w:r>
      <w:r w:rsidRPr="00652D9C">
        <w:rPr>
          <w:rFonts w:cs="Arial"/>
          <w:color w:val="000000"/>
        </w:rPr>
        <w:t>not the most effective use of storage solutions.</w:t>
      </w:r>
      <w:r>
        <w:rPr>
          <w:rFonts w:cs="Arial"/>
          <w:color w:val="000000"/>
        </w:rPr>
        <w:t xml:space="preserve"> </w:t>
      </w:r>
    </w:p>
    <w:p w14:paraId="7D93165A" w14:textId="2EC0266E" w:rsidR="0012615C" w:rsidRDefault="0012615C" w:rsidP="0012615C">
      <w:pPr>
        <w:pStyle w:val="BodyText"/>
      </w:pPr>
    </w:p>
    <w:p w14:paraId="2910E306" w14:textId="469628A7" w:rsidR="00F17617" w:rsidRDefault="00BA783A" w:rsidP="00F17617">
      <w:pPr>
        <w:pStyle w:val="BodyText"/>
        <w:keepNext/>
      </w:pPr>
      <w:r w:rsidRPr="00BA783A">
        <w:lastRenderedPageBreak/>
        <w:t xml:space="preserve"> </w:t>
      </w:r>
      <w:del w:id="73" w:author="Sky Sigal" w:date="2025-10-01T10:59:00Z" w16du:dateUtc="2025-09-30T21:59:00Z">
        <w:r w:rsidR="00030971" w:rsidRPr="00030971" w:rsidDel="00A712CB">
          <w:delText xml:space="preserve"> </w:delText>
        </w:r>
      </w:del>
      <w:r w:rsidR="00A712CB" w:rsidRPr="00A712CB">
        <w:t xml:space="preserve"> </w:t>
      </w:r>
      <w:r w:rsidR="00CB6EF0">
        <w:rPr>
          <w:noProof/>
        </w:rPr>
        <w:drawing>
          <wp:inline distT="0" distB="0" distL="0" distR="0" wp14:anchorId="424CF3A4" wp14:editId="04DC3291">
            <wp:extent cx="6047740" cy="2971800"/>
            <wp:effectExtent l="0" t="0" r="0" b="0"/>
            <wp:docPr id="1042433736" name="Picture 1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3736" name="Picture 11" descr="A computer screen shot of a dia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47740" cy="2971800"/>
                    </a:xfrm>
                    <a:prstGeom prst="rect">
                      <a:avLst/>
                    </a:prstGeom>
                    <a:noFill/>
                    <a:ln>
                      <a:noFill/>
                    </a:ln>
                  </pic:spPr>
                </pic:pic>
              </a:graphicData>
            </a:graphic>
          </wp:inline>
        </w:drawing>
      </w:r>
    </w:p>
    <w:p w14:paraId="73EA09A0" w14:textId="1F96698A" w:rsidR="0012615C" w:rsidRDefault="00F17617" w:rsidP="00F17617">
      <w:pPr>
        <w:pStyle w:val="Caption"/>
        <w:jc w:val="center"/>
      </w:pPr>
      <w:r>
        <w:t xml:space="preserve">Figure </w:t>
      </w:r>
      <w:fldSimple w:instr=" SEQ Figure \* ARABIC ">
        <w:r>
          <w:rPr>
            <w:noProof/>
          </w:rPr>
          <w:t>3</w:t>
        </w:r>
      </w:fldSimple>
      <w:r>
        <w:t>: Classic DDD Component Composition</w:t>
      </w:r>
    </w:p>
    <w:p w14:paraId="4ED008F8" w14:textId="662DF6AB" w:rsidR="0012615C" w:rsidRDefault="0012615C" w:rsidP="008C39DC">
      <w:pPr>
        <w:pStyle w:val="BodyText"/>
        <w:rPr>
          <w:lang w:val="en-US"/>
        </w:rPr>
      </w:pPr>
    </w:p>
    <w:p w14:paraId="78F264F1" w14:textId="77777777" w:rsidR="00BA26F2" w:rsidRDefault="00BA26F2" w:rsidP="00BA26F2">
      <w:pPr>
        <w:rPr>
          <w:lang w:val="en-US"/>
        </w:rPr>
      </w:pPr>
    </w:p>
    <w:p w14:paraId="29AE7C4B" w14:textId="77777777" w:rsidR="0012615C" w:rsidRDefault="0012615C" w:rsidP="00BA26F2">
      <w:pPr>
        <w:jc w:val="right"/>
        <w:rPr>
          <w:lang w:val="en-US"/>
        </w:rPr>
      </w:pPr>
    </w:p>
    <w:sectPr w:rsidR="0012615C" w:rsidSect="00A2102D">
      <w:headerReference w:type="even" r:id="rId23"/>
      <w:headerReference w:type="default" r:id="rId24"/>
      <w:footerReference w:type="even" r:id="rId25"/>
      <w:footerReference w:type="default" r:id="rId26"/>
      <w:headerReference w:type="first" r:id="rId27"/>
      <w:footerReference w:type="first" r:id="rId28"/>
      <w:pgSz w:w="11906" w:h="16838"/>
      <w:pgMar w:top="1843" w:right="1191" w:bottom="1021" w:left="119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aniel Young" w:date="2025-10-01T10:01:00Z" w:initials="DY">
    <w:p w14:paraId="2EF590ED" w14:textId="5C7B4F96" w:rsidR="00097AA9" w:rsidRDefault="00097AA9">
      <w:pPr>
        <w:pStyle w:val="CommentText"/>
      </w:pPr>
      <w:r>
        <w:rPr>
          <w:rStyle w:val="CommentReference"/>
        </w:rPr>
        <w:annotationRef/>
      </w:r>
      <w:r w:rsidRPr="6A153C30">
        <w:t>In event sourcing events dont track state changes, events are the persisted state, what you typically refer to state in a relational model are projections</w:t>
      </w:r>
    </w:p>
  </w:comment>
  <w:comment w:id="9" w:author="Daniel Young" w:date="2025-10-01T10:36:00Z" w:initials="DY">
    <w:p w14:paraId="42F0F966" w14:textId="35564CF2" w:rsidR="003F0143" w:rsidRDefault="003F0143">
      <w:pPr>
        <w:pStyle w:val="CommentText"/>
      </w:pPr>
      <w:r>
        <w:rPr>
          <w:rStyle w:val="CommentReference"/>
        </w:rPr>
        <w:annotationRef/>
      </w:r>
      <w:r w:rsidRPr="214DAFD4">
        <w:t>Falling storage costs have made event sourcing increasingly practical in modern architectures.</w:t>
      </w:r>
    </w:p>
  </w:comment>
  <w:comment w:id="10" w:author="Daniel Young" w:date="2025-10-01T10:39:00Z" w:initials="DY">
    <w:p w14:paraId="4050C365" w14:textId="0C16E57C" w:rsidR="00C86168" w:rsidRDefault="00C86168">
      <w:pPr>
        <w:pStyle w:val="CommentText"/>
      </w:pPr>
      <w:r>
        <w:rPr>
          <w:rStyle w:val="CommentReference"/>
        </w:rPr>
        <w:annotationRef/>
      </w:r>
      <w:r w:rsidRPr="7ED787BE">
        <w:t>Event sourcing does not preclude the use of relational databases. By decoupling read and write models, it allows read projections to be persisted in whichever data store is most appropriate for the use case, such as relational systems.</w:t>
      </w:r>
    </w:p>
  </w:comment>
  <w:comment w:id="11" w:author="Daniel Young" w:date="2025-10-01T10:49:00Z" w:initials="DY">
    <w:p w14:paraId="17FF8995" w14:textId="2D2BEBD0" w:rsidR="00A45378" w:rsidRDefault="00A45378">
      <w:pPr>
        <w:pStyle w:val="CommentText"/>
      </w:pPr>
      <w:r>
        <w:rPr>
          <w:rStyle w:val="CommentReference"/>
        </w:rPr>
        <w:annotationRef/>
      </w:r>
      <w:r w:rsidRPr="3CD69744">
        <w:t>Domain events and aggregate roots are DDD concepts that are used in the solution too. Event sourcing and DDD can complement each other. Event sourcing is a storage pattern where we store the domain events.</w:t>
      </w:r>
    </w:p>
    <w:p w14:paraId="5AAF56B1" w14:textId="33A320BC" w:rsidR="00A45378" w:rsidRDefault="00A45378">
      <w:pPr>
        <w:pStyle w:val="CommentText"/>
      </w:pPr>
    </w:p>
    <w:p w14:paraId="2A44FC68" w14:textId="2ADC20E8" w:rsidR="00A45378" w:rsidRDefault="00A45378">
      <w:pPr>
        <w:pStyle w:val="CommentText"/>
      </w:pPr>
      <w:r w:rsidRPr="1F3C75C7">
        <w:t>An DDD example i was looking at the other day. It looks very similar to ELS usage with the difference being that we save domain events.</w:t>
      </w:r>
    </w:p>
    <w:p w14:paraId="711A28AE" w14:textId="010F3B9C" w:rsidR="00A45378" w:rsidRDefault="00A45378">
      <w:pPr>
        <w:pStyle w:val="CommentText"/>
      </w:pPr>
    </w:p>
    <w:p w14:paraId="61791008" w14:textId="3777EC3E" w:rsidR="00A45378" w:rsidRDefault="00A45378">
      <w:pPr>
        <w:pStyle w:val="CommentText"/>
      </w:pPr>
      <w:r w:rsidRPr="438E4BF7">
        <w:t>https://excalidraw.com/#room=7e711321b2f020caed19,H-3mQtHpVIH6lA-8TDTX0g</w:t>
      </w:r>
    </w:p>
  </w:comment>
  <w:comment w:id="12" w:author="Daniel Young" w:date="2025-10-01T11:13:00Z" w:initials="DY">
    <w:p w14:paraId="29798B5E" w14:textId="67043B51" w:rsidR="00663626" w:rsidRDefault="00663626">
      <w:pPr>
        <w:pStyle w:val="CommentText"/>
      </w:pPr>
      <w:r>
        <w:rPr>
          <w:rStyle w:val="CommentReference"/>
        </w:rPr>
        <w:annotationRef/>
      </w:r>
      <w:r w:rsidRPr="3047E83D">
        <w:t xml:space="preserve">If what you mean by this is the system does not have abstractions in place to allow for adapting to future requirements without development work, then that maybe true for certain changes, however the flip side is if you build complexity into a system to allow it to change in ways that are never used, that becomes over engineering and a maintenance burden. </w:t>
      </w:r>
    </w:p>
    <w:p w14:paraId="03F9ED65" w14:textId="572F331D" w:rsidR="00663626" w:rsidRDefault="00663626">
      <w:pPr>
        <w:pStyle w:val="CommentText"/>
      </w:pPr>
    </w:p>
    <w:p w14:paraId="4496CE5C" w14:textId="0D12E0CB" w:rsidR="00663626" w:rsidRDefault="00663626">
      <w:pPr>
        <w:pStyle w:val="CommentText"/>
      </w:pPr>
      <w:r w:rsidRPr="296E5C24">
        <w:t xml:space="preserve">We can and should build a system that can adapt to changes. What types of changes should we design for an internal only ministry system should be clear. </w:t>
      </w:r>
    </w:p>
    <w:p w14:paraId="492FA4C9" w14:textId="456FDB46" w:rsidR="00663626" w:rsidRDefault="00663626">
      <w:pPr>
        <w:pStyle w:val="CommentText"/>
      </w:pPr>
    </w:p>
    <w:p w14:paraId="550AF7B8" w14:textId="0828E6C1" w:rsidR="00663626" w:rsidRDefault="00663626">
      <w:pPr>
        <w:pStyle w:val="CommentText"/>
      </w:pPr>
      <w:r w:rsidRPr="35741E9F">
        <w:t>For ELS an example of the type of change we have built into the system is the ability to retrospectively update funding rates and components and the system will figure out the delta between whats been paid and funding differences and trigger an adjustment.</w:t>
      </w:r>
    </w:p>
    <w:p w14:paraId="5F0751D6" w14:textId="5C7DC951" w:rsidR="00663626" w:rsidRDefault="00663626">
      <w:pPr>
        <w:pStyle w:val="CommentText"/>
      </w:pPr>
    </w:p>
    <w:p w14:paraId="4DC8CC0D" w14:textId="70B4F66D" w:rsidR="00663626" w:rsidRDefault="00663626">
      <w:pPr>
        <w:pStyle w:val="CommentText"/>
      </w:pPr>
      <w:r w:rsidRPr="0FF9BFE9">
        <w:t xml:space="preserve">An example of the type of flexibility that has not been built could be a dynamic form builder where the ministry could design a new form using a builder tool and that form would be used as an input to calculate funding. </w:t>
      </w:r>
    </w:p>
    <w:p w14:paraId="3C6937B1" w14:textId="5689C641" w:rsidR="00663626" w:rsidRDefault="00663626">
      <w:pPr>
        <w:pStyle w:val="CommentText"/>
      </w:pPr>
    </w:p>
    <w:p w14:paraId="3F66D4EB" w14:textId="34EBC8CF" w:rsidR="00663626" w:rsidRDefault="00663626">
      <w:pPr>
        <w:pStyle w:val="CommentText"/>
      </w:pPr>
      <w:r w:rsidRPr="570D7439">
        <w:t>Sure its something we could build, and maybe useful for a vendor selling a funding system to govts around the world. It just might not be something worth the cost and effort here.</w:t>
      </w:r>
    </w:p>
    <w:p w14:paraId="64D27F3A" w14:textId="53912854" w:rsidR="00663626" w:rsidRDefault="00663626">
      <w:pPr>
        <w:pStyle w:val="CommentText"/>
      </w:pPr>
    </w:p>
    <w:p w14:paraId="250AE94E" w14:textId="71AE73F4" w:rsidR="00663626" w:rsidRDefault="00663626">
      <w:pPr>
        <w:pStyle w:val="CommentText"/>
      </w:pPr>
      <w:r w:rsidRPr="724F5B44">
        <w:t xml:space="preserve">It would be my expectation that as it becomes clearer (from product use in production) in what ways the system needs to be flexible and those end up being enhancements made over time. </w:t>
      </w:r>
    </w:p>
  </w:comment>
  <w:comment w:id="14" w:author="Duncan Watson" w:date="2025-09-29T14:11:00Z" w:initials="DW">
    <w:p w14:paraId="4187E91B" w14:textId="77777777" w:rsidR="00E545F6" w:rsidRDefault="00E545F6" w:rsidP="00E545F6">
      <w:pPr>
        <w:pStyle w:val="CommentText"/>
      </w:pPr>
      <w:r>
        <w:rPr>
          <w:rStyle w:val="CommentReference"/>
        </w:rPr>
        <w:annotationRef/>
      </w:r>
      <w:r>
        <w:t>I’ve also noted it is sometimes abbreviated as O/RM.  And there are “big orms” and “little orms”.</w:t>
      </w:r>
    </w:p>
  </w:comment>
  <w:comment w:id="15" w:author="Sky Sigal" w:date="2025-09-30T11:54:00Z" w:initials="SS">
    <w:p w14:paraId="2FF31101" w14:textId="77777777" w:rsidR="003E01FB" w:rsidRDefault="003E01FB" w:rsidP="003E01FB">
      <w:pPr>
        <w:pStyle w:val="CommentText"/>
      </w:pPr>
      <w:r>
        <w:rPr>
          <w:rStyle w:val="CommentReference"/>
        </w:rPr>
        <w:annotationRef/>
      </w:r>
      <w:r>
        <w:t>I’m not sufficiently infORMed ...</w:t>
      </w:r>
    </w:p>
  </w:comment>
  <w:comment w:id="16" w:author="Duncan Watson" w:date="2025-10-01T11:23:00Z" w:initials="DW">
    <w:p w14:paraId="0A7A4485" w14:textId="77777777" w:rsidR="006D4B3F" w:rsidRDefault="006D4B3F" w:rsidP="006D4B3F">
      <w:pPr>
        <w:pStyle w:val="CommentText"/>
      </w:pPr>
      <w:r>
        <w:rPr>
          <w:rStyle w:val="CommentReference"/>
        </w:rPr>
        <w:annotationRef/>
      </w:r>
      <w:r>
        <w:t>I like your diagram better.</w:t>
      </w:r>
    </w:p>
  </w:comment>
  <w:comment w:id="19" w:author="Duncan Watson" w:date="2025-09-29T14:13:00Z" w:initials="DW">
    <w:p w14:paraId="6D0D8619" w14:textId="77777777" w:rsidR="004C2F83" w:rsidRDefault="004C2F83" w:rsidP="004C2F83">
      <w:pPr>
        <w:pStyle w:val="CommentText"/>
      </w:pPr>
      <w:r>
        <w:rPr>
          <w:rStyle w:val="CommentReference"/>
        </w:rPr>
        <w:annotationRef/>
      </w:r>
      <w:r>
        <w:t>I always thought NoSQL meant SQL wasn’t used!</w:t>
      </w:r>
    </w:p>
  </w:comment>
  <w:comment w:id="20" w:author="Sky Sigal" w:date="2025-09-30T09:29:00Z" w:initials="SS">
    <w:p w14:paraId="10997E12" w14:textId="77777777" w:rsidR="007D6E91" w:rsidRDefault="007D6E91" w:rsidP="007D6E91">
      <w:pPr>
        <w:pStyle w:val="CommentText"/>
      </w:pPr>
      <w:r>
        <w:rPr>
          <w:rStyle w:val="CommentReference"/>
        </w:rPr>
        <w:annotationRef/>
      </w:r>
      <w:r>
        <w:t>Yup. So do many others. At great impact ☹️</w:t>
      </w:r>
    </w:p>
  </w:comment>
  <w:comment w:id="21" w:author="Daniel Young" w:date="2025-10-01T11:25:00Z" w:initials="DY">
    <w:p w14:paraId="72523BBF" w14:textId="202B9507" w:rsidR="00C14701" w:rsidRDefault="00C14701">
      <w:pPr>
        <w:pStyle w:val="CommentText"/>
      </w:pPr>
      <w:r>
        <w:rPr>
          <w:rStyle w:val="CommentReference"/>
        </w:rPr>
        <w:annotationRef/>
      </w:r>
      <w:r w:rsidRPr="691AD0F5">
        <w:t xml:space="preserve">The choice (if you call it that) to use nosql was governed by the Marten library used. Events do need to be json or some document structure because different events have different schemas. The documents we store in "nosql" tables are read models that could be replaced or supplemented with  relational tables if required. </w:t>
      </w:r>
    </w:p>
  </w:comment>
  <w:comment w:id="24" w:author="Daniel Young" w:date="2025-10-01T11:36:00Z" w:initials="DY">
    <w:p w14:paraId="3F9C995F" w14:textId="2B6709F1" w:rsidR="002C21A6" w:rsidRDefault="002C21A6">
      <w:pPr>
        <w:pStyle w:val="CommentText"/>
      </w:pPr>
      <w:r>
        <w:rPr>
          <w:rStyle w:val="CommentReference"/>
        </w:rPr>
        <w:annotationRef/>
      </w:r>
      <w:r w:rsidRPr="72DF28FE">
        <w:t>Events is a record of something that has happened, Commands is a request to do something. This paragraph could lead to some confusion.</w:t>
      </w:r>
    </w:p>
    <w:p w14:paraId="4A89A4F0" w14:textId="6145D730" w:rsidR="002C21A6" w:rsidRDefault="002C21A6">
      <w:pPr>
        <w:pStyle w:val="CommentText"/>
      </w:pPr>
      <w:r w:rsidRPr="5E6708CB">
        <w:t>Events are not commands.</w:t>
      </w:r>
    </w:p>
    <w:p w14:paraId="6E13ADF0" w14:textId="69B87A80" w:rsidR="002C21A6" w:rsidRDefault="002C21A6">
      <w:pPr>
        <w:pStyle w:val="CommentText"/>
      </w:pPr>
    </w:p>
    <w:p w14:paraId="3401A9BD" w14:textId="6354FD80" w:rsidR="002C21A6" w:rsidRDefault="002C21A6">
      <w:pPr>
        <w:pStyle w:val="CommentText"/>
      </w:pPr>
      <w:r w:rsidRPr="3B8F68D9">
        <w:t>Events = past</w:t>
      </w:r>
    </w:p>
    <w:p w14:paraId="32A710B0" w14:textId="2E0F75B3" w:rsidR="002C21A6" w:rsidRDefault="002C21A6">
      <w:pPr>
        <w:pStyle w:val="CommentText"/>
      </w:pPr>
      <w:r w:rsidRPr="62262DDB">
        <w:t>commands = future</w:t>
      </w:r>
    </w:p>
    <w:p w14:paraId="1C955376" w14:textId="6CFA46B2" w:rsidR="002C21A6" w:rsidRDefault="002C21A6">
      <w:pPr>
        <w:pStyle w:val="CommentText"/>
      </w:pPr>
    </w:p>
    <w:p w14:paraId="1848BF86" w14:textId="418C4CC4" w:rsidR="002C21A6" w:rsidRDefault="002C21A6">
      <w:pPr>
        <w:pStyle w:val="CommentText"/>
      </w:pPr>
      <w:r w:rsidRPr="31290609">
        <w:t>Commands can be rejected because they are a request to do something</w:t>
      </w:r>
    </w:p>
    <w:p w14:paraId="4740A88E" w14:textId="38D43DC3" w:rsidR="002C21A6" w:rsidRDefault="002C21A6">
      <w:pPr>
        <w:pStyle w:val="CommentText"/>
      </w:pPr>
    </w:p>
    <w:p w14:paraId="5F989EE0" w14:textId="6103333D" w:rsidR="002C21A6" w:rsidRDefault="002C21A6">
      <w:pPr>
        <w:pStyle w:val="CommentText"/>
      </w:pPr>
      <w:r w:rsidRPr="0F9CC435">
        <w:t>Events cannot be rejected and have minimal validation (if any) because they have already happened.</w:t>
      </w:r>
    </w:p>
    <w:p w14:paraId="050B2623" w14:textId="2D5B6163" w:rsidR="002C21A6" w:rsidRDefault="002C21A6">
      <w:pPr>
        <w:pStyle w:val="CommentText"/>
      </w:pPr>
    </w:p>
    <w:p w14:paraId="46A5E96A" w14:textId="53CF54C0" w:rsidR="002C21A6" w:rsidRDefault="002C21A6">
      <w:pPr>
        <w:pStyle w:val="CommentText"/>
      </w:pPr>
      <w:r w:rsidRPr="61963A55">
        <w:t>I want to debit $20 from my bank account. Validate customer has enough funds and allow or deny (command)</w:t>
      </w:r>
    </w:p>
    <w:p w14:paraId="7BDC66A0" w14:textId="76914933" w:rsidR="002C21A6" w:rsidRDefault="002C21A6">
      <w:pPr>
        <w:pStyle w:val="CommentText"/>
      </w:pPr>
    </w:p>
    <w:p w14:paraId="7475C11F" w14:textId="5EBCDFEF" w:rsidR="002C21A6" w:rsidRDefault="002C21A6">
      <w:pPr>
        <w:pStyle w:val="CommentText"/>
      </w:pPr>
      <w:r w:rsidRPr="10F3DC38">
        <w:t>$20 debited from my bank account. No validation required regardless of whether the customer had sufficient funds in their account, because it already happened (Event). If the user didnt have sufficient funds in their account their account goes into negative. If the event happened as the result of a system error, a corresponding command to credit the customer account is raised.</w:t>
      </w:r>
    </w:p>
  </w:comment>
  <w:comment w:id="25" w:author="Daniel Young" w:date="2025-10-01T12:06:00Z" w:initials="DY">
    <w:p w14:paraId="676949C8" w14:textId="5C3DB8EA" w:rsidR="00000000" w:rsidRDefault="00000000">
      <w:pPr>
        <w:pStyle w:val="CommentText"/>
      </w:pPr>
      <w:r>
        <w:rPr>
          <w:rStyle w:val="CommentReference"/>
        </w:rPr>
        <w:annotationRef/>
      </w:r>
      <w:r w:rsidRPr="21C7B2A5">
        <w:t>For ELS some care was taken to avoid ever growing event streams. We tried to design aggregates (event streams) that dont grow indefinitely. IE the streams have a start and end lifetime. That was one of the reasons why service funding period balance rolls over into a new aggregate every funding period. (to ensure event streams dont grow indefinitely).</w:t>
      </w:r>
    </w:p>
    <w:p w14:paraId="656F67C4" w14:textId="7DDB19ED" w:rsidR="00000000" w:rsidRDefault="00000000">
      <w:pPr>
        <w:pStyle w:val="CommentText"/>
      </w:pPr>
    </w:p>
    <w:p w14:paraId="75BF51BC" w14:textId="1BCAD036" w:rsidR="00000000" w:rsidRDefault="00000000">
      <w:pPr>
        <w:pStyle w:val="CommentText"/>
      </w:pPr>
      <w:r w:rsidRPr="36748221">
        <w:t>For event streams we dont control the design for because they are more a local copy from upstream systems (EG FIRST Providers and Services) they do currently grow indefinitely. We dont have a solution for this yet but we do have some mitigations in place like snapshotting so we dont always reconstruct the aggregate from the events. An event archival strategy should be designed to archive events in 7+ years.</w:t>
      </w:r>
    </w:p>
    <w:p w14:paraId="285DA054" w14:textId="512B775C" w:rsidR="00000000" w:rsidRDefault="00000000">
      <w:pPr>
        <w:pStyle w:val="CommentText"/>
      </w:pPr>
    </w:p>
    <w:p w14:paraId="27C4DD7A" w14:textId="147F701B" w:rsidR="00000000" w:rsidRDefault="00000000">
      <w:pPr>
        <w:pStyle w:val="CommentText"/>
      </w:pPr>
    </w:p>
  </w:comment>
  <w:comment w:id="26" w:author="Daniel Young" w:date="2025-10-01T12:11:00Z" w:initials="DY">
    <w:p w14:paraId="7A365D61" w14:textId="00AF2121" w:rsidR="00000000" w:rsidRDefault="00000000">
      <w:pPr>
        <w:pStyle w:val="CommentText"/>
      </w:pPr>
      <w:r>
        <w:rPr>
          <w:rStyle w:val="CommentReference"/>
        </w:rPr>
        <w:annotationRef/>
      </w:r>
      <w:r w:rsidRPr="395458BD">
        <w:t xml:space="preserve">i mentioned above about designing event streams to have a short lifecycle. </w:t>
      </w:r>
    </w:p>
    <w:p w14:paraId="3292930C" w14:textId="17E0DB0A" w:rsidR="00000000" w:rsidRDefault="00000000">
      <w:pPr>
        <w:pStyle w:val="CommentText"/>
      </w:pPr>
    </w:p>
    <w:p w14:paraId="587BD49B" w14:textId="132B5B6C" w:rsidR="00000000" w:rsidRDefault="00000000">
      <w:pPr>
        <w:pStyle w:val="CommentText"/>
      </w:pPr>
      <w:r w:rsidRPr="4CEE377E">
        <w:t>More information</w:t>
      </w:r>
    </w:p>
    <w:p w14:paraId="06123F57" w14:textId="6349A6D3" w:rsidR="00000000" w:rsidRDefault="00000000">
      <w:pPr>
        <w:pStyle w:val="CommentText"/>
      </w:pPr>
      <w:r w:rsidRPr="39D3F0FF">
        <w:t>https://event-driven.io/en/closing_the_books_in_practice/</w:t>
      </w:r>
    </w:p>
  </w:comment>
  <w:comment w:id="27" w:author="Daniel Young" w:date="2025-10-01T12:12:00Z" w:initials="DY">
    <w:p w14:paraId="3A7B6949" w14:textId="65D00E3C" w:rsidR="00000000" w:rsidRDefault="00000000">
      <w:pPr>
        <w:pStyle w:val="CommentText"/>
      </w:pPr>
      <w:r>
        <w:rPr>
          <w:rStyle w:val="CommentReference"/>
        </w:rPr>
        <w:annotationRef/>
      </w:r>
      <w:r w:rsidRPr="4A61D405">
        <w:t>snapshots are projections. Projections are a fundamental concept in event sourcing.</w:t>
      </w:r>
    </w:p>
  </w:comment>
  <w:comment w:id="28" w:author="Daniel Young" w:date="2025-10-01T12:14:00Z" w:initials="DY">
    <w:p w14:paraId="63EC2CEA" w14:textId="30744B09" w:rsidR="00000000" w:rsidRDefault="00000000">
      <w:pPr>
        <w:pStyle w:val="CommentText"/>
      </w:pPr>
      <w:r>
        <w:rPr>
          <w:rStyle w:val="CommentReference"/>
        </w:rPr>
        <w:annotationRef/>
      </w:r>
      <w:r w:rsidRPr="7328DB7D">
        <w:t>Yup. Event sourcing is a complex design pattern. The business drivers need to be there to support the decision.</w:t>
      </w:r>
    </w:p>
  </w:comment>
  <w:comment w:id="29" w:author="Daniel Young" w:date="2025-10-01T12:19:00Z" w:initials="DY">
    <w:p w14:paraId="62A7793B" w14:textId="2062E55A" w:rsidR="00000000" w:rsidRDefault="00000000">
      <w:pPr>
        <w:pStyle w:val="CommentText"/>
      </w:pPr>
      <w:r>
        <w:rPr>
          <w:rStyle w:val="CommentReference"/>
        </w:rPr>
        <w:annotationRef/>
      </w:r>
      <w:r w:rsidRPr="73A4FE6B">
        <w:t xml:space="preserve">Events are not schemaless. The schema is in  code. </w:t>
      </w:r>
    </w:p>
    <w:p w14:paraId="76B64497" w14:textId="2B1044BE" w:rsidR="00000000" w:rsidRDefault="00000000">
      <w:pPr>
        <w:pStyle w:val="CommentText"/>
      </w:pPr>
    </w:p>
    <w:p w14:paraId="5FB8E719" w14:textId="1D66D6D6" w:rsidR="00000000" w:rsidRDefault="00000000">
      <w:pPr>
        <w:pStyle w:val="CommentText"/>
      </w:pPr>
      <w:r w:rsidRPr="2966A759">
        <w:t xml:space="preserve">A lot of the complexity and challenges with event sourcing comes from the fact that the events adhere to the strictest form of schema definition. Stricter than published event schema  REST API schema, or database schema given that previous versions of the event schema must be maintained for all time. </w:t>
      </w:r>
    </w:p>
  </w:comment>
  <w:comment w:id="31" w:author="Daniel Young" w:date="2025-10-01T12:25:00Z" w:initials="DY">
    <w:p w14:paraId="44939492" w14:textId="59247269" w:rsidR="00000000" w:rsidRDefault="00000000">
      <w:pPr>
        <w:pStyle w:val="CommentText"/>
      </w:pPr>
      <w:r>
        <w:rPr>
          <w:rStyle w:val="CommentReference"/>
        </w:rPr>
        <w:annotationRef/>
      </w:r>
      <w:r w:rsidRPr="6F0A09DE">
        <w:t>Event streaming brokers are not a replacement for event sourcing datastore and shouldnt be used as such.</w:t>
      </w:r>
    </w:p>
    <w:p w14:paraId="2B5BF077" w14:textId="7F2BF54C" w:rsidR="00000000" w:rsidRDefault="00000000">
      <w:pPr>
        <w:pStyle w:val="CommentText"/>
      </w:pPr>
    </w:p>
    <w:p w14:paraId="6E743208" w14:textId="216177B4" w:rsidR="00000000" w:rsidRDefault="00000000">
      <w:pPr>
        <w:pStyle w:val="CommentText"/>
      </w:pPr>
      <w:r w:rsidRPr="366FD1F8">
        <w:t>Event sorucing is not event streaming.</w:t>
      </w:r>
    </w:p>
    <w:p w14:paraId="02C19482" w14:textId="253CE6A6" w:rsidR="00000000" w:rsidRDefault="00000000">
      <w:pPr>
        <w:pStyle w:val="CommentText"/>
      </w:pPr>
    </w:p>
    <w:p w14:paraId="59C64384" w14:textId="334BB146" w:rsidR="00000000" w:rsidRDefault="00000000">
      <w:pPr>
        <w:pStyle w:val="CommentText"/>
      </w:pPr>
      <w:r w:rsidRPr="5BE82519">
        <w:t>https://event-driven.io/en/event_streaming_is_not_event_sourcing/</w:t>
      </w:r>
    </w:p>
  </w:comment>
  <w:comment w:id="34" w:author="Daniel Young" w:date="2025-10-01T12:40:00Z" w:initials="DY">
    <w:p w14:paraId="4134E103" w14:textId="14C2DBD1" w:rsidR="00000000" w:rsidRDefault="00000000">
      <w:pPr>
        <w:pStyle w:val="CommentText"/>
      </w:pPr>
      <w:r>
        <w:rPr>
          <w:rStyle w:val="CommentReference"/>
        </w:rPr>
        <w:annotationRef/>
      </w:r>
      <w:r w:rsidRPr="105C6B91">
        <w:t>I've raised this before. I think we are at a scale big enough to warrant paying for this.</w:t>
      </w:r>
    </w:p>
  </w:comment>
  <w:comment w:id="36" w:author="Daniel Young" w:date="2025-10-01T12:47:00Z" w:initials="DY">
    <w:p w14:paraId="6667FA4C" w14:textId="6F5DC517" w:rsidR="00000000" w:rsidRDefault="00000000">
      <w:pPr>
        <w:pStyle w:val="CommentText"/>
      </w:pPr>
      <w:r>
        <w:rPr>
          <w:rStyle w:val="CommentReference"/>
        </w:rPr>
        <w:annotationRef/>
      </w:r>
      <w:r w:rsidRPr="2B1D3824">
        <w:t xml:space="preserve">Yup i've raised this in the past </w:t>
      </w:r>
    </w:p>
    <w:p w14:paraId="0AD17FCA" w14:textId="0875011D" w:rsidR="00000000" w:rsidRDefault="00000000">
      <w:pPr>
        <w:pStyle w:val="CommentText"/>
      </w:pPr>
      <w:r w:rsidRPr="213B91A8">
        <w:t>Ended up on the risk register</w:t>
      </w:r>
    </w:p>
    <w:p w14:paraId="2EAE008B" w14:textId="6A08B38F" w:rsidR="00000000" w:rsidRDefault="00000000">
      <w:pPr>
        <w:pStyle w:val="CommentText"/>
      </w:pPr>
      <w:hyperlink r:id="rId1">
        <w:r w:rsidRPr="6CE20073">
          <w:rPr>
            <w:rStyle w:val="Hyperlink"/>
          </w:rPr>
          <w:t>https://education-nz.atlassian.net/wiki/spaces/ERS/pages/139656689/ERS+Architectural+Risks+and+Issues</w:t>
        </w:r>
      </w:hyperlink>
    </w:p>
    <w:p w14:paraId="5513BBEB" w14:textId="4677C376" w:rsidR="00000000" w:rsidRDefault="00000000">
      <w:pPr>
        <w:pStyle w:val="CommentText"/>
      </w:pPr>
    </w:p>
    <w:p w14:paraId="10032FA7" w14:textId="66DCAE48" w:rsidR="00000000" w:rsidRDefault="00000000">
      <w:pPr>
        <w:pStyle w:val="CommentText"/>
      </w:pPr>
      <w:r w:rsidRPr="052EC932">
        <w:t>A cursory look, i found these MOE specific issues raised with marten</w:t>
      </w:r>
    </w:p>
    <w:p w14:paraId="279D0DAE" w14:textId="30CBBD8B" w:rsidR="00000000" w:rsidRDefault="00000000">
      <w:pPr>
        <w:pStyle w:val="CommentText"/>
      </w:pPr>
      <w:hyperlink r:id="rId2">
        <w:r w:rsidRPr="30FFDE2F">
          <w:rPr>
            <w:rStyle w:val="Hyperlink"/>
          </w:rPr>
          <w:t>https://moe-ers.atlassian.net/browse/ELS-3335</w:t>
        </w:r>
      </w:hyperlink>
    </w:p>
    <w:p w14:paraId="308013DB" w14:textId="0838F789" w:rsidR="00000000" w:rsidRDefault="00000000">
      <w:pPr>
        <w:pStyle w:val="CommentText"/>
      </w:pPr>
    </w:p>
    <w:p w14:paraId="4D02EDE5" w14:textId="63AF956E" w:rsidR="00000000" w:rsidRDefault="00000000">
      <w:pPr>
        <w:pStyle w:val="CommentText"/>
      </w:pPr>
      <w:hyperlink r:id="rId3">
        <w:r w:rsidRPr="658285B0">
          <w:rPr>
            <w:rStyle w:val="Hyperlink"/>
          </w:rPr>
          <w:t>https://moe-ers.atlassian.net/browse/ELS-3292</w:t>
        </w:r>
      </w:hyperlink>
    </w:p>
    <w:p w14:paraId="77053F3B" w14:textId="0F857FD2" w:rsidR="00000000" w:rsidRDefault="00000000">
      <w:pPr>
        <w:pStyle w:val="CommentText"/>
      </w:pPr>
    </w:p>
    <w:p w14:paraId="2E13C6A2" w14:textId="2209CFB9" w:rsidR="00000000" w:rsidRDefault="00000000">
      <w:pPr>
        <w:pStyle w:val="CommentText"/>
      </w:pPr>
      <w:hyperlink r:id="rId4">
        <w:r w:rsidRPr="7157C494">
          <w:rPr>
            <w:rStyle w:val="Hyperlink"/>
          </w:rPr>
          <w:t>https://moe-ers.atlassian.net/browse/ELS-3228</w:t>
        </w:r>
      </w:hyperlink>
    </w:p>
    <w:p w14:paraId="363AE175" w14:textId="08AA1444" w:rsidR="00000000" w:rsidRDefault="00000000">
      <w:pPr>
        <w:pStyle w:val="CommentText"/>
      </w:pPr>
    </w:p>
    <w:p w14:paraId="0DAE3ED2" w14:textId="47CC2D24" w:rsidR="00000000" w:rsidRDefault="00000000">
      <w:pPr>
        <w:pStyle w:val="CommentText"/>
      </w:pPr>
      <w:hyperlink r:id="rId5">
        <w:r w:rsidRPr="05401007">
          <w:rPr>
            <w:rStyle w:val="Hyperlink"/>
          </w:rPr>
          <w:t>https://github.com/JasperFx/marten/issues/3294</w:t>
        </w:r>
      </w:hyperlink>
    </w:p>
    <w:p w14:paraId="54D31955" w14:textId="2194C114" w:rsidR="00000000" w:rsidRDefault="00000000">
      <w:pPr>
        <w:pStyle w:val="CommentText"/>
      </w:pPr>
    </w:p>
  </w:comment>
  <w:comment w:id="41" w:author="Duncan Watson" w:date="2025-09-29T14:29:00Z" w:initials="DW">
    <w:p w14:paraId="36057D43" w14:textId="77777777" w:rsidR="00CE1F4B" w:rsidRDefault="00CE1F4B" w:rsidP="00CE1F4B">
      <w:pPr>
        <w:pStyle w:val="CommentText"/>
      </w:pPr>
      <w:r>
        <w:rPr>
          <w:rStyle w:val="CommentReference"/>
        </w:rPr>
        <w:annotationRef/>
      </w:r>
      <w:r>
        <w:t xml:space="preserve">The inevitable question is … what is the risk of continuing to use MartenDB?  Quantify? </w:t>
      </w:r>
    </w:p>
    <w:p w14:paraId="0BA35713" w14:textId="77777777" w:rsidR="00CE1F4B" w:rsidRDefault="00CE1F4B" w:rsidP="00CE1F4B">
      <w:pPr>
        <w:pStyle w:val="CommentText"/>
      </w:pPr>
    </w:p>
    <w:p w14:paraId="2BFFD38A" w14:textId="77777777" w:rsidR="00CE1F4B" w:rsidRDefault="00CE1F4B" w:rsidP="00CE1F4B">
      <w:pPr>
        <w:pStyle w:val="CommentText"/>
      </w:pPr>
      <w:r>
        <w:t>Also, I don’t think Pourato is specifically mentioned anywhere.  The important of Pourato platform to MoE and its role in school funding would be a factor in quantifying the risk, ie it’s an important system!</w:t>
      </w:r>
    </w:p>
  </w:comment>
  <w:comment w:id="42" w:author="Sky Sigal" w:date="2025-10-01T10:49:00Z" w:initials="SS">
    <w:p w14:paraId="3EBB032B" w14:textId="77777777" w:rsidR="00C374C7" w:rsidRDefault="00C374C7" w:rsidP="00C374C7">
      <w:pPr>
        <w:pStyle w:val="CommentText"/>
      </w:pPr>
      <w:r>
        <w:rPr>
          <w:rStyle w:val="CommentReference"/>
        </w:rPr>
        <w:annotationRef/>
      </w:r>
      <w:r>
        <w:t xml:space="preserve">Agreed. However, wanted to first analyse the situation, regardless of any specific business use case. </w:t>
      </w:r>
      <w:r>
        <w:br/>
        <w:t>Later, will write something specific to Pourato, and refer to it for deeper analysis if so desired.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F590ED" w15:done="0"/>
  <w15:commentEx w15:paraId="42F0F966" w15:done="0"/>
  <w15:commentEx w15:paraId="4050C365" w15:done="0"/>
  <w15:commentEx w15:paraId="61791008" w15:done="0"/>
  <w15:commentEx w15:paraId="250AE94E" w15:done="0"/>
  <w15:commentEx w15:paraId="4187E91B" w15:done="0"/>
  <w15:commentEx w15:paraId="2FF31101" w15:paraIdParent="4187E91B" w15:done="0"/>
  <w15:commentEx w15:paraId="0A7A4485" w15:paraIdParent="4187E91B" w15:done="0"/>
  <w15:commentEx w15:paraId="6D0D8619" w15:done="0"/>
  <w15:commentEx w15:paraId="10997E12" w15:paraIdParent="6D0D8619" w15:done="0"/>
  <w15:commentEx w15:paraId="72523BBF" w15:done="0"/>
  <w15:commentEx w15:paraId="7475C11F" w15:done="0"/>
  <w15:commentEx w15:paraId="27C4DD7A" w15:done="0"/>
  <w15:commentEx w15:paraId="06123F57" w15:done="0"/>
  <w15:commentEx w15:paraId="3A7B6949" w15:done="0"/>
  <w15:commentEx w15:paraId="63EC2CEA" w15:done="0"/>
  <w15:commentEx w15:paraId="5FB8E719" w15:done="0"/>
  <w15:commentEx w15:paraId="59C64384" w15:done="0"/>
  <w15:commentEx w15:paraId="4134E103" w15:done="0"/>
  <w15:commentEx w15:paraId="54D31955" w15:done="0"/>
  <w15:commentEx w15:paraId="2BFFD38A" w15:done="1"/>
  <w15:commentEx w15:paraId="3EBB032B" w15:paraIdParent="2BFFD38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ACEAFE" w16cex:dateUtc="2025-09-30T21:01:00Z"/>
  <w16cex:commentExtensible w16cex:durableId="0A029D56" w16cex:dateUtc="2025-09-30T21:36:00Z"/>
  <w16cex:commentExtensible w16cex:durableId="61CCF7BC" w16cex:dateUtc="2025-09-30T21:39:00Z"/>
  <w16cex:commentExtensible w16cex:durableId="7C41BC44" w16cex:dateUtc="2025-09-30T21:49:00Z"/>
  <w16cex:commentExtensible w16cex:durableId="0BD6B88C" w16cex:dateUtc="2025-09-30T22:13:00Z"/>
  <w16cex:commentExtensible w16cex:durableId="3658EEE4" w16cex:dateUtc="2025-09-29T01:11:00Z">
    <w16cex:extLst>
      <w16:ext w16:uri="{CE6994B0-6A32-4C9F-8C6B-6E91EDA988CE}">
        <cr:reactions xmlns:cr="http://schemas.microsoft.com/office/comments/2020/reactions">
          <cr:reaction reactionType="1">
            <cr:reactionInfo dateUtc="2025-09-30T22:22:51Z">
              <cr:user userId="S::WatsonD@moe.govt.nz::6c11f1af-cfe3-4436-aca9-51ade5be787f" userProvider="AD" userName="Duncan Watson"/>
            </cr:reactionInfo>
          </cr:reaction>
        </cr:reactions>
      </w16:ext>
    </w16cex:extLst>
  </w16cex:commentExtensible>
  <w16cex:commentExtensible w16cex:durableId="18A8A98A" w16cex:dateUtc="2025-09-29T22:54:00Z"/>
  <w16cex:commentExtensible w16cex:durableId="026C9D5A" w16cex:dateUtc="2025-09-30T22:23:00Z"/>
  <w16cex:commentExtensible w16cex:durableId="4641E410" w16cex:dateUtc="2025-09-29T01:13:00Z">
    <w16cex:extLst>
      <w16:ext w16:uri="{CE6994B0-6A32-4C9F-8C6B-6E91EDA988CE}">
        <cr:reactions xmlns:cr="http://schemas.microsoft.com/office/comments/2020/reactions">
          <cr:reaction reactionType="1">
            <cr:reactionInfo dateUtc="2025-09-30T22:38:37Z">
              <cr:user userId="S::WatsonD@moe.govt.nz::6c11f1af-cfe3-4436-aca9-51ade5be787f" userProvider="AD" userName="Duncan Watson"/>
            </cr:reactionInfo>
          </cr:reaction>
        </cr:reactions>
      </w16:ext>
    </w16cex:extLst>
  </w16cex:commentExtensible>
  <w16cex:commentExtensible w16cex:durableId="60015974" w16cex:dateUtc="2025-09-29T20:29:00Z"/>
  <w16cex:commentExtensible w16cex:durableId="613A10B9" w16cex:dateUtc="2025-09-30T22:25:00Z"/>
  <w16cex:commentExtensible w16cex:durableId="79EF704B" w16cex:dateUtc="2025-09-30T22:36:00Z"/>
  <w16cex:commentExtensible w16cex:durableId="54358406" w16cex:dateUtc="2025-09-30T23:06:00Z"/>
  <w16cex:commentExtensible w16cex:durableId="61DB3AE2" w16cex:dateUtc="2025-09-30T23:11:00Z"/>
  <w16cex:commentExtensible w16cex:durableId="7261E384" w16cex:dateUtc="2025-09-30T23:12:00Z"/>
  <w16cex:commentExtensible w16cex:durableId="2E7B89D4" w16cex:dateUtc="2025-09-30T23:14:00Z"/>
  <w16cex:commentExtensible w16cex:durableId="19D0B123" w16cex:dateUtc="2025-09-30T23:19:00Z"/>
  <w16cex:commentExtensible w16cex:durableId="583E6B07" w16cex:dateUtc="2025-09-30T23:25:00Z"/>
  <w16cex:commentExtensible w16cex:durableId="19E00D1E" w16cex:dateUtc="2025-09-30T23:40:00Z"/>
  <w16cex:commentExtensible w16cex:durableId="623A276C" w16cex:dateUtc="2025-09-30T23:47:00Z"/>
  <w16cex:commentExtensible w16cex:durableId="2F8F00DF" w16cex:dateUtc="2025-09-29T01:29:00Z"/>
  <w16cex:commentExtensible w16cex:durableId="0A575E30" w16cex:dateUtc="2025-09-30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F590ED" w16cid:durableId="5CACEAFE"/>
  <w16cid:commentId w16cid:paraId="42F0F966" w16cid:durableId="0A029D56"/>
  <w16cid:commentId w16cid:paraId="4050C365" w16cid:durableId="61CCF7BC"/>
  <w16cid:commentId w16cid:paraId="61791008" w16cid:durableId="7C41BC44"/>
  <w16cid:commentId w16cid:paraId="250AE94E" w16cid:durableId="0BD6B88C"/>
  <w16cid:commentId w16cid:paraId="4187E91B" w16cid:durableId="3658EEE4"/>
  <w16cid:commentId w16cid:paraId="2FF31101" w16cid:durableId="18A8A98A"/>
  <w16cid:commentId w16cid:paraId="0A7A4485" w16cid:durableId="026C9D5A"/>
  <w16cid:commentId w16cid:paraId="6D0D8619" w16cid:durableId="4641E410"/>
  <w16cid:commentId w16cid:paraId="10997E12" w16cid:durableId="60015974"/>
  <w16cid:commentId w16cid:paraId="72523BBF" w16cid:durableId="613A10B9"/>
  <w16cid:commentId w16cid:paraId="7475C11F" w16cid:durableId="79EF704B"/>
  <w16cid:commentId w16cid:paraId="27C4DD7A" w16cid:durableId="54358406"/>
  <w16cid:commentId w16cid:paraId="06123F57" w16cid:durableId="61DB3AE2"/>
  <w16cid:commentId w16cid:paraId="3A7B6949" w16cid:durableId="7261E384"/>
  <w16cid:commentId w16cid:paraId="63EC2CEA" w16cid:durableId="2E7B89D4"/>
  <w16cid:commentId w16cid:paraId="5FB8E719" w16cid:durableId="19D0B123"/>
  <w16cid:commentId w16cid:paraId="59C64384" w16cid:durableId="583E6B07"/>
  <w16cid:commentId w16cid:paraId="4134E103" w16cid:durableId="19E00D1E"/>
  <w16cid:commentId w16cid:paraId="54D31955" w16cid:durableId="623A276C"/>
  <w16cid:commentId w16cid:paraId="2BFFD38A" w16cid:durableId="2F8F00DF"/>
  <w16cid:commentId w16cid:paraId="3EBB032B" w16cid:durableId="0A575E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5E5CB" w14:textId="77777777" w:rsidR="00E809DC" w:rsidRDefault="00E809DC" w:rsidP="0021141C">
      <w:pPr>
        <w:spacing w:before="0" w:after="0" w:line="240" w:lineRule="auto"/>
      </w:pPr>
      <w:r>
        <w:separator/>
      </w:r>
    </w:p>
    <w:p w14:paraId="409D9DFF" w14:textId="77777777" w:rsidR="00E809DC" w:rsidRDefault="00E809DC"/>
  </w:endnote>
  <w:endnote w:type="continuationSeparator" w:id="0">
    <w:p w14:paraId="4E9DD902" w14:textId="77777777" w:rsidR="00E809DC" w:rsidRDefault="00E809DC" w:rsidP="0021141C">
      <w:pPr>
        <w:spacing w:before="0" w:after="0" w:line="240" w:lineRule="auto"/>
      </w:pPr>
      <w:r>
        <w:continuationSeparator/>
      </w:r>
    </w:p>
    <w:p w14:paraId="189AF114" w14:textId="77777777" w:rsidR="00E809DC" w:rsidRDefault="00E809DC"/>
  </w:endnote>
  <w:endnote w:type="continuationNotice" w:id="1">
    <w:p w14:paraId="4AEB3607" w14:textId="77777777" w:rsidR="00E809DC" w:rsidRDefault="00E809DC">
      <w:pPr>
        <w:spacing w:before="0" w:after="0" w:line="240" w:lineRule="auto"/>
      </w:pPr>
    </w:p>
    <w:p w14:paraId="3C84910C" w14:textId="77777777" w:rsidR="00E809DC" w:rsidRDefault="00E80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3C75BD1">
            <v:shapetype id="_x0000_t202" coordsize="21600,21600" o:spt="202" path="m,l,21600r21600,l21600,xe" w14:anchorId="08BC7220">
              <v:stroke joinstyle="miter"/>
              <v:path gradientshapeok="t" o:connecttype="rect"/>
            </v:shapetype>
            <v:shape id="Text Box 5"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alt="[UNCLASSIFI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v:textbox style="mso-fit-shape-to-text:t" inset="0,0,0,15pt">
                <w:txbxContent>
                  <w:p w:rsidRPr="002031CE" w:rsidR="002031CE" w:rsidP="002031CE" w:rsidRDefault="002031CE" w14:paraId="04535BAC" w14:textId="2E7CD0FB">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1CBF92D">
            <v:shapetype id="_x0000_t202" coordsize="21600,21600" o:spt="202" path="m,l,21600r21600,l21600,xe" w14:anchorId="7805B117">
              <v:stroke joinstyle="miter"/>
              <v:path gradientshapeok="t" o:connecttype="rect"/>
            </v:shapetype>
            <v:shape id="Text Box 6"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alt="[UNCLASSIFIED]"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v:textbox style="mso-fit-shape-to-text:t" inset="0,0,0,15pt">
                <w:txbxContent>
                  <w:p w:rsidRPr="002031CE" w:rsidR="002031CE" w:rsidP="002031CE" w:rsidRDefault="002031CE" w14:paraId="75CC9855" w14:textId="5E6E778F">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NUMPAGES  \* Arabic  \* MERGEFORMAT">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76A8F263">
            <v:shapetype id="_x0000_t202" coordsize="21600,21600" o:spt="202" path="m,l,21600r21600,l21600,xe" w14:anchorId="7857C3B7">
              <v:stroke joinstyle="miter"/>
              <v:path gradientshapeok="t" o:connecttype="rect"/>
            </v:shapetype>
            <v:shape id="Text Box 4"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alt="[UNCLASSIFIED]"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v:textbox style="mso-fit-shape-to-text:t" inset="0,0,0,15pt">
                <w:txbxContent>
                  <w:p w:rsidRPr="002031CE" w:rsidR="002031CE" w:rsidP="002031CE" w:rsidRDefault="002031CE" w14:paraId="5704089C" w14:textId="36CDB9A4">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NUMPAGES  \* Arabic  \* MERGEFORMAT">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73F25" w14:textId="77777777" w:rsidR="00E809DC" w:rsidRDefault="00E809DC" w:rsidP="0021141C">
      <w:pPr>
        <w:spacing w:before="0" w:after="0" w:line="240" w:lineRule="auto"/>
      </w:pPr>
      <w:r>
        <w:separator/>
      </w:r>
    </w:p>
    <w:p w14:paraId="713E62A7" w14:textId="77777777" w:rsidR="00E809DC" w:rsidRDefault="00E809DC"/>
  </w:footnote>
  <w:footnote w:type="continuationSeparator" w:id="0">
    <w:p w14:paraId="31A20F12" w14:textId="77777777" w:rsidR="00E809DC" w:rsidRDefault="00E809DC" w:rsidP="0021141C">
      <w:pPr>
        <w:spacing w:before="0" w:after="0" w:line="240" w:lineRule="auto"/>
      </w:pPr>
      <w:r>
        <w:continuationSeparator/>
      </w:r>
    </w:p>
    <w:p w14:paraId="3128EC20" w14:textId="77777777" w:rsidR="00E809DC" w:rsidRDefault="00E809DC"/>
  </w:footnote>
  <w:footnote w:type="continuationNotice" w:id="1">
    <w:p w14:paraId="6EF79B48" w14:textId="77777777" w:rsidR="00E809DC" w:rsidRDefault="00E809DC">
      <w:pPr>
        <w:spacing w:before="0" w:after="0" w:line="240" w:lineRule="auto"/>
      </w:pPr>
    </w:p>
    <w:p w14:paraId="2C0CFA9A" w14:textId="77777777" w:rsidR="00E809DC" w:rsidRDefault="00E809DC"/>
  </w:footnote>
  <w:footnote w:id="2">
    <w:p w14:paraId="642EC636" w14:textId="12DAD63A" w:rsidR="00E66012" w:rsidRDefault="00E66012">
      <w:pPr>
        <w:pStyle w:val="FootnoteText"/>
      </w:pPr>
      <w:r>
        <w:rPr>
          <w:rStyle w:val="FootnoteReference"/>
        </w:rPr>
        <w:footnoteRef/>
      </w:r>
      <w:r>
        <w:t xml:space="preserve"> </w:t>
      </w:r>
      <w:hyperlink r:id="rId1" w:history="1">
        <w:r w:rsidRPr="00E66012">
          <w:rPr>
            <w:rStyle w:val="Hyperlink"/>
          </w:rPr>
          <w:t>NoSQL - Wikipedia</w:t>
        </w:r>
      </w:hyperlink>
    </w:p>
  </w:footnote>
  <w:footnote w:id="3">
    <w:p w14:paraId="00983850" w14:textId="2E851F23" w:rsidR="00E66012" w:rsidRDefault="00E6601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DC9999A">
            <v:shapetype id="_x0000_t202" coordsize="21600,21600" o:spt="202" path="m,l,21600r21600,l21600,xe" w14:anchorId="466903B9">
              <v:stroke joinstyle="miter"/>
              <v:path gradientshapeok="t" o:connecttype="rect"/>
            </v:shapetype>
            <v:shape id="Text Box 2"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alt="[UNCLASSIFI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textbox style="mso-fit-shape-to-text:t" inset="0,15pt,0,0">
                <w:txbxContent>
                  <w:p w:rsidRPr="002031CE" w:rsidR="002031CE" w:rsidP="002031CE" w:rsidRDefault="002031CE" w14:paraId="3F7E2743" w14:textId="10D44887">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415949EA">
            <v:shapetype id="_x0000_t202" coordsize="21600,21600" o:spt="202" path="m,l,21600r21600,l21600,xe" w14:anchorId="06728BAC">
              <v:stroke joinstyle="miter"/>
              <v:path gradientshapeok="t" o:connecttype="rect"/>
            </v:shapetype>
            <v:shape id="Text Box 3"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alt="[UNCLASSIFI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textbox style="mso-fit-shape-to-text:t" inset="0,15pt,0,0">
                <w:txbxContent>
                  <w:p w:rsidRPr="002031CE" w:rsidR="002031CE" w:rsidP="002031CE" w:rsidRDefault="002031CE" w14:paraId="0C5A158F" w14:textId="21417EF8">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dec="http://schemas.microsoft.com/office/drawing/2017/decorative" xmlns:aclsh="http://schemas.microsoft.com/office/drawing/2020/classificationShape" xmlns:a="http://schemas.openxmlformats.org/drawingml/2006/main">
          <w:pict w14:anchorId="69FD40B7">
            <v:shapetype id="_x0000_t202" coordsize="21600,21600" o:spt="202" path="m,l,21600r21600,l21600,xe" w14:anchorId="00B503B4">
              <v:stroke joinstyle="miter"/>
              <v:path gradientshapeok="t" o:connecttype="rect"/>
            </v:shapetype>
            <v:shape id="Text Box 1"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alt="[UNCLASSIFIED]"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v:textbox style="mso-fit-shape-to-text:t" inset="0,15pt,0,0">
                <w:txbxContent>
                  <w:p w:rsidRPr="002031CE" w:rsidR="002031CE" w:rsidP="002031CE" w:rsidRDefault="002031CE" w14:paraId="119233D8" w14:textId="546CF0BD">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0A6"/>
    <w:multiLevelType w:val="hybridMultilevel"/>
    <w:tmpl w:val="75E2BC80"/>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2"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1"/>
  </w:num>
  <w:num w:numId="2" w16cid:durableId="157700034">
    <w:abstractNumId w:val="4"/>
  </w:num>
  <w:num w:numId="3" w16cid:durableId="2007513129">
    <w:abstractNumId w:val="2"/>
  </w:num>
  <w:num w:numId="4" w16cid:durableId="1956790793">
    <w:abstractNumId w:val="3"/>
  </w:num>
  <w:num w:numId="5" w16cid:durableId="137191113">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Young">
    <w15:presenceInfo w15:providerId="AD" w15:userId="S::youngd@moe.govt.nz::e109fb15-96b4-48a9-ad29-a71c82d399fd"/>
  </w15:person>
  <w15:person w15:author="Duncan Watson">
    <w15:presenceInfo w15:providerId="AD" w15:userId="S::WatsonD@moe.govt.nz::6c11f1af-cfe3-4436-aca9-51ade5be787f"/>
  </w15:person>
  <w15:person w15:author="Sky Sigal">
    <w15:presenceInfo w15:providerId="AD" w15:userId="S::SigalS@moe.govt.nz::d5d7f925-8e8a-4de2-bbec-00a5dad9a1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trackRevisions/>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331E"/>
    <w:rsid w:val="0000423A"/>
    <w:rsid w:val="00006318"/>
    <w:rsid w:val="00011775"/>
    <w:rsid w:val="00013E8A"/>
    <w:rsid w:val="00016CA1"/>
    <w:rsid w:val="00017F7F"/>
    <w:rsid w:val="00020AD1"/>
    <w:rsid w:val="000256EC"/>
    <w:rsid w:val="00026DC8"/>
    <w:rsid w:val="00030971"/>
    <w:rsid w:val="000352A1"/>
    <w:rsid w:val="00036876"/>
    <w:rsid w:val="000458A9"/>
    <w:rsid w:val="0005121D"/>
    <w:rsid w:val="0005203C"/>
    <w:rsid w:val="00052DA2"/>
    <w:rsid w:val="00053A6B"/>
    <w:rsid w:val="00054E18"/>
    <w:rsid w:val="0006435B"/>
    <w:rsid w:val="00064488"/>
    <w:rsid w:val="00064A51"/>
    <w:rsid w:val="00065E05"/>
    <w:rsid w:val="000701D1"/>
    <w:rsid w:val="000708F4"/>
    <w:rsid w:val="000717E8"/>
    <w:rsid w:val="00073FAE"/>
    <w:rsid w:val="00076842"/>
    <w:rsid w:val="00083661"/>
    <w:rsid w:val="0008771E"/>
    <w:rsid w:val="00087BBD"/>
    <w:rsid w:val="00092064"/>
    <w:rsid w:val="00092DFD"/>
    <w:rsid w:val="00094DA0"/>
    <w:rsid w:val="00094E45"/>
    <w:rsid w:val="00094FF4"/>
    <w:rsid w:val="00095D25"/>
    <w:rsid w:val="000976C6"/>
    <w:rsid w:val="00097AA9"/>
    <w:rsid w:val="000A095D"/>
    <w:rsid w:val="000A48E9"/>
    <w:rsid w:val="000A695E"/>
    <w:rsid w:val="000B0DCB"/>
    <w:rsid w:val="000B104B"/>
    <w:rsid w:val="000C5950"/>
    <w:rsid w:val="000C59D1"/>
    <w:rsid w:val="000C5BD6"/>
    <w:rsid w:val="000D0A25"/>
    <w:rsid w:val="000D4A5C"/>
    <w:rsid w:val="000E35AE"/>
    <w:rsid w:val="000F0B59"/>
    <w:rsid w:val="000F10AE"/>
    <w:rsid w:val="000F1C13"/>
    <w:rsid w:val="000F41A3"/>
    <w:rsid w:val="000F5BDA"/>
    <w:rsid w:val="000F6F74"/>
    <w:rsid w:val="000F747A"/>
    <w:rsid w:val="000F7851"/>
    <w:rsid w:val="00105D67"/>
    <w:rsid w:val="00106AA0"/>
    <w:rsid w:val="001074E8"/>
    <w:rsid w:val="0011016B"/>
    <w:rsid w:val="0011403E"/>
    <w:rsid w:val="00114111"/>
    <w:rsid w:val="00117A5F"/>
    <w:rsid w:val="00120B89"/>
    <w:rsid w:val="00126099"/>
    <w:rsid w:val="0012615C"/>
    <w:rsid w:val="0012675E"/>
    <w:rsid w:val="0013126C"/>
    <w:rsid w:val="0013793B"/>
    <w:rsid w:val="0014008A"/>
    <w:rsid w:val="00142224"/>
    <w:rsid w:val="001441C5"/>
    <w:rsid w:val="00144685"/>
    <w:rsid w:val="00164063"/>
    <w:rsid w:val="00165340"/>
    <w:rsid w:val="001700FF"/>
    <w:rsid w:val="0017424A"/>
    <w:rsid w:val="00180347"/>
    <w:rsid w:val="00184008"/>
    <w:rsid w:val="001927A5"/>
    <w:rsid w:val="001A233C"/>
    <w:rsid w:val="001A55FB"/>
    <w:rsid w:val="001A5907"/>
    <w:rsid w:val="001B031D"/>
    <w:rsid w:val="001B0350"/>
    <w:rsid w:val="001B51F2"/>
    <w:rsid w:val="001B5753"/>
    <w:rsid w:val="001B7484"/>
    <w:rsid w:val="001C19C1"/>
    <w:rsid w:val="001D247A"/>
    <w:rsid w:val="001D4C48"/>
    <w:rsid w:val="001D79D3"/>
    <w:rsid w:val="001E1230"/>
    <w:rsid w:val="001E1564"/>
    <w:rsid w:val="001E2299"/>
    <w:rsid w:val="001E5681"/>
    <w:rsid w:val="001E6646"/>
    <w:rsid w:val="001F0B8C"/>
    <w:rsid w:val="001F35A9"/>
    <w:rsid w:val="001F5EF1"/>
    <w:rsid w:val="001F62DD"/>
    <w:rsid w:val="00201C1F"/>
    <w:rsid w:val="002031CE"/>
    <w:rsid w:val="00203BB9"/>
    <w:rsid w:val="002062D2"/>
    <w:rsid w:val="0021141C"/>
    <w:rsid w:val="00213DAA"/>
    <w:rsid w:val="00214B94"/>
    <w:rsid w:val="0021547D"/>
    <w:rsid w:val="00223763"/>
    <w:rsid w:val="00227C20"/>
    <w:rsid w:val="00231B90"/>
    <w:rsid w:val="00233BDC"/>
    <w:rsid w:val="00234DEF"/>
    <w:rsid w:val="0024225D"/>
    <w:rsid w:val="00242D7F"/>
    <w:rsid w:val="00243607"/>
    <w:rsid w:val="00245E6E"/>
    <w:rsid w:val="002511AD"/>
    <w:rsid w:val="002520D6"/>
    <w:rsid w:val="00252D75"/>
    <w:rsid w:val="002562E0"/>
    <w:rsid w:val="00256B7E"/>
    <w:rsid w:val="002570D6"/>
    <w:rsid w:val="00257B25"/>
    <w:rsid w:val="002622D1"/>
    <w:rsid w:val="00263A0A"/>
    <w:rsid w:val="00266FC8"/>
    <w:rsid w:val="00267081"/>
    <w:rsid w:val="00271778"/>
    <w:rsid w:val="0029311E"/>
    <w:rsid w:val="00295984"/>
    <w:rsid w:val="002A26D7"/>
    <w:rsid w:val="002A52D1"/>
    <w:rsid w:val="002A6FF3"/>
    <w:rsid w:val="002B08E5"/>
    <w:rsid w:val="002B1109"/>
    <w:rsid w:val="002B7AFC"/>
    <w:rsid w:val="002C004F"/>
    <w:rsid w:val="002C1FC8"/>
    <w:rsid w:val="002C21A6"/>
    <w:rsid w:val="002C5FC4"/>
    <w:rsid w:val="002C7111"/>
    <w:rsid w:val="002D0A5D"/>
    <w:rsid w:val="002D18E9"/>
    <w:rsid w:val="002D1D53"/>
    <w:rsid w:val="002D710C"/>
    <w:rsid w:val="002E23F1"/>
    <w:rsid w:val="002E2EC6"/>
    <w:rsid w:val="002E54E6"/>
    <w:rsid w:val="002E5B94"/>
    <w:rsid w:val="002E5F22"/>
    <w:rsid w:val="00305836"/>
    <w:rsid w:val="0031118F"/>
    <w:rsid w:val="00312241"/>
    <w:rsid w:val="00317402"/>
    <w:rsid w:val="0032151A"/>
    <w:rsid w:val="00325E2D"/>
    <w:rsid w:val="00331BC9"/>
    <w:rsid w:val="0033631F"/>
    <w:rsid w:val="00336A08"/>
    <w:rsid w:val="00341249"/>
    <w:rsid w:val="00352DDF"/>
    <w:rsid w:val="00356787"/>
    <w:rsid w:val="003578D1"/>
    <w:rsid w:val="00361A31"/>
    <w:rsid w:val="00361B8D"/>
    <w:rsid w:val="0037361A"/>
    <w:rsid w:val="003767EB"/>
    <w:rsid w:val="0038098F"/>
    <w:rsid w:val="00381F41"/>
    <w:rsid w:val="00386BB1"/>
    <w:rsid w:val="003900D6"/>
    <w:rsid w:val="00394B48"/>
    <w:rsid w:val="00394F33"/>
    <w:rsid w:val="003A4FD7"/>
    <w:rsid w:val="003B1957"/>
    <w:rsid w:val="003B5D52"/>
    <w:rsid w:val="003C1099"/>
    <w:rsid w:val="003C1C1D"/>
    <w:rsid w:val="003C330F"/>
    <w:rsid w:val="003C3370"/>
    <w:rsid w:val="003C7995"/>
    <w:rsid w:val="003C7A96"/>
    <w:rsid w:val="003D736B"/>
    <w:rsid w:val="003E01FB"/>
    <w:rsid w:val="003E0A02"/>
    <w:rsid w:val="003F0143"/>
    <w:rsid w:val="003F5014"/>
    <w:rsid w:val="003F7573"/>
    <w:rsid w:val="00400A3B"/>
    <w:rsid w:val="004028EC"/>
    <w:rsid w:val="00403BE0"/>
    <w:rsid w:val="00406C44"/>
    <w:rsid w:val="00406FE9"/>
    <w:rsid w:val="004102B0"/>
    <w:rsid w:val="0041683C"/>
    <w:rsid w:val="0041739F"/>
    <w:rsid w:val="00422BD6"/>
    <w:rsid w:val="00423249"/>
    <w:rsid w:val="00431615"/>
    <w:rsid w:val="00441793"/>
    <w:rsid w:val="00450AD9"/>
    <w:rsid w:val="0045306F"/>
    <w:rsid w:val="004530A4"/>
    <w:rsid w:val="00454703"/>
    <w:rsid w:val="00455292"/>
    <w:rsid w:val="004552B2"/>
    <w:rsid w:val="00457123"/>
    <w:rsid w:val="00463A83"/>
    <w:rsid w:val="004668B0"/>
    <w:rsid w:val="00467A4B"/>
    <w:rsid w:val="0047342A"/>
    <w:rsid w:val="0048213F"/>
    <w:rsid w:val="00482F41"/>
    <w:rsid w:val="00486B4D"/>
    <w:rsid w:val="0049024F"/>
    <w:rsid w:val="00491255"/>
    <w:rsid w:val="00491649"/>
    <w:rsid w:val="004948E2"/>
    <w:rsid w:val="0049494E"/>
    <w:rsid w:val="00494AFA"/>
    <w:rsid w:val="004A0E50"/>
    <w:rsid w:val="004A386D"/>
    <w:rsid w:val="004B03AD"/>
    <w:rsid w:val="004B3CAC"/>
    <w:rsid w:val="004C0EE4"/>
    <w:rsid w:val="004C0F6E"/>
    <w:rsid w:val="004C287E"/>
    <w:rsid w:val="004C2F83"/>
    <w:rsid w:val="004C7485"/>
    <w:rsid w:val="004D1F0C"/>
    <w:rsid w:val="004D5390"/>
    <w:rsid w:val="004D790C"/>
    <w:rsid w:val="004E694D"/>
    <w:rsid w:val="004F4D6B"/>
    <w:rsid w:val="0050196C"/>
    <w:rsid w:val="0050340E"/>
    <w:rsid w:val="005060A2"/>
    <w:rsid w:val="00506D5E"/>
    <w:rsid w:val="005078E6"/>
    <w:rsid w:val="00515740"/>
    <w:rsid w:val="005217B0"/>
    <w:rsid w:val="0052228A"/>
    <w:rsid w:val="005255FC"/>
    <w:rsid w:val="00534690"/>
    <w:rsid w:val="00535EE7"/>
    <w:rsid w:val="00537D9A"/>
    <w:rsid w:val="005423CC"/>
    <w:rsid w:val="005432E3"/>
    <w:rsid w:val="00546111"/>
    <w:rsid w:val="00547859"/>
    <w:rsid w:val="005570EE"/>
    <w:rsid w:val="005571FD"/>
    <w:rsid w:val="005604D5"/>
    <w:rsid w:val="00560A3D"/>
    <w:rsid w:val="00563AF9"/>
    <w:rsid w:val="00566F19"/>
    <w:rsid w:val="00575CB7"/>
    <w:rsid w:val="00594152"/>
    <w:rsid w:val="00594C1D"/>
    <w:rsid w:val="00594C31"/>
    <w:rsid w:val="00596A2B"/>
    <w:rsid w:val="005A4CD5"/>
    <w:rsid w:val="005A54A0"/>
    <w:rsid w:val="005A602F"/>
    <w:rsid w:val="005A797B"/>
    <w:rsid w:val="005B002B"/>
    <w:rsid w:val="005B19C4"/>
    <w:rsid w:val="005B349E"/>
    <w:rsid w:val="005C10DD"/>
    <w:rsid w:val="005C77A8"/>
    <w:rsid w:val="005C7C13"/>
    <w:rsid w:val="005D4544"/>
    <w:rsid w:val="005D5BEC"/>
    <w:rsid w:val="005E5FE5"/>
    <w:rsid w:val="005E67C8"/>
    <w:rsid w:val="005F0A38"/>
    <w:rsid w:val="005F0DC4"/>
    <w:rsid w:val="005F792B"/>
    <w:rsid w:val="00601FDF"/>
    <w:rsid w:val="0060548C"/>
    <w:rsid w:val="006109CE"/>
    <w:rsid w:val="00612935"/>
    <w:rsid w:val="00613615"/>
    <w:rsid w:val="006143DD"/>
    <w:rsid w:val="006152AC"/>
    <w:rsid w:val="00637D43"/>
    <w:rsid w:val="0064485A"/>
    <w:rsid w:val="00644A3A"/>
    <w:rsid w:val="00647EBC"/>
    <w:rsid w:val="00650EDA"/>
    <w:rsid w:val="00651291"/>
    <w:rsid w:val="00651479"/>
    <w:rsid w:val="00652D9C"/>
    <w:rsid w:val="00652E9A"/>
    <w:rsid w:val="00654403"/>
    <w:rsid w:val="00660C49"/>
    <w:rsid w:val="00663626"/>
    <w:rsid w:val="00663C6F"/>
    <w:rsid w:val="006646CD"/>
    <w:rsid w:val="00666917"/>
    <w:rsid w:val="00672BE5"/>
    <w:rsid w:val="00672E8A"/>
    <w:rsid w:val="00674A30"/>
    <w:rsid w:val="00675068"/>
    <w:rsid w:val="00683F33"/>
    <w:rsid w:val="0068573D"/>
    <w:rsid w:val="0069602E"/>
    <w:rsid w:val="006A006E"/>
    <w:rsid w:val="006A2843"/>
    <w:rsid w:val="006A36A1"/>
    <w:rsid w:val="006A4682"/>
    <w:rsid w:val="006A5F61"/>
    <w:rsid w:val="006B1311"/>
    <w:rsid w:val="006B13EB"/>
    <w:rsid w:val="006B1C59"/>
    <w:rsid w:val="006C3070"/>
    <w:rsid w:val="006C4C9A"/>
    <w:rsid w:val="006D0701"/>
    <w:rsid w:val="006D133E"/>
    <w:rsid w:val="006D4B3F"/>
    <w:rsid w:val="006D5B4C"/>
    <w:rsid w:val="006E0BDE"/>
    <w:rsid w:val="006E1FA5"/>
    <w:rsid w:val="006E5CC3"/>
    <w:rsid w:val="006F3E74"/>
    <w:rsid w:val="006F6AFA"/>
    <w:rsid w:val="00702ADE"/>
    <w:rsid w:val="00706C42"/>
    <w:rsid w:val="0071118C"/>
    <w:rsid w:val="00724FCD"/>
    <w:rsid w:val="007255E3"/>
    <w:rsid w:val="0072621B"/>
    <w:rsid w:val="00732B7F"/>
    <w:rsid w:val="007330B9"/>
    <w:rsid w:val="0073329F"/>
    <w:rsid w:val="007404EF"/>
    <w:rsid w:val="007409DD"/>
    <w:rsid w:val="007414F0"/>
    <w:rsid w:val="0074581F"/>
    <w:rsid w:val="00746018"/>
    <w:rsid w:val="0075178C"/>
    <w:rsid w:val="00753774"/>
    <w:rsid w:val="00760682"/>
    <w:rsid w:val="00764C54"/>
    <w:rsid w:val="007668F3"/>
    <w:rsid w:val="0077333E"/>
    <w:rsid w:val="00774569"/>
    <w:rsid w:val="0077528B"/>
    <w:rsid w:val="007771B8"/>
    <w:rsid w:val="00777D1C"/>
    <w:rsid w:val="00781196"/>
    <w:rsid w:val="00781A06"/>
    <w:rsid w:val="00783646"/>
    <w:rsid w:val="00784B4F"/>
    <w:rsid w:val="00784C1E"/>
    <w:rsid w:val="00792347"/>
    <w:rsid w:val="007942F2"/>
    <w:rsid w:val="0079627F"/>
    <w:rsid w:val="0079668B"/>
    <w:rsid w:val="00796892"/>
    <w:rsid w:val="007A3753"/>
    <w:rsid w:val="007A4422"/>
    <w:rsid w:val="007B7FD6"/>
    <w:rsid w:val="007D13C5"/>
    <w:rsid w:val="007D4424"/>
    <w:rsid w:val="007D6E91"/>
    <w:rsid w:val="007D7BF7"/>
    <w:rsid w:val="007E0184"/>
    <w:rsid w:val="007E02D3"/>
    <w:rsid w:val="007E1A44"/>
    <w:rsid w:val="007E3BF7"/>
    <w:rsid w:val="007E7720"/>
    <w:rsid w:val="007F1D6D"/>
    <w:rsid w:val="007F24AC"/>
    <w:rsid w:val="007F508D"/>
    <w:rsid w:val="007F5528"/>
    <w:rsid w:val="007F79BC"/>
    <w:rsid w:val="0080243A"/>
    <w:rsid w:val="00804B1A"/>
    <w:rsid w:val="008059D9"/>
    <w:rsid w:val="0080730A"/>
    <w:rsid w:val="00813161"/>
    <w:rsid w:val="00817298"/>
    <w:rsid w:val="008173B1"/>
    <w:rsid w:val="00821494"/>
    <w:rsid w:val="00823A4D"/>
    <w:rsid w:val="00823CAC"/>
    <w:rsid w:val="00825972"/>
    <w:rsid w:val="00826C5F"/>
    <w:rsid w:val="008327F4"/>
    <w:rsid w:val="00840295"/>
    <w:rsid w:val="00841012"/>
    <w:rsid w:val="008413E2"/>
    <w:rsid w:val="008454B0"/>
    <w:rsid w:val="0084575C"/>
    <w:rsid w:val="0085178F"/>
    <w:rsid w:val="00855420"/>
    <w:rsid w:val="008578A7"/>
    <w:rsid w:val="00861FBB"/>
    <w:rsid w:val="008623B1"/>
    <w:rsid w:val="00864C6F"/>
    <w:rsid w:val="00865DC2"/>
    <w:rsid w:val="00873F86"/>
    <w:rsid w:val="00874819"/>
    <w:rsid w:val="00882316"/>
    <w:rsid w:val="008859E1"/>
    <w:rsid w:val="00887DCB"/>
    <w:rsid w:val="0089197F"/>
    <w:rsid w:val="008948E7"/>
    <w:rsid w:val="008A0F0A"/>
    <w:rsid w:val="008A1059"/>
    <w:rsid w:val="008B0F4F"/>
    <w:rsid w:val="008B2BBC"/>
    <w:rsid w:val="008B3AA6"/>
    <w:rsid w:val="008C39DC"/>
    <w:rsid w:val="008C7EE4"/>
    <w:rsid w:val="008D26AC"/>
    <w:rsid w:val="008D5ADD"/>
    <w:rsid w:val="008D7506"/>
    <w:rsid w:val="008E02AA"/>
    <w:rsid w:val="008E13CD"/>
    <w:rsid w:val="008F1CA3"/>
    <w:rsid w:val="008F2519"/>
    <w:rsid w:val="008F295D"/>
    <w:rsid w:val="008F41F5"/>
    <w:rsid w:val="009032B9"/>
    <w:rsid w:val="00903EC6"/>
    <w:rsid w:val="00907D77"/>
    <w:rsid w:val="009116EA"/>
    <w:rsid w:val="00914742"/>
    <w:rsid w:val="00921365"/>
    <w:rsid w:val="00921A51"/>
    <w:rsid w:val="00922D8F"/>
    <w:rsid w:val="00922D91"/>
    <w:rsid w:val="00927615"/>
    <w:rsid w:val="0093209D"/>
    <w:rsid w:val="00935D08"/>
    <w:rsid w:val="00936E26"/>
    <w:rsid w:val="009407E6"/>
    <w:rsid w:val="00942F16"/>
    <w:rsid w:val="009540BE"/>
    <w:rsid w:val="00970A3B"/>
    <w:rsid w:val="00971A5B"/>
    <w:rsid w:val="009824E0"/>
    <w:rsid w:val="00985A71"/>
    <w:rsid w:val="00985BF0"/>
    <w:rsid w:val="00993597"/>
    <w:rsid w:val="009966BF"/>
    <w:rsid w:val="009A3984"/>
    <w:rsid w:val="009A510D"/>
    <w:rsid w:val="009A7461"/>
    <w:rsid w:val="009B122F"/>
    <w:rsid w:val="009B7FDD"/>
    <w:rsid w:val="009C16B3"/>
    <w:rsid w:val="009C72F9"/>
    <w:rsid w:val="009D62A4"/>
    <w:rsid w:val="009D7777"/>
    <w:rsid w:val="009E05F6"/>
    <w:rsid w:val="009E0DA1"/>
    <w:rsid w:val="009E7D48"/>
    <w:rsid w:val="009F091A"/>
    <w:rsid w:val="009F4B47"/>
    <w:rsid w:val="009F7EA3"/>
    <w:rsid w:val="00A01351"/>
    <w:rsid w:val="00A053C8"/>
    <w:rsid w:val="00A1189D"/>
    <w:rsid w:val="00A14518"/>
    <w:rsid w:val="00A15219"/>
    <w:rsid w:val="00A2026B"/>
    <w:rsid w:val="00A2102D"/>
    <w:rsid w:val="00A21585"/>
    <w:rsid w:val="00A24ACD"/>
    <w:rsid w:val="00A27CB4"/>
    <w:rsid w:val="00A35493"/>
    <w:rsid w:val="00A3744E"/>
    <w:rsid w:val="00A452E3"/>
    <w:rsid w:val="00A45378"/>
    <w:rsid w:val="00A50624"/>
    <w:rsid w:val="00A518F7"/>
    <w:rsid w:val="00A62411"/>
    <w:rsid w:val="00A649E3"/>
    <w:rsid w:val="00A666E1"/>
    <w:rsid w:val="00A66ADD"/>
    <w:rsid w:val="00A67EB3"/>
    <w:rsid w:val="00A706CB"/>
    <w:rsid w:val="00A712CB"/>
    <w:rsid w:val="00A7460F"/>
    <w:rsid w:val="00A7690C"/>
    <w:rsid w:val="00A76D4F"/>
    <w:rsid w:val="00A8163B"/>
    <w:rsid w:val="00A8342E"/>
    <w:rsid w:val="00A8350F"/>
    <w:rsid w:val="00A85DA6"/>
    <w:rsid w:val="00A91795"/>
    <w:rsid w:val="00A940C5"/>
    <w:rsid w:val="00A9559B"/>
    <w:rsid w:val="00A96260"/>
    <w:rsid w:val="00A978EF"/>
    <w:rsid w:val="00AA7A56"/>
    <w:rsid w:val="00AB1636"/>
    <w:rsid w:val="00AB2EA2"/>
    <w:rsid w:val="00AB345A"/>
    <w:rsid w:val="00AB55CB"/>
    <w:rsid w:val="00AB7E1E"/>
    <w:rsid w:val="00AC0820"/>
    <w:rsid w:val="00AC1216"/>
    <w:rsid w:val="00AC71BF"/>
    <w:rsid w:val="00AD0A7D"/>
    <w:rsid w:val="00AD66BD"/>
    <w:rsid w:val="00AE2E49"/>
    <w:rsid w:val="00AE2E93"/>
    <w:rsid w:val="00AE32E4"/>
    <w:rsid w:val="00AE4200"/>
    <w:rsid w:val="00AE6B61"/>
    <w:rsid w:val="00AE6C02"/>
    <w:rsid w:val="00AF67BA"/>
    <w:rsid w:val="00AF6C6D"/>
    <w:rsid w:val="00B02745"/>
    <w:rsid w:val="00B04C12"/>
    <w:rsid w:val="00B04C2F"/>
    <w:rsid w:val="00B15163"/>
    <w:rsid w:val="00B20119"/>
    <w:rsid w:val="00B250AB"/>
    <w:rsid w:val="00B35A10"/>
    <w:rsid w:val="00B367A2"/>
    <w:rsid w:val="00B41CD6"/>
    <w:rsid w:val="00B45250"/>
    <w:rsid w:val="00B46438"/>
    <w:rsid w:val="00B50BF8"/>
    <w:rsid w:val="00B55F0C"/>
    <w:rsid w:val="00B62CC4"/>
    <w:rsid w:val="00B6302C"/>
    <w:rsid w:val="00B7192F"/>
    <w:rsid w:val="00B73F8F"/>
    <w:rsid w:val="00B76BDA"/>
    <w:rsid w:val="00B80641"/>
    <w:rsid w:val="00B815E4"/>
    <w:rsid w:val="00B82BA8"/>
    <w:rsid w:val="00B84058"/>
    <w:rsid w:val="00B847C1"/>
    <w:rsid w:val="00B86EA1"/>
    <w:rsid w:val="00B9271A"/>
    <w:rsid w:val="00B934E7"/>
    <w:rsid w:val="00B949A8"/>
    <w:rsid w:val="00B95552"/>
    <w:rsid w:val="00B975EB"/>
    <w:rsid w:val="00BA26F2"/>
    <w:rsid w:val="00BA31BF"/>
    <w:rsid w:val="00BA470F"/>
    <w:rsid w:val="00BA5D9F"/>
    <w:rsid w:val="00BA65BB"/>
    <w:rsid w:val="00BA732E"/>
    <w:rsid w:val="00BA783A"/>
    <w:rsid w:val="00BB0D70"/>
    <w:rsid w:val="00BB18E2"/>
    <w:rsid w:val="00BB4E57"/>
    <w:rsid w:val="00BC480D"/>
    <w:rsid w:val="00BC4B47"/>
    <w:rsid w:val="00BC524A"/>
    <w:rsid w:val="00BC6A23"/>
    <w:rsid w:val="00BC7FB8"/>
    <w:rsid w:val="00BD3E51"/>
    <w:rsid w:val="00BD4989"/>
    <w:rsid w:val="00BD4F4F"/>
    <w:rsid w:val="00BD6162"/>
    <w:rsid w:val="00BE089D"/>
    <w:rsid w:val="00BE4015"/>
    <w:rsid w:val="00BE6532"/>
    <w:rsid w:val="00BF0DE1"/>
    <w:rsid w:val="00BF74D6"/>
    <w:rsid w:val="00C05EE2"/>
    <w:rsid w:val="00C06696"/>
    <w:rsid w:val="00C06DFC"/>
    <w:rsid w:val="00C070BB"/>
    <w:rsid w:val="00C074FC"/>
    <w:rsid w:val="00C100F8"/>
    <w:rsid w:val="00C13001"/>
    <w:rsid w:val="00C1368D"/>
    <w:rsid w:val="00C14701"/>
    <w:rsid w:val="00C242AF"/>
    <w:rsid w:val="00C343D3"/>
    <w:rsid w:val="00C374C7"/>
    <w:rsid w:val="00C43885"/>
    <w:rsid w:val="00C47546"/>
    <w:rsid w:val="00C512D1"/>
    <w:rsid w:val="00C534A1"/>
    <w:rsid w:val="00C55096"/>
    <w:rsid w:val="00C559C1"/>
    <w:rsid w:val="00C60968"/>
    <w:rsid w:val="00C61CD2"/>
    <w:rsid w:val="00C62EE0"/>
    <w:rsid w:val="00C65C0D"/>
    <w:rsid w:val="00C72A06"/>
    <w:rsid w:val="00C736AE"/>
    <w:rsid w:val="00C83636"/>
    <w:rsid w:val="00C86168"/>
    <w:rsid w:val="00C919E0"/>
    <w:rsid w:val="00C93677"/>
    <w:rsid w:val="00CA0CF5"/>
    <w:rsid w:val="00CA1319"/>
    <w:rsid w:val="00CA1795"/>
    <w:rsid w:val="00CB1E56"/>
    <w:rsid w:val="00CB33F7"/>
    <w:rsid w:val="00CB6EF0"/>
    <w:rsid w:val="00CB7940"/>
    <w:rsid w:val="00CB7CA0"/>
    <w:rsid w:val="00CC05A0"/>
    <w:rsid w:val="00CC64BD"/>
    <w:rsid w:val="00CD5A39"/>
    <w:rsid w:val="00CE07D9"/>
    <w:rsid w:val="00CE1F4B"/>
    <w:rsid w:val="00CE390B"/>
    <w:rsid w:val="00CE6D51"/>
    <w:rsid w:val="00D0151D"/>
    <w:rsid w:val="00D02AE9"/>
    <w:rsid w:val="00D050C1"/>
    <w:rsid w:val="00D053D2"/>
    <w:rsid w:val="00D069EE"/>
    <w:rsid w:val="00D07DA9"/>
    <w:rsid w:val="00D108C2"/>
    <w:rsid w:val="00D22203"/>
    <w:rsid w:val="00D227BE"/>
    <w:rsid w:val="00D24AF5"/>
    <w:rsid w:val="00D26B1A"/>
    <w:rsid w:val="00D27A89"/>
    <w:rsid w:val="00D37061"/>
    <w:rsid w:val="00D44A12"/>
    <w:rsid w:val="00D44DE8"/>
    <w:rsid w:val="00D4501C"/>
    <w:rsid w:val="00D4650C"/>
    <w:rsid w:val="00D503E1"/>
    <w:rsid w:val="00D50B48"/>
    <w:rsid w:val="00D55405"/>
    <w:rsid w:val="00D5793C"/>
    <w:rsid w:val="00D65D92"/>
    <w:rsid w:val="00D7253D"/>
    <w:rsid w:val="00D812C7"/>
    <w:rsid w:val="00D8425B"/>
    <w:rsid w:val="00D85714"/>
    <w:rsid w:val="00D8584C"/>
    <w:rsid w:val="00D85D97"/>
    <w:rsid w:val="00DA505F"/>
    <w:rsid w:val="00DA59D0"/>
    <w:rsid w:val="00DA78CB"/>
    <w:rsid w:val="00DC2141"/>
    <w:rsid w:val="00DC254E"/>
    <w:rsid w:val="00DC44A5"/>
    <w:rsid w:val="00DC5FDD"/>
    <w:rsid w:val="00DC7842"/>
    <w:rsid w:val="00DD01A9"/>
    <w:rsid w:val="00DD40E3"/>
    <w:rsid w:val="00DD4CA2"/>
    <w:rsid w:val="00DE18A2"/>
    <w:rsid w:val="00DE19E5"/>
    <w:rsid w:val="00DE1C38"/>
    <w:rsid w:val="00DF056A"/>
    <w:rsid w:val="00DF086E"/>
    <w:rsid w:val="00DF4C84"/>
    <w:rsid w:val="00DF59DF"/>
    <w:rsid w:val="00DF7966"/>
    <w:rsid w:val="00DF7E06"/>
    <w:rsid w:val="00E047B6"/>
    <w:rsid w:val="00E07FDB"/>
    <w:rsid w:val="00E1039D"/>
    <w:rsid w:val="00E12383"/>
    <w:rsid w:val="00E14448"/>
    <w:rsid w:val="00E15BEC"/>
    <w:rsid w:val="00E20F6C"/>
    <w:rsid w:val="00E265E2"/>
    <w:rsid w:val="00E33E50"/>
    <w:rsid w:val="00E36270"/>
    <w:rsid w:val="00E41A30"/>
    <w:rsid w:val="00E452E8"/>
    <w:rsid w:val="00E46332"/>
    <w:rsid w:val="00E5045D"/>
    <w:rsid w:val="00E545F6"/>
    <w:rsid w:val="00E5534D"/>
    <w:rsid w:val="00E66012"/>
    <w:rsid w:val="00E66876"/>
    <w:rsid w:val="00E66BA2"/>
    <w:rsid w:val="00E67CB9"/>
    <w:rsid w:val="00E737F9"/>
    <w:rsid w:val="00E73E67"/>
    <w:rsid w:val="00E809DC"/>
    <w:rsid w:val="00E81E1C"/>
    <w:rsid w:val="00E81E2C"/>
    <w:rsid w:val="00E828ED"/>
    <w:rsid w:val="00E8314C"/>
    <w:rsid w:val="00E87302"/>
    <w:rsid w:val="00E87D24"/>
    <w:rsid w:val="00E87F6A"/>
    <w:rsid w:val="00E91539"/>
    <w:rsid w:val="00E93B3A"/>
    <w:rsid w:val="00E95356"/>
    <w:rsid w:val="00EA2B3C"/>
    <w:rsid w:val="00EA404C"/>
    <w:rsid w:val="00EA45C7"/>
    <w:rsid w:val="00EB48EE"/>
    <w:rsid w:val="00EB4A97"/>
    <w:rsid w:val="00EC1D47"/>
    <w:rsid w:val="00EC23CF"/>
    <w:rsid w:val="00ED15BA"/>
    <w:rsid w:val="00ED2AAB"/>
    <w:rsid w:val="00ED6520"/>
    <w:rsid w:val="00EE1A08"/>
    <w:rsid w:val="00EE291C"/>
    <w:rsid w:val="00EE79B3"/>
    <w:rsid w:val="00F01242"/>
    <w:rsid w:val="00F01D3F"/>
    <w:rsid w:val="00F024B5"/>
    <w:rsid w:val="00F02521"/>
    <w:rsid w:val="00F0292A"/>
    <w:rsid w:val="00F02F95"/>
    <w:rsid w:val="00F032CE"/>
    <w:rsid w:val="00F10169"/>
    <w:rsid w:val="00F17617"/>
    <w:rsid w:val="00F23935"/>
    <w:rsid w:val="00F30563"/>
    <w:rsid w:val="00F30649"/>
    <w:rsid w:val="00F40BD2"/>
    <w:rsid w:val="00F458CF"/>
    <w:rsid w:val="00F51F4A"/>
    <w:rsid w:val="00F67433"/>
    <w:rsid w:val="00F7018F"/>
    <w:rsid w:val="00F71BB9"/>
    <w:rsid w:val="00F726DE"/>
    <w:rsid w:val="00F76F66"/>
    <w:rsid w:val="00F773AE"/>
    <w:rsid w:val="00F831D7"/>
    <w:rsid w:val="00F83AA9"/>
    <w:rsid w:val="00F85456"/>
    <w:rsid w:val="00F87748"/>
    <w:rsid w:val="00F929E7"/>
    <w:rsid w:val="00F93838"/>
    <w:rsid w:val="00F948F9"/>
    <w:rsid w:val="00F9649C"/>
    <w:rsid w:val="00FA32A4"/>
    <w:rsid w:val="00FA49FE"/>
    <w:rsid w:val="00FA5E8D"/>
    <w:rsid w:val="00FA6AEC"/>
    <w:rsid w:val="00FA6FC3"/>
    <w:rsid w:val="00FB10D6"/>
    <w:rsid w:val="00FB7D87"/>
    <w:rsid w:val="00FC621C"/>
    <w:rsid w:val="00FD6D2C"/>
    <w:rsid w:val="00FD7CB5"/>
    <w:rsid w:val="00FE1113"/>
    <w:rsid w:val="00FF1C92"/>
    <w:rsid w:val="0544E349"/>
    <w:rsid w:val="0C534B09"/>
    <w:rsid w:val="0CCADCEA"/>
    <w:rsid w:val="24DC0334"/>
    <w:rsid w:val="25DD71C6"/>
    <w:rsid w:val="308304F3"/>
    <w:rsid w:val="45E71465"/>
    <w:rsid w:val="469F8613"/>
    <w:rsid w:val="4CD2014C"/>
    <w:rsid w:val="5831F9DC"/>
    <w:rsid w:val="5945A700"/>
    <w:rsid w:val="5D548517"/>
    <w:rsid w:val="678A5E35"/>
    <w:rsid w:val="6B8BB870"/>
    <w:rsid w:val="6C6425C6"/>
    <w:rsid w:val="7CB2010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5DE237CC-C08B-4984-A476-09B4A0C7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character" w:styleId="CommentReference">
    <w:name w:val="annotation reference"/>
    <w:basedOn w:val="DefaultParagraphFont"/>
    <w:uiPriority w:val="99"/>
    <w:semiHidden/>
    <w:unhideWhenUsed/>
    <w:rsid w:val="00E545F6"/>
    <w:rPr>
      <w:sz w:val="16"/>
      <w:szCs w:val="16"/>
    </w:rPr>
  </w:style>
  <w:style w:type="paragraph" w:styleId="CommentText">
    <w:name w:val="annotation text"/>
    <w:basedOn w:val="Normal"/>
    <w:link w:val="CommentTextChar"/>
    <w:uiPriority w:val="99"/>
    <w:unhideWhenUsed/>
    <w:rsid w:val="00E545F6"/>
    <w:pPr>
      <w:spacing w:line="240" w:lineRule="auto"/>
    </w:pPr>
    <w:rPr>
      <w:sz w:val="20"/>
      <w:szCs w:val="20"/>
    </w:rPr>
  </w:style>
  <w:style w:type="character" w:customStyle="1" w:styleId="CommentTextChar">
    <w:name w:val="Comment Text Char"/>
    <w:basedOn w:val="DefaultParagraphFont"/>
    <w:link w:val="CommentText"/>
    <w:uiPriority w:val="99"/>
    <w:rsid w:val="00E545F6"/>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545F6"/>
    <w:rPr>
      <w:b/>
      <w:bCs/>
    </w:rPr>
  </w:style>
  <w:style w:type="character" w:customStyle="1" w:styleId="CommentSubjectChar">
    <w:name w:val="Comment Subject Char"/>
    <w:basedOn w:val="CommentTextChar"/>
    <w:link w:val="CommentSubject"/>
    <w:uiPriority w:val="99"/>
    <w:semiHidden/>
    <w:rsid w:val="00E545F6"/>
    <w:rPr>
      <w:rFonts w:ascii="Arial" w:hAnsi="Arial"/>
      <w:b/>
      <w:bCs/>
      <w:sz w:val="20"/>
      <w:szCs w:val="20"/>
    </w:rPr>
  </w:style>
  <w:style w:type="paragraph" w:styleId="Revision">
    <w:name w:val="Revision"/>
    <w:hidden/>
    <w:uiPriority w:val="99"/>
    <w:semiHidden/>
    <w:rsid w:val="001B7484"/>
    <w:pPr>
      <w:spacing w:before="0" w:after="0" w:line="240" w:lineRule="auto"/>
    </w:pPr>
    <w:rPr>
      <w:rFonts w:ascii="Arial" w:hAnsi="Arial"/>
    </w:rPr>
  </w:style>
  <w:style w:type="paragraph" w:styleId="FootnoteText">
    <w:name w:val="footnote text"/>
    <w:basedOn w:val="Normal"/>
    <w:link w:val="FootnoteTextChar"/>
    <w:uiPriority w:val="99"/>
    <w:semiHidden/>
    <w:unhideWhenUsed/>
    <w:rsid w:val="008413E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413E2"/>
    <w:rPr>
      <w:rFonts w:ascii="Arial" w:hAnsi="Arial"/>
      <w:sz w:val="20"/>
      <w:szCs w:val="20"/>
    </w:rPr>
  </w:style>
  <w:style w:type="character" w:styleId="FootnoteReference">
    <w:name w:val="footnote reference"/>
    <w:basedOn w:val="DefaultParagraphFont"/>
    <w:uiPriority w:val="99"/>
    <w:semiHidden/>
    <w:unhideWhenUsed/>
    <w:rsid w:val="008413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moe-ers.atlassian.net/browse/ELS-3292" TargetMode="External"/><Relationship Id="rId2" Type="http://schemas.openxmlformats.org/officeDocument/2006/relationships/hyperlink" Target="https://moe-ers.atlassian.net/browse/ELS-3335" TargetMode="External"/><Relationship Id="rId1" Type="http://schemas.openxmlformats.org/officeDocument/2006/relationships/hyperlink" Target="https://education-nz.atlassian.net/wiki/spaces/ERS/pages/139656689/ERS+Architectural+Risks+and+Issues" TargetMode="External"/><Relationship Id="rId5" Type="http://schemas.openxmlformats.org/officeDocument/2006/relationships/hyperlink" Target="https://github.com/JasperFx/marten/issues/3294" TargetMode="External"/><Relationship Id="rId4" Type="http://schemas.openxmlformats.org/officeDocument/2006/relationships/hyperlink" Target="https://moe-ers.atlassian.net/browse/ELS-3228"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martendb.io/"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github.com/dotnet/efcore"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learn.microsoft.com/en-us/ef/cor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github.com/JasperFx/marten"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header" Target="header3.xml"/><Relationship Id="rId30"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NoSQ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3.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4.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834B279-DC96-488F-99E8-C29601DFA1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6342</Words>
  <Characters>38307</Characters>
  <Application>Microsoft Office Word</Application>
  <DocSecurity>0</DocSecurity>
  <Lines>696</Lines>
  <Paragraphs>273</Paragraphs>
  <ScaleCrop>false</ScaleCrop>
  <Company/>
  <LinksUpToDate>false</LinksUpToDate>
  <CharactersWithSpaces>44376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310</cp:revision>
  <cp:lastPrinted>2022-08-03T10:33:00Z</cp:lastPrinted>
  <dcterms:created xsi:type="dcterms:W3CDTF">2023-09-07T22:51:00Z</dcterms:created>
  <dcterms:modified xsi:type="dcterms:W3CDTF">2026-05-13T06:49:00Z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