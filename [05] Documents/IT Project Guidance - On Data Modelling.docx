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44D5" w14:textId="0B85C0B3" w:rsidR="0011016B" w:rsidRDefault="0011016B" w:rsidP="0011016B">
      <w:pPr>
        <w:pStyle w:val="BodyText"/>
      </w:pPr>
    </w:p>
    <w:p w14:paraId="67A9FC06" w14:textId="0C59BCA9" w:rsidR="008C39DC" w:rsidRDefault="008C39DC" w:rsidP="008C39DC">
      <w:pPr>
        <w:pStyle w:val="Title"/>
      </w:pPr>
      <w:r>
        <w:t>IT Project</w:t>
      </w:r>
      <w:r w:rsidR="00DC5FEE">
        <w:t xml:space="preserve"> Guidance</w:t>
      </w:r>
    </w:p>
    <w:p w14:paraId="39614DFE" w14:textId="54A39D4C" w:rsidR="008C39DC" w:rsidRDefault="00B720B0" w:rsidP="008C39DC">
      <w:pPr>
        <w:pStyle w:val="Subtitle"/>
      </w:pPr>
      <w:r>
        <w:t>On Data Model</w:t>
      </w:r>
      <w:r w:rsidR="0032762F">
        <w:t>l</w:t>
      </w:r>
      <w:r>
        <w:t>ing</w:t>
      </w:r>
    </w:p>
    <w:p w14:paraId="297082E7" w14:textId="5ED3092D" w:rsidR="00813161" w:rsidRPr="00813161" w:rsidRDefault="00813161" w:rsidP="00406FE9">
      <w:pPr>
        <w:pStyle w:val="NotContents-Heading3"/>
        <w:rPr>
          <w:vanish/>
          <w:specVanish/>
        </w:rPr>
      </w:pPr>
      <w:r>
        <w:t xml:space="preserve">Version: </w:t>
      </w:r>
    </w:p>
    <w:p w14:paraId="211BD2BA" w14:textId="3C4195F1" w:rsidR="00DC5FEE" w:rsidRDefault="00813161" w:rsidP="0032762F">
      <w:pPr>
        <w:rPr>
          <w:ins w:id="0" w:author="Sky Sigal" w:date="2026-06-15T07:49:00Z" w16du:dateUtc="2026-06-14T19:49:00Z"/>
        </w:rPr>
      </w:pPr>
      <w:r>
        <w:t xml:space="preserve"> </w:t>
      </w:r>
      <w:r w:rsidRPr="00813161">
        <w:t>0.</w:t>
      </w:r>
      <w:r w:rsidR="00DC5FEE">
        <w:t>2</w:t>
      </w:r>
      <w:r w:rsidR="00921365">
        <w:br/>
      </w:r>
    </w:p>
    <w:p w14:paraId="4CA5917F" w14:textId="3399749F" w:rsidR="00921365" w:rsidRDefault="00BA5D9F" w:rsidP="00DC5FEE">
      <w:pPr>
        <w:pStyle w:val="Heading2"/>
        <w:tabs>
          <w:tab w:val="left" w:pos="7740"/>
        </w:tabs>
      </w:pPr>
      <w:r>
        <w:t>Purpose</w:t>
      </w:r>
    </w:p>
    <w:p w14:paraId="439A46D1" w14:textId="54862CA1" w:rsidR="00423402" w:rsidRPr="00423402" w:rsidRDefault="00423402" w:rsidP="00423402">
      <w:pPr>
        <w:pStyle w:val="BodyText"/>
      </w:pPr>
      <w:r w:rsidRPr="00423402">
        <w:t>This guidance explains how project teams in this organisation should move from business understanding to durable system information structures. Its purpose is to make one point unavoidable: conceptual modelling is not finished when business terms have been captured. A team must still translate those terms into a logical model that is stable enough to survive policy change, organisational change, and service redesign. That requirement is not a local preference. It is consistent with the long-standing separation of conceptual and internal representation in the ANSI/SPARC three-schema architecture, with IIBA’s explicit distinction between conceptual, logical, and physical</w:t>
      </w:r>
      <w:r w:rsidR="00F752C7">
        <w:rPr>
          <w:rStyle w:val="FootnoteReference"/>
        </w:rPr>
        <w:footnoteReference w:id="2"/>
      </w:r>
      <w:r w:rsidRPr="00423402">
        <w:t xml:space="preserve"> models, and with TOGAF’s expectation that data architecture be created in a form stakeholders can understand and govern. </w:t>
      </w:r>
    </w:p>
    <w:p w14:paraId="3C3008D7" w14:textId="1D14307B" w:rsidR="00AE2E49" w:rsidRDefault="00423402" w:rsidP="00921365">
      <w:pPr>
        <w:pStyle w:val="BodyText"/>
      </w:pPr>
      <w:r w:rsidRPr="00423402">
        <w:t xml:space="preserve">The primary audience is business analysts, solution architects, technical leads, developers, and testers. The paper is intentionally written to make clear that this is not only a developer concern and not only a data specialist concern. Business analysts are usually the first people to shape the conceptual model. Architects and designers must then translate that conceptual model into a maintainable logical one. Developers realise that model physically. Testers need to understand the distinction as well, because otherwise testing becomes trapped inside current labels and interfaces rather than enduring structures and rules. </w:t>
      </w:r>
    </w:p>
    <w:p w14:paraId="0F00AFD8" w14:textId="70FA116F" w:rsidR="00AE2E49" w:rsidRDefault="00AE2E49" w:rsidP="002C2D20">
      <w:pPr>
        <w:pStyle w:val="Heading2"/>
        <w:tabs>
          <w:tab w:val="left" w:pos="7740"/>
        </w:tabs>
      </w:pPr>
      <w:bookmarkStart w:id="1" w:name="_Toc231814349"/>
      <w:r>
        <w:t>Synopsis</w:t>
      </w:r>
      <w:bookmarkEnd w:id="1"/>
      <w:r w:rsidR="002C2D20">
        <w:tab/>
      </w:r>
    </w:p>
    <w:p w14:paraId="34C1B88D" w14:textId="5F408F98" w:rsidR="00DA79DC" w:rsidRPr="00DA79DC" w:rsidRDefault="00DA79DC" w:rsidP="00DA79DC">
      <w:pPr>
        <w:pStyle w:val="BodyText"/>
      </w:pPr>
      <w:r w:rsidRPr="00DA79DC">
        <w:t xml:space="preserve">The central lesson of this paper is simple. Workshop nouns are not yet a logical model. Someone must decide what is enduring, what is contextual, what is a role, what is a relationship, what has lifecycle, and what belongs only in a consumer-facing interface or view. If that translation is skipped, the system’s internal structures mirror the vocabulary </w:t>
      </w:r>
      <w:r w:rsidRPr="00DA79DC">
        <w:lastRenderedPageBreak/>
        <w:t xml:space="preserve">of one point in time and become progressively harder to evolve. That is exactly the failure the conceptual, logical, and physical separation was intended to prevent. </w:t>
      </w:r>
    </w:p>
    <w:p w14:paraId="6820B2FA" w14:textId="77777777" w:rsidR="00DA79DC" w:rsidRDefault="00DA79DC" w:rsidP="00DA79DC">
      <w:pPr>
        <w:pStyle w:val="BodyText"/>
      </w:pPr>
      <w:r w:rsidRPr="00DA79DC">
        <w:t xml:space="preserve">The paper therefore argues that business-facing terms such as Student, Teacher, User, Parent, Employee, Customer, Prospect, or Provider are often valid conceptual and interface terms, but are frequently poor candidates for the enduring logical core of a long-lived service. In many cases they represent roles, memberships, statuses, or accountabilities rather than permanent entity roots. Martin Fowler’s Party and Accountability patterns are useful precisely because they show how easily explicit current structures can be over-embedded into system design, and how more durable abstractions can be used instead. </w:t>
      </w:r>
    </w:p>
    <w:p w14:paraId="5952FA18" w14:textId="5703382E" w:rsidR="00567DC3" w:rsidRPr="00567DC3" w:rsidRDefault="00DA79DC" w:rsidP="00DA79DC">
      <w:pPr>
        <w:pStyle w:val="BodyText"/>
      </w:pPr>
      <w:r w:rsidRPr="00DA79DC">
        <w:t xml:space="preserve">The technical consequences are real, but they are secondary to the conceptual lesson. ORMs make database change easier, but Microsoft’s own guidance still requires correct indexing, query discipline, and controlled migration practices. SQL Server still does not automatically index foreign keys. Random UUIDs still create poor index locality. Unicode and collation choices still matter. Those physical consequences are important, but they should support the main modelling lesson, not displace it. </w:t>
      </w:r>
      <w:r>
        <w:br/>
      </w:r>
    </w:p>
    <w:p w14:paraId="5F5148C1" w14:textId="5C315A48" w:rsidR="00567DC3" w:rsidRPr="00567DC3" w:rsidRDefault="00567DC3" w:rsidP="00567DC3">
      <w:pPr>
        <w:pStyle w:val="BodyText"/>
      </w:pPr>
      <w:r w:rsidRPr="00567DC3">
        <w:t xml:space="preserve">The most important lesson of this paper is that conceptual models must not be mistaken for logical models. Business-facing concepts such as Student, Teacher, Parent, Customer, Prospect, or User may be appropriate interface terms, view terms, or conceptual terms, but they are often poor candidates for the enduring logical core of a long-lived service. ANSI/SPARC’s three-schema architecture, IIBA’s data modelling guidance, and TOGAF’s treatment of data architecture all preserve a distinction between business meaning, logical structure, and physical implementation because conflating them destroys adaptability. </w:t>
      </w:r>
    </w:p>
    <w:p w14:paraId="7B5A23BC" w14:textId="76B9EA7A" w:rsidR="00E81E1C" w:rsidRPr="0032762F" w:rsidRDefault="00567DC3" w:rsidP="0032762F">
      <w:pPr>
        <w:pStyle w:val="BodyText"/>
      </w:pPr>
      <w:r w:rsidRPr="00567DC3">
        <w:t xml:space="preserve">This guidance therefore requires teams to model in three tiers. The conceptual tier should use consumer-recognisable business language. The logical tier should define stable, maintainable internal information structures. The physical tier should realise those structures in the chosen persistence technology through deliberate key, index, type, and deployment decisions. That separation is what allows change in one tier without unnecessary refactoring in the others. </w:t>
      </w:r>
      <w:bookmarkStart w:id="2" w:name="_Toc145049427"/>
      <w:r w:rsidR="00E81E1C">
        <w:br w:type="page"/>
      </w:r>
    </w:p>
    <w:p w14:paraId="0291ED00" w14:textId="4A5A0AB8" w:rsidR="00E81E1C" w:rsidRPr="0011016B" w:rsidRDefault="00E81E1C" w:rsidP="00E81E1C">
      <w:pPr>
        <w:pStyle w:val="Heading2"/>
      </w:pPr>
      <w:bookmarkStart w:id="3" w:name="_Toc231814350"/>
      <w:r>
        <w:lastRenderedPageBreak/>
        <w:t>Contents</w:t>
      </w:r>
      <w:bookmarkEnd w:id="2"/>
      <w:bookmarkEnd w:id="3"/>
    </w:p>
    <w:p w14:paraId="49BA248D" w14:textId="05D1D36A" w:rsidR="00695E5A" w:rsidRDefault="00E81E1C">
      <w:pPr>
        <w:pStyle w:val="TOC2"/>
        <w:rPr>
          <w:rFonts w:asciiTheme="minorHAnsi" w:eastAsiaTheme="minorEastAsia" w:hAnsiTheme="minorHAnsi" w:cstheme="minorBidi"/>
          <w:noProof/>
          <w:kern w:val="2"/>
          <w:lang w:eastAsia="en-NZ"/>
          <w14:ligatures w14:val="standardContextual"/>
        </w:rPr>
      </w:pPr>
      <w:r>
        <w:fldChar w:fldCharType="begin"/>
      </w:r>
      <w:r>
        <w:instrText xml:space="preserve"> TOC \o "1-4" \h \z \u </w:instrText>
      </w:r>
      <w:r>
        <w:fldChar w:fldCharType="separate"/>
      </w:r>
      <w:hyperlink w:anchor="_Toc231814349" w:history="1">
        <w:r w:rsidR="00695E5A" w:rsidRPr="00BF4C33">
          <w:rPr>
            <w:rStyle w:val="Hyperlink"/>
            <w:noProof/>
          </w:rPr>
          <w:t>Synopsis</w:t>
        </w:r>
        <w:r w:rsidR="00695E5A">
          <w:rPr>
            <w:noProof/>
            <w:webHidden/>
          </w:rPr>
          <w:tab/>
        </w:r>
        <w:r w:rsidR="00695E5A">
          <w:rPr>
            <w:noProof/>
            <w:webHidden/>
          </w:rPr>
          <w:fldChar w:fldCharType="begin"/>
        </w:r>
        <w:r w:rsidR="00695E5A">
          <w:rPr>
            <w:noProof/>
            <w:webHidden/>
          </w:rPr>
          <w:instrText xml:space="preserve"> PAGEREF _Toc231814349 \h </w:instrText>
        </w:r>
        <w:r w:rsidR="00695E5A">
          <w:rPr>
            <w:noProof/>
            <w:webHidden/>
          </w:rPr>
        </w:r>
        <w:r w:rsidR="00695E5A">
          <w:rPr>
            <w:noProof/>
            <w:webHidden/>
          </w:rPr>
          <w:fldChar w:fldCharType="separate"/>
        </w:r>
        <w:r w:rsidR="004854A5">
          <w:rPr>
            <w:noProof/>
            <w:webHidden/>
          </w:rPr>
          <w:t>1</w:t>
        </w:r>
        <w:r w:rsidR="00695E5A">
          <w:rPr>
            <w:noProof/>
            <w:webHidden/>
          </w:rPr>
          <w:fldChar w:fldCharType="end"/>
        </w:r>
      </w:hyperlink>
    </w:p>
    <w:p w14:paraId="051903C0" w14:textId="18B7609B"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50" w:history="1">
        <w:r w:rsidRPr="00BF4C33">
          <w:rPr>
            <w:rStyle w:val="Hyperlink"/>
            <w:noProof/>
          </w:rPr>
          <w:t>Contents</w:t>
        </w:r>
        <w:r>
          <w:rPr>
            <w:noProof/>
            <w:webHidden/>
          </w:rPr>
          <w:tab/>
        </w:r>
        <w:r>
          <w:rPr>
            <w:noProof/>
            <w:webHidden/>
          </w:rPr>
          <w:fldChar w:fldCharType="begin"/>
        </w:r>
        <w:r>
          <w:rPr>
            <w:noProof/>
            <w:webHidden/>
          </w:rPr>
          <w:instrText xml:space="preserve"> PAGEREF _Toc231814350 \h </w:instrText>
        </w:r>
        <w:r>
          <w:rPr>
            <w:noProof/>
            <w:webHidden/>
          </w:rPr>
        </w:r>
        <w:r>
          <w:rPr>
            <w:noProof/>
            <w:webHidden/>
          </w:rPr>
          <w:fldChar w:fldCharType="separate"/>
        </w:r>
        <w:r w:rsidR="004854A5">
          <w:rPr>
            <w:noProof/>
            <w:webHidden/>
          </w:rPr>
          <w:t>3</w:t>
        </w:r>
        <w:r>
          <w:rPr>
            <w:noProof/>
            <w:webHidden/>
          </w:rPr>
          <w:fldChar w:fldCharType="end"/>
        </w:r>
      </w:hyperlink>
    </w:p>
    <w:p w14:paraId="2BB19E04" w14:textId="3A8D5829" w:rsidR="00695E5A" w:rsidRDefault="00695E5A">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1814351" w:history="1">
        <w:r w:rsidRPr="00BF4C33">
          <w:rPr>
            <w:rStyle w:val="Hyperlink"/>
            <w:noProof/>
          </w:rPr>
          <w:t>Background</w:t>
        </w:r>
        <w:r>
          <w:rPr>
            <w:noProof/>
            <w:webHidden/>
          </w:rPr>
          <w:tab/>
        </w:r>
        <w:r>
          <w:rPr>
            <w:noProof/>
            <w:webHidden/>
          </w:rPr>
          <w:fldChar w:fldCharType="begin"/>
        </w:r>
        <w:r>
          <w:rPr>
            <w:noProof/>
            <w:webHidden/>
          </w:rPr>
          <w:instrText xml:space="preserve"> PAGEREF _Toc231814351 \h </w:instrText>
        </w:r>
        <w:r>
          <w:rPr>
            <w:noProof/>
            <w:webHidden/>
          </w:rPr>
        </w:r>
        <w:r>
          <w:rPr>
            <w:noProof/>
            <w:webHidden/>
          </w:rPr>
          <w:fldChar w:fldCharType="separate"/>
        </w:r>
        <w:r w:rsidR="004854A5">
          <w:rPr>
            <w:noProof/>
            <w:webHidden/>
          </w:rPr>
          <w:t>5</w:t>
        </w:r>
        <w:r>
          <w:rPr>
            <w:noProof/>
            <w:webHidden/>
          </w:rPr>
          <w:fldChar w:fldCharType="end"/>
        </w:r>
      </w:hyperlink>
    </w:p>
    <w:p w14:paraId="5807BAF2" w14:textId="3CD24630" w:rsidR="00695E5A" w:rsidRDefault="00695E5A">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1814352" w:history="1">
        <w:r w:rsidRPr="00BF4C33">
          <w:rPr>
            <w:rStyle w:val="Hyperlink"/>
            <w:noProof/>
          </w:rPr>
          <w:t>Context</w:t>
        </w:r>
        <w:r>
          <w:rPr>
            <w:noProof/>
            <w:webHidden/>
          </w:rPr>
          <w:tab/>
        </w:r>
        <w:r>
          <w:rPr>
            <w:noProof/>
            <w:webHidden/>
          </w:rPr>
          <w:fldChar w:fldCharType="begin"/>
        </w:r>
        <w:r>
          <w:rPr>
            <w:noProof/>
            <w:webHidden/>
          </w:rPr>
          <w:instrText xml:space="preserve"> PAGEREF _Toc231814352 \h </w:instrText>
        </w:r>
        <w:r>
          <w:rPr>
            <w:noProof/>
            <w:webHidden/>
          </w:rPr>
        </w:r>
        <w:r>
          <w:rPr>
            <w:noProof/>
            <w:webHidden/>
          </w:rPr>
          <w:fldChar w:fldCharType="separate"/>
        </w:r>
        <w:r w:rsidR="004854A5">
          <w:rPr>
            <w:noProof/>
            <w:webHidden/>
          </w:rPr>
          <w:t>5</w:t>
        </w:r>
        <w:r>
          <w:rPr>
            <w:noProof/>
            <w:webHidden/>
          </w:rPr>
          <w:fldChar w:fldCharType="end"/>
        </w:r>
      </w:hyperlink>
    </w:p>
    <w:p w14:paraId="3B9BB84C" w14:textId="20C32D41" w:rsidR="00695E5A" w:rsidRDefault="00695E5A">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1814353" w:history="1">
        <w:r w:rsidRPr="00BF4C33">
          <w:rPr>
            <w:rStyle w:val="Hyperlink"/>
            <w:noProof/>
          </w:rPr>
          <w:t>Scope</w:t>
        </w:r>
        <w:r>
          <w:rPr>
            <w:noProof/>
            <w:webHidden/>
          </w:rPr>
          <w:tab/>
        </w:r>
        <w:r>
          <w:rPr>
            <w:noProof/>
            <w:webHidden/>
          </w:rPr>
          <w:fldChar w:fldCharType="begin"/>
        </w:r>
        <w:r>
          <w:rPr>
            <w:noProof/>
            <w:webHidden/>
          </w:rPr>
          <w:instrText xml:space="preserve"> PAGEREF _Toc231814353 \h </w:instrText>
        </w:r>
        <w:r>
          <w:rPr>
            <w:noProof/>
            <w:webHidden/>
          </w:rPr>
        </w:r>
        <w:r>
          <w:rPr>
            <w:noProof/>
            <w:webHidden/>
          </w:rPr>
          <w:fldChar w:fldCharType="separate"/>
        </w:r>
        <w:r w:rsidR="004854A5">
          <w:rPr>
            <w:noProof/>
            <w:webHidden/>
          </w:rPr>
          <w:t>6</w:t>
        </w:r>
        <w:r>
          <w:rPr>
            <w:noProof/>
            <w:webHidden/>
          </w:rPr>
          <w:fldChar w:fldCharType="end"/>
        </w:r>
      </w:hyperlink>
    </w:p>
    <w:p w14:paraId="5FFA020A" w14:textId="308ACB72" w:rsidR="00695E5A" w:rsidRDefault="00695E5A">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1814354" w:history="1">
        <w:r w:rsidRPr="00BF4C33">
          <w:rPr>
            <w:rStyle w:val="Hyperlink"/>
            <w:noProof/>
          </w:rPr>
          <w:t>Core Modelling Principles</w:t>
        </w:r>
        <w:r>
          <w:rPr>
            <w:noProof/>
            <w:webHidden/>
          </w:rPr>
          <w:tab/>
        </w:r>
        <w:r>
          <w:rPr>
            <w:noProof/>
            <w:webHidden/>
          </w:rPr>
          <w:fldChar w:fldCharType="begin"/>
        </w:r>
        <w:r>
          <w:rPr>
            <w:noProof/>
            <w:webHidden/>
          </w:rPr>
          <w:instrText xml:space="preserve"> PAGEREF _Toc231814354 \h </w:instrText>
        </w:r>
        <w:r>
          <w:rPr>
            <w:noProof/>
            <w:webHidden/>
          </w:rPr>
        </w:r>
        <w:r>
          <w:rPr>
            <w:noProof/>
            <w:webHidden/>
          </w:rPr>
          <w:fldChar w:fldCharType="separate"/>
        </w:r>
        <w:r w:rsidR="004854A5">
          <w:rPr>
            <w:noProof/>
            <w:webHidden/>
          </w:rPr>
          <w:t>6</w:t>
        </w:r>
        <w:r>
          <w:rPr>
            <w:noProof/>
            <w:webHidden/>
          </w:rPr>
          <w:fldChar w:fldCharType="end"/>
        </w:r>
      </w:hyperlink>
    </w:p>
    <w:p w14:paraId="152D2FF3" w14:textId="6C6BF1C5"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55" w:history="1">
        <w:r w:rsidRPr="00BF4C33">
          <w:rPr>
            <w:rStyle w:val="Hyperlink"/>
            <w:noProof/>
          </w:rPr>
          <w:t>Principle 1: Separation of Conceptual, Logical, and Physical Models</w:t>
        </w:r>
        <w:r>
          <w:rPr>
            <w:noProof/>
            <w:webHidden/>
          </w:rPr>
          <w:tab/>
        </w:r>
        <w:r>
          <w:rPr>
            <w:noProof/>
            <w:webHidden/>
          </w:rPr>
          <w:fldChar w:fldCharType="begin"/>
        </w:r>
        <w:r>
          <w:rPr>
            <w:noProof/>
            <w:webHidden/>
          </w:rPr>
          <w:instrText xml:space="preserve"> PAGEREF _Toc231814355 \h </w:instrText>
        </w:r>
        <w:r>
          <w:rPr>
            <w:noProof/>
            <w:webHidden/>
          </w:rPr>
        </w:r>
        <w:r>
          <w:rPr>
            <w:noProof/>
            <w:webHidden/>
          </w:rPr>
          <w:fldChar w:fldCharType="separate"/>
        </w:r>
        <w:r w:rsidR="004854A5">
          <w:rPr>
            <w:noProof/>
            <w:webHidden/>
          </w:rPr>
          <w:t>7</w:t>
        </w:r>
        <w:r>
          <w:rPr>
            <w:noProof/>
            <w:webHidden/>
          </w:rPr>
          <w:fldChar w:fldCharType="end"/>
        </w:r>
      </w:hyperlink>
    </w:p>
    <w:p w14:paraId="0195297D" w14:textId="69B1A531"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56" w:history="1">
        <w:r w:rsidRPr="00BF4C33">
          <w:rPr>
            <w:rStyle w:val="Hyperlink"/>
            <w:noProof/>
          </w:rPr>
          <w:t>Principle 2: Bounded Contexts Within Each Tier</w:t>
        </w:r>
        <w:r>
          <w:rPr>
            <w:noProof/>
            <w:webHidden/>
          </w:rPr>
          <w:tab/>
        </w:r>
        <w:r>
          <w:rPr>
            <w:noProof/>
            <w:webHidden/>
          </w:rPr>
          <w:fldChar w:fldCharType="begin"/>
        </w:r>
        <w:r>
          <w:rPr>
            <w:noProof/>
            <w:webHidden/>
          </w:rPr>
          <w:instrText xml:space="preserve"> PAGEREF _Toc231814356 \h </w:instrText>
        </w:r>
        <w:r>
          <w:rPr>
            <w:noProof/>
            <w:webHidden/>
          </w:rPr>
        </w:r>
        <w:r>
          <w:rPr>
            <w:noProof/>
            <w:webHidden/>
          </w:rPr>
          <w:fldChar w:fldCharType="separate"/>
        </w:r>
        <w:r w:rsidR="004854A5">
          <w:rPr>
            <w:noProof/>
            <w:webHidden/>
          </w:rPr>
          <w:t>8</w:t>
        </w:r>
        <w:r>
          <w:rPr>
            <w:noProof/>
            <w:webHidden/>
          </w:rPr>
          <w:fldChar w:fldCharType="end"/>
        </w:r>
      </w:hyperlink>
    </w:p>
    <w:p w14:paraId="52655A54" w14:textId="46E7496E"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57" w:history="1">
        <w:r w:rsidRPr="00BF4C33">
          <w:rPr>
            <w:rStyle w:val="Hyperlink"/>
            <w:noProof/>
          </w:rPr>
          <w:t>Principle 3: Separation of Enduring and Contextual Structures</w:t>
        </w:r>
        <w:r>
          <w:rPr>
            <w:noProof/>
            <w:webHidden/>
          </w:rPr>
          <w:tab/>
        </w:r>
        <w:r>
          <w:rPr>
            <w:noProof/>
            <w:webHidden/>
          </w:rPr>
          <w:fldChar w:fldCharType="begin"/>
        </w:r>
        <w:r>
          <w:rPr>
            <w:noProof/>
            <w:webHidden/>
          </w:rPr>
          <w:instrText xml:space="preserve"> PAGEREF _Toc231814357 \h </w:instrText>
        </w:r>
        <w:r>
          <w:rPr>
            <w:noProof/>
            <w:webHidden/>
          </w:rPr>
        </w:r>
        <w:r>
          <w:rPr>
            <w:noProof/>
            <w:webHidden/>
          </w:rPr>
          <w:fldChar w:fldCharType="separate"/>
        </w:r>
        <w:r w:rsidR="004854A5">
          <w:rPr>
            <w:noProof/>
            <w:webHidden/>
          </w:rPr>
          <w:t>9</w:t>
        </w:r>
        <w:r>
          <w:rPr>
            <w:noProof/>
            <w:webHidden/>
          </w:rPr>
          <w:fldChar w:fldCharType="end"/>
        </w:r>
      </w:hyperlink>
    </w:p>
    <w:p w14:paraId="15473205" w14:textId="38DC018F"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58" w:history="1">
        <w:r w:rsidRPr="00BF4C33">
          <w:rPr>
            <w:rStyle w:val="Hyperlink"/>
            <w:noProof/>
          </w:rPr>
          <w:t>Principle 4: Prefer Enduring Core Structures Over Premature Domain Specificity</w:t>
        </w:r>
        <w:r>
          <w:rPr>
            <w:noProof/>
            <w:webHidden/>
          </w:rPr>
          <w:tab/>
        </w:r>
        <w:r>
          <w:rPr>
            <w:noProof/>
            <w:webHidden/>
          </w:rPr>
          <w:fldChar w:fldCharType="begin"/>
        </w:r>
        <w:r>
          <w:rPr>
            <w:noProof/>
            <w:webHidden/>
          </w:rPr>
          <w:instrText xml:space="preserve"> PAGEREF _Toc231814358 \h </w:instrText>
        </w:r>
        <w:r>
          <w:rPr>
            <w:noProof/>
            <w:webHidden/>
          </w:rPr>
        </w:r>
        <w:r>
          <w:rPr>
            <w:noProof/>
            <w:webHidden/>
          </w:rPr>
          <w:fldChar w:fldCharType="separate"/>
        </w:r>
        <w:r w:rsidR="004854A5">
          <w:rPr>
            <w:noProof/>
            <w:webHidden/>
          </w:rPr>
          <w:t>9</w:t>
        </w:r>
        <w:r>
          <w:rPr>
            <w:noProof/>
            <w:webHidden/>
          </w:rPr>
          <w:fldChar w:fldCharType="end"/>
        </w:r>
      </w:hyperlink>
    </w:p>
    <w:p w14:paraId="67569F2A" w14:textId="0D061038" w:rsidR="00695E5A" w:rsidRDefault="00695E5A">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1814359" w:history="1">
        <w:r w:rsidRPr="00BF4C33">
          <w:rPr>
            <w:rStyle w:val="Hyperlink"/>
            <w:noProof/>
          </w:rPr>
          <w:t>Modelling Responsibilities Across Roles</w:t>
        </w:r>
        <w:r>
          <w:rPr>
            <w:noProof/>
            <w:webHidden/>
          </w:rPr>
          <w:tab/>
        </w:r>
        <w:r>
          <w:rPr>
            <w:noProof/>
            <w:webHidden/>
          </w:rPr>
          <w:fldChar w:fldCharType="begin"/>
        </w:r>
        <w:r>
          <w:rPr>
            <w:noProof/>
            <w:webHidden/>
          </w:rPr>
          <w:instrText xml:space="preserve"> PAGEREF _Toc231814359 \h </w:instrText>
        </w:r>
        <w:r>
          <w:rPr>
            <w:noProof/>
            <w:webHidden/>
          </w:rPr>
        </w:r>
        <w:r>
          <w:rPr>
            <w:noProof/>
            <w:webHidden/>
          </w:rPr>
          <w:fldChar w:fldCharType="separate"/>
        </w:r>
        <w:r w:rsidR="004854A5">
          <w:rPr>
            <w:noProof/>
            <w:webHidden/>
          </w:rPr>
          <w:t>10</w:t>
        </w:r>
        <w:r>
          <w:rPr>
            <w:noProof/>
            <w:webHidden/>
          </w:rPr>
          <w:fldChar w:fldCharType="end"/>
        </w:r>
      </w:hyperlink>
    </w:p>
    <w:p w14:paraId="0124F4B0" w14:textId="0D7AF824"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60" w:history="1">
        <w:r w:rsidRPr="00BF4C33">
          <w:rPr>
            <w:rStyle w:val="Hyperlink"/>
            <w:noProof/>
          </w:rPr>
          <w:t>Business Analysts</w:t>
        </w:r>
        <w:r>
          <w:rPr>
            <w:noProof/>
            <w:webHidden/>
          </w:rPr>
          <w:tab/>
        </w:r>
        <w:r>
          <w:rPr>
            <w:noProof/>
            <w:webHidden/>
          </w:rPr>
          <w:fldChar w:fldCharType="begin"/>
        </w:r>
        <w:r>
          <w:rPr>
            <w:noProof/>
            <w:webHidden/>
          </w:rPr>
          <w:instrText xml:space="preserve"> PAGEREF _Toc231814360 \h </w:instrText>
        </w:r>
        <w:r>
          <w:rPr>
            <w:noProof/>
            <w:webHidden/>
          </w:rPr>
        </w:r>
        <w:r>
          <w:rPr>
            <w:noProof/>
            <w:webHidden/>
          </w:rPr>
          <w:fldChar w:fldCharType="separate"/>
        </w:r>
        <w:r w:rsidR="004854A5">
          <w:rPr>
            <w:noProof/>
            <w:webHidden/>
          </w:rPr>
          <w:t>10</w:t>
        </w:r>
        <w:r>
          <w:rPr>
            <w:noProof/>
            <w:webHidden/>
          </w:rPr>
          <w:fldChar w:fldCharType="end"/>
        </w:r>
      </w:hyperlink>
    </w:p>
    <w:p w14:paraId="01CBC308" w14:textId="7C41B228"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61" w:history="1">
        <w:r w:rsidRPr="00BF4C33">
          <w:rPr>
            <w:rStyle w:val="Hyperlink"/>
            <w:noProof/>
          </w:rPr>
          <w:t>Architects</w:t>
        </w:r>
        <w:r>
          <w:rPr>
            <w:noProof/>
            <w:webHidden/>
          </w:rPr>
          <w:tab/>
        </w:r>
        <w:r>
          <w:rPr>
            <w:noProof/>
            <w:webHidden/>
          </w:rPr>
          <w:fldChar w:fldCharType="begin"/>
        </w:r>
        <w:r>
          <w:rPr>
            <w:noProof/>
            <w:webHidden/>
          </w:rPr>
          <w:instrText xml:space="preserve"> PAGEREF _Toc231814361 \h </w:instrText>
        </w:r>
        <w:r>
          <w:rPr>
            <w:noProof/>
            <w:webHidden/>
          </w:rPr>
        </w:r>
        <w:r>
          <w:rPr>
            <w:noProof/>
            <w:webHidden/>
          </w:rPr>
          <w:fldChar w:fldCharType="separate"/>
        </w:r>
        <w:r w:rsidR="004854A5">
          <w:rPr>
            <w:noProof/>
            <w:webHidden/>
          </w:rPr>
          <w:t>11</w:t>
        </w:r>
        <w:r>
          <w:rPr>
            <w:noProof/>
            <w:webHidden/>
          </w:rPr>
          <w:fldChar w:fldCharType="end"/>
        </w:r>
      </w:hyperlink>
    </w:p>
    <w:p w14:paraId="0105BB24" w14:textId="5D94E493"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62" w:history="1">
        <w:r w:rsidRPr="00BF4C33">
          <w:rPr>
            <w:rStyle w:val="Hyperlink"/>
            <w:noProof/>
          </w:rPr>
          <w:t>Developers</w:t>
        </w:r>
        <w:r>
          <w:rPr>
            <w:noProof/>
            <w:webHidden/>
          </w:rPr>
          <w:tab/>
        </w:r>
        <w:r>
          <w:rPr>
            <w:noProof/>
            <w:webHidden/>
          </w:rPr>
          <w:fldChar w:fldCharType="begin"/>
        </w:r>
        <w:r>
          <w:rPr>
            <w:noProof/>
            <w:webHidden/>
          </w:rPr>
          <w:instrText xml:space="preserve"> PAGEREF _Toc231814362 \h </w:instrText>
        </w:r>
        <w:r>
          <w:rPr>
            <w:noProof/>
            <w:webHidden/>
          </w:rPr>
        </w:r>
        <w:r>
          <w:rPr>
            <w:noProof/>
            <w:webHidden/>
          </w:rPr>
          <w:fldChar w:fldCharType="separate"/>
        </w:r>
        <w:r w:rsidR="004854A5">
          <w:rPr>
            <w:noProof/>
            <w:webHidden/>
          </w:rPr>
          <w:t>11</w:t>
        </w:r>
        <w:r>
          <w:rPr>
            <w:noProof/>
            <w:webHidden/>
          </w:rPr>
          <w:fldChar w:fldCharType="end"/>
        </w:r>
      </w:hyperlink>
    </w:p>
    <w:p w14:paraId="53E8F9A7" w14:textId="4F0C6A97"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63" w:history="1">
        <w:r w:rsidRPr="00BF4C33">
          <w:rPr>
            <w:rStyle w:val="Hyperlink"/>
            <w:noProof/>
          </w:rPr>
          <w:t>Testers</w:t>
        </w:r>
        <w:r>
          <w:rPr>
            <w:noProof/>
            <w:webHidden/>
          </w:rPr>
          <w:tab/>
        </w:r>
        <w:r>
          <w:rPr>
            <w:noProof/>
            <w:webHidden/>
          </w:rPr>
          <w:fldChar w:fldCharType="begin"/>
        </w:r>
        <w:r>
          <w:rPr>
            <w:noProof/>
            <w:webHidden/>
          </w:rPr>
          <w:instrText xml:space="preserve"> PAGEREF _Toc231814363 \h </w:instrText>
        </w:r>
        <w:r>
          <w:rPr>
            <w:noProof/>
            <w:webHidden/>
          </w:rPr>
        </w:r>
        <w:r>
          <w:rPr>
            <w:noProof/>
            <w:webHidden/>
          </w:rPr>
          <w:fldChar w:fldCharType="separate"/>
        </w:r>
        <w:r w:rsidR="004854A5">
          <w:rPr>
            <w:noProof/>
            <w:webHidden/>
          </w:rPr>
          <w:t>12</w:t>
        </w:r>
        <w:r>
          <w:rPr>
            <w:noProof/>
            <w:webHidden/>
          </w:rPr>
          <w:fldChar w:fldCharType="end"/>
        </w:r>
      </w:hyperlink>
    </w:p>
    <w:p w14:paraId="2BBE5541" w14:textId="2BCF73AE" w:rsidR="00695E5A" w:rsidRDefault="00695E5A">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1814364" w:history="1">
        <w:r w:rsidRPr="00BF4C33">
          <w:rPr>
            <w:rStyle w:val="Hyperlink"/>
            <w:noProof/>
          </w:rPr>
          <w:t>Consequences of Not Applying these Principles</w:t>
        </w:r>
        <w:r>
          <w:rPr>
            <w:noProof/>
            <w:webHidden/>
          </w:rPr>
          <w:tab/>
        </w:r>
        <w:r>
          <w:rPr>
            <w:noProof/>
            <w:webHidden/>
          </w:rPr>
          <w:fldChar w:fldCharType="begin"/>
        </w:r>
        <w:r>
          <w:rPr>
            <w:noProof/>
            <w:webHidden/>
          </w:rPr>
          <w:instrText xml:space="preserve"> PAGEREF _Toc231814364 \h </w:instrText>
        </w:r>
        <w:r>
          <w:rPr>
            <w:noProof/>
            <w:webHidden/>
          </w:rPr>
        </w:r>
        <w:r>
          <w:rPr>
            <w:noProof/>
            <w:webHidden/>
          </w:rPr>
          <w:fldChar w:fldCharType="separate"/>
        </w:r>
        <w:r w:rsidR="004854A5">
          <w:rPr>
            <w:noProof/>
            <w:webHidden/>
          </w:rPr>
          <w:t>12</w:t>
        </w:r>
        <w:r>
          <w:rPr>
            <w:noProof/>
            <w:webHidden/>
          </w:rPr>
          <w:fldChar w:fldCharType="end"/>
        </w:r>
      </w:hyperlink>
    </w:p>
    <w:p w14:paraId="3FD96EDD" w14:textId="07EE6D93"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65" w:history="1">
        <w:r w:rsidRPr="00BF4C33">
          <w:rPr>
            <w:rStyle w:val="Hyperlink"/>
            <w:noProof/>
          </w:rPr>
          <w:t>Structural Brittleness</w:t>
        </w:r>
        <w:r>
          <w:rPr>
            <w:noProof/>
            <w:webHidden/>
          </w:rPr>
          <w:tab/>
        </w:r>
        <w:r>
          <w:rPr>
            <w:noProof/>
            <w:webHidden/>
          </w:rPr>
          <w:fldChar w:fldCharType="begin"/>
        </w:r>
        <w:r>
          <w:rPr>
            <w:noProof/>
            <w:webHidden/>
          </w:rPr>
          <w:instrText xml:space="preserve"> PAGEREF _Toc231814365 \h </w:instrText>
        </w:r>
        <w:r>
          <w:rPr>
            <w:noProof/>
            <w:webHidden/>
          </w:rPr>
        </w:r>
        <w:r>
          <w:rPr>
            <w:noProof/>
            <w:webHidden/>
          </w:rPr>
          <w:fldChar w:fldCharType="separate"/>
        </w:r>
        <w:r w:rsidR="004854A5">
          <w:rPr>
            <w:noProof/>
            <w:webHidden/>
          </w:rPr>
          <w:t>12</w:t>
        </w:r>
        <w:r>
          <w:rPr>
            <w:noProof/>
            <w:webHidden/>
          </w:rPr>
          <w:fldChar w:fldCharType="end"/>
        </w:r>
      </w:hyperlink>
    </w:p>
    <w:p w14:paraId="137EDC5F" w14:textId="3FDA895C"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66" w:history="1">
        <w:r w:rsidRPr="00BF4C33">
          <w:rPr>
            <w:rStyle w:val="Hyperlink"/>
            <w:noProof/>
          </w:rPr>
          <w:t>Suppressed Change and Rising Cost</w:t>
        </w:r>
        <w:r>
          <w:rPr>
            <w:noProof/>
            <w:webHidden/>
          </w:rPr>
          <w:tab/>
        </w:r>
        <w:r>
          <w:rPr>
            <w:noProof/>
            <w:webHidden/>
          </w:rPr>
          <w:fldChar w:fldCharType="begin"/>
        </w:r>
        <w:r>
          <w:rPr>
            <w:noProof/>
            <w:webHidden/>
          </w:rPr>
          <w:instrText xml:space="preserve"> PAGEREF _Toc231814366 \h </w:instrText>
        </w:r>
        <w:r>
          <w:rPr>
            <w:noProof/>
            <w:webHidden/>
          </w:rPr>
        </w:r>
        <w:r>
          <w:rPr>
            <w:noProof/>
            <w:webHidden/>
          </w:rPr>
          <w:fldChar w:fldCharType="separate"/>
        </w:r>
        <w:r w:rsidR="004854A5">
          <w:rPr>
            <w:noProof/>
            <w:webHidden/>
          </w:rPr>
          <w:t>12</w:t>
        </w:r>
        <w:r>
          <w:rPr>
            <w:noProof/>
            <w:webHidden/>
          </w:rPr>
          <w:fldChar w:fldCharType="end"/>
        </w:r>
      </w:hyperlink>
    </w:p>
    <w:p w14:paraId="04D8D1F3" w14:textId="327D5B37"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67" w:history="1">
        <w:r w:rsidRPr="00BF4C33">
          <w:rPr>
            <w:rStyle w:val="Hyperlink"/>
            <w:noProof/>
          </w:rPr>
          <w:t>Historical Distortion</w:t>
        </w:r>
        <w:r>
          <w:rPr>
            <w:noProof/>
            <w:webHidden/>
          </w:rPr>
          <w:tab/>
        </w:r>
        <w:r>
          <w:rPr>
            <w:noProof/>
            <w:webHidden/>
          </w:rPr>
          <w:fldChar w:fldCharType="begin"/>
        </w:r>
        <w:r>
          <w:rPr>
            <w:noProof/>
            <w:webHidden/>
          </w:rPr>
          <w:instrText xml:space="preserve"> PAGEREF _Toc231814367 \h </w:instrText>
        </w:r>
        <w:r>
          <w:rPr>
            <w:noProof/>
            <w:webHidden/>
          </w:rPr>
        </w:r>
        <w:r>
          <w:rPr>
            <w:noProof/>
            <w:webHidden/>
          </w:rPr>
          <w:fldChar w:fldCharType="separate"/>
        </w:r>
        <w:r w:rsidR="004854A5">
          <w:rPr>
            <w:noProof/>
            <w:webHidden/>
          </w:rPr>
          <w:t>13</w:t>
        </w:r>
        <w:r>
          <w:rPr>
            <w:noProof/>
            <w:webHidden/>
          </w:rPr>
          <w:fldChar w:fldCharType="end"/>
        </w:r>
      </w:hyperlink>
    </w:p>
    <w:p w14:paraId="0CFB1BEA" w14:textId="70169316"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68" w:history="1">
        <w:r w:rsidRPr="00BF4C33">
          <w:rPr>
            <w:rStyle w:val="Hyperlink"/>
            <w:noProof/>
          </w:rPr>
          <w:t>Inefficient Data Access and Solution Shape</w:t>
        </w:r>
        <w:r>
          <w:rPr>
            <w:noProof/>
            <w:webHidden/>
          </w:rPr>
          <w:tab/>
        </w:r>
        <w:r>
          <w:rPr>
            <w:noProof/>
            <w:webHidden/>
          </w:rPr>
          <w:fldChar w:fldCharType="begin"/>
        </w:r>
        <w:r>
          <w:rPr>
            <w:noProof/>
            <w:webHidden/>
          </w:rPr>
          <w:instrText xml:space="preserve"> PAGEREF _Toc231814368 \h </w:instrText>
        </w:r>
        <w:r>
          <w:rPr>
            <w:noProof/>
            <w:webHidden/>
          </w:rPr>
        </w:r>
        <w:r>
          <w:rPr>
            <w:noProof/>
            <w:webHidden/>
          </w:rPr>
          <w:fldChar w:fldCharType="separate"/>
        </w:r>
        <w:r w:rsidR="004854A5">
          <w:rPr>
            <w:noProof/>
            <w:webHidden/>
          </w:rPr>
          <w:t>13</w:t>
        </w:r>
        <w:r>
          <w:rPr>
            <w:noProof/>
            <w:webHidden/>
          </w:rPr>
          <w:fldChar w:fldCharType="end"/>
        </w:r>
      </w:hyperlink>
    </w:p>
    <w:p w14:paraId="186AA22C" w14:textId="63F86753"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69" w:history="1">
        <w:r w:rsidRPr="00BF4C33">
          <w:rPr>
            <w:rStyle w:val="Hyperlink"/>
            <w:noProof/>
          </w:rPr>
          <w:t>Performance Degradation and Technical Compensation</w:t>
        </w:r>
        <w:r>
          <w:rPr>
            <w:noProof/>
            <w:webHidden/>
          </w:rPr>
          <w:tab/>
        </w:r>
        <w:r>
          <w:rPr>
            <w:noProof/>
            <w:webHidden/>
          </w:rPr>
          <w:fldChar w:fldCharType="begin"/>
        </w:r>
        <w:r>
          <w:rPr>
            <w:noProof/>
            <w:webHidden/>
          </w:rPr>
          <w:instrText xml:space="preserve"> PAGEREF _Toc231814369 \h </w:instrText>
        </w:r>
        <w:r>
          <w:rPr>
            <w:noProof/>
            <w:webHidden/>
          </w:rPr>
        </w:r>
        <w:r>
          <w:rPr>
            <w:noProof/>
            <w:webHidden/>
          </w:rPr>
          <w:fldChar w:fldCharType="separate"/>
        </w:r>
        <w:r w:rsidR="004854A5">
          <w:rPr>
            <w:noProof/>
            <w:webHidden/>
          </w:rPr>
          <w:t>14</w:t>
        </w:r>
        <w:r>
          <w:rPr>
            <w:noProof/>
            <w:webHidden/>
          </w:rPr>
          <w:fldChar w:fldCharType="end"/>
        </w:r>
      </w:hyperlink>
    </w:p>
    <w:p w14:paraId="4DDC345F" w14:textId="79412E76"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70" w:history="1">
        <w:r w:rsidRPr="00BF4C33">
          <w:rPr>
            <w:rStyle w:val="Hyperlink"/>
            <w:noProof/>
          </w:rPr>
          <w:t>Technical Compensation and Increasing Complexity</w:t>
        </w:r>
        <w:r>
          <w:rPr>
            <w:noProof/>
            <w:webHidden/>
          </w:rPr>
          <w:tab/>
        </w:r>
        <w:r>
          <w:rPr>
            <w:noProof/>
            <w:webHidden/>
          </w:rPr>
          <w:fldChar w:fldCharType="begin"/>
        </w:r>
        <w:r>
          <w:rPr>
            <w:noProof/>
            <w:webHidden/>
          </w:rPr>
          <w:instrText xml:space="preserve"> PAGEREF _Toc231814370 \h </w:instrText>
        </w:r>
        <w:r>
          <w:rPr>
            <w:noProof/>
            <w:webHidden/>
          </w:rPr>
        </w:r>
        <w:r>
          <w:rPr>
            <w:noProof/>
            <w:webHidden/>
          </w:rPr>
          <w:fldChar w:fldCharType="separate"/>
        </w:r>
        <w:r w:rsidR="004854A5">
          <w:rPr>
            <w:noProof/>
            <w:webHidden/>
          </w:rPr>
          <w:t>14</w:t>
        </w:r>
        <w:r>
          <w:rPr>
            <w:noProof/>
            <w:webHidden/>
          </w:rPr>
          <w:fldChar w:fldCharType="end"/>
        </w:r>
      </w:hyperlink>
    </w:p>
    <w:p w14:paraId="13D1F7CE" w14:textId="3F63447B"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71" w:history="1">
        <w:r w:rsidRPr="00BF4C33">
          <w:rPr>
            <w:rStyle w:val="Hyperlink"/>
            <w:noProof/>
          </w:rPr>
          <w:t>Constrained and Risky Change Delivery</w:t>
        </w:r>
        <w:r>
          <w:rPr>
            <w:noProof/>
            <w:webHidden/>
          </w:rPr>
          <w:tab/>
        </w:r>
        <w:r>
          <w:rPr>
            <w:noProof/>
            <w:webHidden/>
          </w:rPr>
          <w:fldChar w:fldCharType="begin"/>
        </w:r>
        <w:r>
          <w:rPr>
            <w:noProof/>
            <w:webHidden/>
          </w:rPr>
          <w:instrText xml:space="preserve"> PAGEREF _Toc231814371 \h </w:instrText>
        </w:r>
        <w:r>
          <w:rPr>
            <w:noProof/>
            <w:webHidden/>
          </w:rPr>
        </w:r>
        <w:r>
          <w:rPr>
            <w:noProof/>
            <w:webHidden/>
          </w:rPr>
          <w:fldChar w:fldCharType="separate"/>
        </w:r>
        <w:r w:rsidR="004854A5">
          <w:rPr>
            <w:noProof/>
            <w:webHidden/>
          </w:rPr>
          <w:t>14</w:t>
        </w:r>
        <w:r>
          <w:rPr>
            <w:noProof/>
            <w:webHidden/>
          </w:rPr>
          <w:fldChar w:fldCharType="end"/>
        </w:r>
      </w:hyperlink>
    </w:p>
    <w:p w14:paraId="791C64C3" w14:textId="780055A6"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72" w:history="1">
        <w:r w:rsidRPr="00BF4C33">
          <w:rPr>
            <w:rStyle w:val="Hyperlink"/>
            <w:noProof/>
          </w:rPr>
          <w:t>Misalignment between Business and System</w:t>
        </w:r>
        <w:r>
          <w:rPr>
            <w:noProof/>
            <w:webHidden/>
          </w:rPr>
          <w:tab/>
        </w:r>
        <w:r>
          <w:rPr>
            <w:noProof/>
            <w:webHidden/>
          </w:rPr>
          <w:fldChar w:fldCharType="begin"/>
        </w:r>
        <w:r>
          <w:rPr>
            <w:noProof/>
            <w:webHidden/>
          </w:rPr>
          <w:instrText xml:space="preserve"> PAGEREF _Toc231814372 \h </w:instrText>
        </w:r>
        <w:r>
          <w:rPr>
            <w:noProof/>
            <w:webHidden/>
          </w:rPr>
        </w:r>
        <w:r>
          <w:rPr>
            <w:noProof/>
            <w:webHidden/>
          </w:rPr>
          <w:fldChar w:fldCharType="separate"/>
        </w:r>
        <w:r w:rsidR="004854A5">
          <w:rPr>
            <w:noProof/>
            <w:webHidden/>
          </w:rPr>
          <w:t>14</w:t>
        </w:r>
        <w:r>
          <w:rPr>
            <w:noProof/>
            <w:webHidden/>
          </w:rPr>
          <w:fldChar w:fldCharType="end"/>
        </w:r>
      </w:hyperlink>
    </w:p>
    <w:p w14:paraId="51527F41" w14:textId="170EECFB" w:rsidR="00695E5A" w:rsidRDefault="00695E5A">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1814373" w:history="1">
        <w:r w:rsidRPr="00BF4C33">
          <w:rPr>
            <w:rStyle w:val="Hyperlink"/>
            <w:noProof/>
          </w:rPr>
          <w:t>Delivery Risks Leading to Modelling Failure</w:t>
        </w:r>
        <w:r>
          <w:rPr>
            <w:noProof/>
            <w:webHidden/>
          </w:rPr>
          <w:tab/>
        </w:r>
        <w:r>
          <w:rPr>
            <w:noProof/>
            <w:webHidden/>
          </w:rPr>
          <w:fldChar w:fldCharType="begin"/>
        </w:r>
        <w:r>
          <w:rPr>
            <w:noProof/>
            <w:webHidden/>
          </w:rPr>
          <w:instrText xml:space="preserve"> PAGEREF _Toc231814373 \h </w:instrText>
        </w:r>
        <w:r>
          <w:rPr>
            <w:noProof/>
            <w:webHidden/>
          </w:rPr>
        </w:r>
        <w:r>
          <w:rPr>
            <w:noProof/>
            <w:webHidden/>
          </w:rPr>
          <w:fldChar w:fldCharType="separate"/>
        </w:r>
        <w:r w:rsidR="004854A5">
          <w:rPr>
            <w:noProof/>
            <w:webHidden/>
          </w:rPr>
          <w:t>15</w:t>
        </w:r>
        <w:r>
          <w:rPr>
            <w:noProof/>
            <w:webHidden/>
          </w:rPr>
          <w:fldChar w:fldCharType="end"/>
        </w:r>
      </w:hyperlink>
    </w:p>
    <w:p w14:paraId="64E8C889" w14:textId="5D4ECC5A"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74" w:history="1">
        <w:r w:rsidRPr="00BF4C33">
          <w:rPr>
            <w:rStyle w:val="Hyperlink"/>
            <w:noProof/>
          </w:rPr>
          <w:t>Issue: reduced schema design capability</w:t>
        </w:r>
        <w:r>
          <w:rPr>
            <w:noProof/>
            <w:webHidden/>
          </w:rPr>
          <w:tab/>
        </w:r>
        <w:r>
          <w:rPr>
            <w:noProof/>
            <w:webHidden/>
          </w:rPr>
          <w:fldChar w:fldCharType="begin"/>
        </w:r>
        <w:r>
          <w:rPr>
            <w:noProof/>
            <w:webHidden/>
          </w:rPr>
          <w:instrText xml:space="preserve"> PAGEREF _Toc231814374 \h </w:instrText>
        </w:r>
        <w:r>
          <w:rPr>
            <w:noProof/>
            <w:webHidden/>
          </w:rPr>
        </w:r>
        <w:r>
          <w:rPr>
            <w:noProof/>
            <w:webHidden/>
          </w:rPr>
          <w:fldChar w:fldCharType="separate"/>
        </w:r>
        <w:r w:rsidR="004854A5">
          <w:rPr>
            <w:noProof/>
            <w:webHidden/>
          </w:rPr>
          <w:t>16</w:t>
        </w:r>
        <w:r>
          <w:rPr>
            <w:noProof/>
            <w:webHidden/>
          </w:rPr>
          <w:fldChar w:fldCharType="end"/>
        </w:r>
      </w:hyperlink>
    </w:p>
    <w:p w14:paraId="51622D80" w14:textId="26517948"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75" w:history="1">
        <w:r w:rsidRPr="00BF4C33">
          <w:rPr>
            <w:rStyle w:val="Hyperlink"/>
            <w:noProof/>
          </w:rPr>
          <w:t>Issue: conceptual work items become de facto design authority</w:t>
        </w:r>
        <w:r>
          <w:rPr>
            <w:noProof/>
            <w:webHidden/>
          </w:rPr>
          <w:tab/>
        </w:r>
        <w:r>
          <w:rPr>
            <w:noProof/>
            <w:webHidden/>
          </w:rPr>
          <w:fldChar w:fldCharType="begin"/>
        </w:r>
        <w:r>
          <w:rPr>
            <w:noProof/>
            <w:webHidden/>
          </w:rPr>
          <w:instrText xml:space="preserve"> PAGEREF _Toc231814375 \h </w:instrText>
        </w:r>
        <w:r>
          <w:rPr>
            <w:noProof/>
            <w:webHidden/>
          </w:rPr>
        </w:r>
        <w:r>
          <w:rPr>
            <w:noProof/>
            <w:webHidden/>
          </w:rPr>
          <w:fldChar w:fldCharType="separate"/>
        </w:r>
        <w:r w:rsidR="004854A5">
          <w:rPr>
            <w:noProof/>
            <w:webHidden/>
          </w:rPr>
          <w:t>16</w:t>
        </w:r>
        <w:r>
          <w:rPr>
            <w:noProof/>
            <w:webHidden/>
          </w:rPr>
          <w:fldChar w:fldCharType="end"/>
        </w:r>
      </w:hyperlink>
    </w:p>
    <w:p w14:paraId="3E785966" w14:textId="13CE5223"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76" w:history="1">
        <w:r w:rsidRPr="00BF4C33">
          <w:rPr>
            <w:rStyle w:val="Hyperlink"/>
            <w:noProof/>
          </w:rPr>
          <w:t>Risk: even sophisticated metadata-driven platforms can combine high cost with low evolvability</w:t>
        </w:r>
        <w:r>
          <w:rPr>
            <w:noProof/>
            <w:webHidden/>
          </w:rPr>
          <w:tab/>
        </w:r>
        <w:r>
          <w:rPr>
            <w:noProof/>
            <w:webHidden/>
          </w:rPr>
          <w:fldChar w:fldCharType="begin"/>
        </w:r>
        <w:r>
          <w:rPr>
            <w:noProof/>
            <w:webHidden/>
          </w:rPr>
          <w:instrText xml:space="preserve"> PAGEREF _Toc231814376 \h </w:instrText>
        </w:r>
        <w:r>
          <w:rPr>
            <w:noProof/>
            <w:webHidden/>
          </w:rPr>
        </w:r>
        <w:r>
          <w:rPr>
            <w:noProof/>
            <w:webHidden/>
          </w:rPr>
          <w:fldChar w:fldCharType="separate"/>
        </w:r>
        <w:r w:rsidR="004854A5">
          <w:rPr>
            <w:noProof/>
            <w:webHidden/>
          </w:rPr>
          <w:t>16</w:t>
        </w:r>
        <w:r>
          <w:rPr>
            <w:noProof/>
            <w:webHidden/>
          </w:rPr>
          <w:fldChar w:fldCharType="end"/>
        </w:r>
      </w:hyperlink>
    </w:p>
    <w:p w14:paraId="2A0A65FD" w14:textId="27ACFB8B"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77" w:history="1">
        <w:r w:rsidRPr="00BF4C33">
          <w:rPr>
            <w:rStyle w:val="Hyperlink"/>
            <w:noProof/>
          </w:rPr>
          <w:t>Risk: low-code platforms accelerate assembly, but obscure durable modelling</w:t>
        </w:r>
        <w:r>
          <w:rPr>
            <w:noProof/>
            <w:webHidden/>
          </w:rPr>
          <w:tab/>
        </w:r>
        <w:r>
          <w:rPr>
            <w:noProof/>
            <w:webHidden/>
          </w:rPr>
          <w:fldChar w:fldCharType="begin"/>
        </w:r>
        <w:r>
          <w:rPr>
            <w:noProof/>
            <w:webHidden/>
          </w:rPr>
          <w:instrText xml:space="preserve"> PAGEREF _Toc231814377 \h </w:instrText>
        </w:r>
        <w:r>
          <w:rPr>
            <w:noProof/>
            <w:webHidden/>
          </w:rPr>
        </w:r>
        <w:r>
          <w:rPr>
            <w:noProof/>
            <w:webHidden/>
          </w:rPr>
          <w:fldChar w:fldCharType="separate"/>
        </w:r>
        <w:r w:rsidR="004854A5">
          <w:rPr>
            <w:noProof/>
            <w:webHidden/>
          </w:rPr>
          <w:t>17</w:t>
        </w:r>
        <w:r>
          <w:rPr>
            <w:noProof/>
            <w:webHidden/>
          </w:rPr>
          <w:fldChar w:fldCharType="end"/>
        </w:r>
      </w:hyperlink>
    </w:p>
    <w:p w14:paraId="6BF75CC5" w14:textId="66207992"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78" w:history="1">
        <w:r w:rsidRPr="00BF4C33">
          <w:rPr>
            <w:rStyle w:val="Hyperlink"/>
            <w:noProof/>
          </w:rPr>
          <w:t>Risk: integration brokering at the edge does not replace internal logical brokering</w:t>
        </w:r>
        <w:r>
          <w:rPr>
            <w:noProof/>
            <w:webHidden/>
          </w:rPr>
          <w:tab/>
        </w:r>
        <w:r>
          <w:rPr>
            <w:noProof/>
            <w:webHidden/>
          </w:rPr>
          <w:fldChar w:fldCharType="begin"/>
        </w:r>
        <w:r>
          <w:rPr>
            <w:noProof/>
            <w:webHidden/>
          </w:rPr>
          <w:instrText xml:space="preserve"> PAGEREF _Toc231814378 \h </w:instrText>
        </w:r>
        <w:r>
          <w:rPr>
            <w:noProof/>
            <w:webHidden/>
          </w:rPr>
        </w:r>
        <w:r>
          <w:rPr>
            <w:noProof/>
            <w:webHidden/>
          </w:rPr>
          <w:fldChar w:fldCharType="separate"/>
        </w:r>
        <w:r w:rsidR="004854A5">
          <w:rPr>
            <w:noProof/>
            <w:webHidden/>
          </w:rPr>
          <w:t>17</w:t>
        </w:r>
        <w:r>
          <w:rPr>
            <w:noProof/>
            <w:webHidden/>
          </w:rPr>
          <w:fldChar w:fldCharType="end"/>
        </w:r>
      </w:hyperlink>
    </w:p>
    <w:p w14:paraId="0BAEE4CF" w14:textId="22689EDC" w:rsidR="00695E5A" w:rsidRDefault="00695E5A">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1814379" w:history="1">
        <w:r w:rsidRPr="00BF4C33">
          <w:rPr>
            <w:rStyle w:val="Hyperlink"/>
            <w:noProof/>
          </w:rPr>
          <w:t>Common Design Patterns (Anti-patterns)</w:t>
        </w:r>
        <w:r>
          <w:rPr>
            <w:noProof/>
            <w:webHidden/>
          </w:rPr>
          <w:tab/>
        </w:r>
        <w:r>
          <w:rPr>
            <w:noProof/>
            <w:webHidden/>
          </w:rPr>
          <w:fldChar w:fldCharType="begin"/>
        </w:r>
        <w:r>
          <w:rPr>
            <w:noProof/>
            <w:webHidden/>
          </w:rPr>
          <w:instrText xml:space="preserve"> PAGEREF _Toc231814379 \h </w:instrText>
        </w:r>
        <w:r>
          <w:rPr>
            <w:noProof/>
            <w:webHidden/>
          </w:rPr>
        </w:r>
        <w:r>
          <w:rPr>
            <w:noProof/>
            <w:webHidden/>
          </w:rPr>
          <w:fldChar w:fldCharType="separate"/>
        </w:r>
        <w:r w:rsidR="004854A5">
          <w:rPr>
            <w:noProof/>
            <w:webHidden/>
          </w:rPr>
          <w:t>18</w:t>
        </w:r>
        <w:r>
          <w:rPr>
            <w:noProof/>
            <w:webHidden/>
          </w:rPr>
          <w:fldChar w:fldCharType="end"/>
        </w:r>
      </w:hyperlink>
    </w:p>
    <w:p w14:paraId="4F8C9AC3" w14:textId="46B3CFED"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80" w:history="1">
        <w:r w:rsidRPr="00BF4C33">
          <w:rPr>
            <w:rStyle w:val="Hyperlink"/>
            <w:noProof/>
          </w:rPr>
          <w:t>Misusing Implementation Guidance as Architecture Guidance</w:t>
        </w:r>
        <w:r>
          <w:rPr>
            <w:noProof/>
            <w:webHidden/>
          </w:rPr>
          <w:tab/>
        </w:r>
        <w:r>
          <w:rPr>
            <w:noProof/>
            <w:webHidden/>
          </w:rPr>
          <w:fldChar w:fldCharType="begin"/>
        </w:r>
        <w:r>
          <w:rPr>
            <w:noProof/>
            <w:webHidden/>
          </w:rPr>
          <w:instrText xml:space="preserve"> PAGEREF _Toc231814380 \h </w:instrText>
        </w:r>
        <w:r>
          <w:rPr>
            <w:noProof/>
            <w:webHidden/>
          </w:rPr>
        </w:r>
        <w:r>
          <w:rPr>
            <w:noProof/>
            <w:webHidden/>
          </w:rPr>
          <w:fldChar w:fldCharType="separate"/>
        </w:r>
        <w:r w:rsidR="004854A5">
          <w:rPr>
            <w:noProof/>
            <w:webHidden/>
          </w:rPr>
          <w:t>18</w:t>
        </w:r>
        <w:r>
          <w:rPr>
            <w:noProof/>
            <w:webHidden/>
          </w:rPr>
          <w:fldChar w:fldCharType="end"/>
        </w:r>
      </w:hyperlink>
    </w:p>
    <w:p w14:paraId="601A0234" w14:textId="5A1AC0AC"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81" w:history="1">
        <w:r w:rsidRPr="00BF4C33">
          <w:rPr>
            <w:rStyle w:val="Hyperlink"/>
            <w:noProof/>
          </w:rPr>
          <w:t>Modelling Directly from Interface Language</w:t>
        </w:r>
        <w:r>
          <w:rPr>
            <w:noProof/>
            <w:webHidden/>
          </w:rPr>
          <w:tab/>
        </w:r>
        <w:r>
          <w:rPr>
            <w:noProof/>
            <w:webHidden/>
          </w:rPr>
          <w:fldChar w:fldCharType="begin"/>
        </w:r>
        <w:r>
          <w:rPr>
            <w:noProof/>
            <w:webHidden/>
          </w:rPr>
          <w:instrText xml:space="preserve"> PAGEREF _Toc231814381 \h </w:instrText>
        </w:r>
        <w:r>
          <w:rPr>
            <w:noProof/>
            <w:webHidden/>
          </w:rPr>
        </w:r>
        <w:r>
          <w:rPr>
            <w:noProof/>
            <w:webHidden/>
          </w:rPr>
          <w:fldChar w:fldCharType="separate"/>
        </w:r>
        <w:r w:rsidR="004854A5">
          <w:rPr>
            <w:noProof/>
            <w:webHidden/>
          </w:rPr>
          <w:t>18</w:t>
        </w:r>
        <w:r>
          <w:rPr>
            <w:noProof/>
            <w:webHidden/>
          </w:rPr>
          <w:fldChar w:fldCharType="end"/>
        </w:r>
      </w:hyperlink>
    </w:p>
    <w:p w14:paraId="60D37D26" w14:textId="1C494E36"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82" w:history="1">
        <w:r w:rsidRPr="00BF4C33">
          <w:rPr>
            <w:rStyle w:val="Hyperlink"/>
            <w:noProof/>
          </w:rPr>
          <w:t>Treating Roles as Enduring Entities</w:t>
        </w:r>
        <w:r>
          <w:rPr>
            <w:noProof/>
            <w:webHidden/>
          </w:rPr>
          <w:tab/>
        </w:r>
        <w:r>
          <w:rPr>
            <w:noProof/>
            <w:webHidden/>
          </w:rPr>
          <w:fldChar w:fldCharType="begin"/>
        </w:r>
        <w:r>
          <w:rPr>
            <w:noProof/>
            <w:webHidden/>
          </w:rPr>
          <w:instrText xml:space="preserve"> PAGEREF _Toc231814382 \h </w:instrText>
        </w:r>
        <w:r>
          <w:rPr>
            <w:noProof/>
            <w:webHidden/>
          </w:rPr>
        </w:r>
        <w:r>
          <w:rPr>
            <w:noProof/>
            <w:webHidden/>
          </w:rPr>
          <w:fldChar w:fldCharType="separate"/>
        </w:r>
        <w:r w:rsidR="004854A5">
          <w:rPr>
            <w:noProof/>
            <w:webHidden/>
          </w:rPr>
          <w:t>18</w:t>
        </w:r>
        <w:r>
          <w:rPr>
            <w:noProof/>
            <w:webHidden/>
          </w:rPr>
          <w:fldChar w:fldCharType="end"/>
        </w:r>
      </w:hyperlink>
    </w:p>
    <w:p w14:paraId="2C75091A" w14:textId="6954F6DE"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83" w:history="1">
        <w:r w:rsidRPr="00BF4C33">
          <w:rPr>
            <w:rStyle w:val="Hyperlink"/>
            <w:noProof/>
          </w:rPr>
          <w:t>Premature Domain-Specific Modelling</w:t>
        </w:r>
        <w:r>
          <w:rPr>
            <w:noProof/>
            <w:webHidden/>
          </w:rPr>
          <w:tab/>
        </w:r>
        <w:r>
          <w:rPr>
            <w:noProof/>
            <w:webHidden/>
          </w:rPr>
          <w:fldChar w:fldCharType="begin"/>
        </w:r>
        <w:r>
          <w:rPr>
            <w:noProof/>
            <w:webHidden/>
          </w:rPr>
          <w:instrText xml:space="preserve"> PAGEREF _Toc231814383 \h </w:instrText>
        </w:r>
        <w:r>
          <w:rPr>
            <w:noProof/>
            <w:webHidden/>
          </w:rPr>
        </w:r>
        <w:r>
          <w:rPr>
            <w:noProof/>
            <w:webHidden/>
          </w:rPr>
          <w:fldChar w:fldCharType="separate"/>
        </w:r>
        <w:r w:rsidR="004854A5">
          <w:rPr>
            <w:noProof/>
            <w:webHidden/>
          </w:rPr>
          <w:t>19</w:t>
        </w:r>
        <w:r>
          <w:rPr>
            <w:noProof/>
            <w:webHidden/>
          </w:rPr>
          <w:fldChar w:fldCharType="end"/>
        </w:r>
      </w:hyperlink>
    </w:p>
    <w:p w14:paraId="20EAEC4F" w14:textId="6C6C5D88"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84" w:history="1">
        <w:r w:rsidRPr="00BF4C33">
          <w:rPr>
            <w:rStyle w:val="Hyperlink"/>
            <w:noProof/>
          </w:rPr>
          <w:t>Collapsing Conceptual and Logical Design</w:t>
        </w:r>
        <w:r>
          <w:rPr>
            <w:noProof/>
            <w:webHidden/>
          </w:rPr>
          <w:tab/>
        </w:r>
        <w:r>
          <w:rPr>
            <w:noProof/>
            <w:webHidden/>
          </w:rPr>
          <w:fldChar w:fldCharType="begin"/>
        </w:r>
        <w:r>
          <w:rPr>
            <w:noProof/>
            <w:webHidden/>
          </w:rPr>
          <w:instrText xml:space="preserve"> PAGEREF _Toc231814384 \h </w:instrText>
        </w:r>
        <w:r>
          <w:rPr>
            <w:noProof/>
            <w:webHidden/>
          </w:rPr>
        </w:r>
        <w:r>
          <w:rPr>
            <w:noProof/>
            <w:webHidden/>
          </w:rPr>
          <w:fldChar w:fldCharType="separate"/>
        </w:r>
        <w:r w:rsidR="004854A5">
          <w:rPr>
            <w:noProof/>
            <w:webHidden/>
          </w:rPr>
          <w:t>19</w:t>
        </w:r>
        <w:r>
          <w:rPr>
            <w:noProof/>
            <w:webHidden/>
          </w:rPr>
          <w:fldChar w:fldCharType="end"/>
        </w:r>
      </w:hyperlink>
    </w:p>
    <w:p w14:paraId="6F785F93" w14:textId="6A4BC241"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85" w:history="1">
        <w:r w:rsidRPr="00BF4C33">
          <w:rPr>
            <w:rStyle w:val="Hyperlink"/>
            <w:noProof/>
          </w:rPr>
          <w:t>Over-reliance on ORM or Platform Conventions</w:t>
        </w:r>
        <w:r>
          <w:rPr>
            <w:noProof/>
            <w:webHidden/>
          </w:rPr>
          <w:tab/>
        </w:r>
        <w:r>
          <w:rPr>
            <w:noProof/>
            <w:webHidden/>
          </w:rPr>
          <w:fldChar w:fldCharType="begin"/>
        </w:r>
        <w:r>
          <w:rPr>
            <w:noProof/>
            <w:webHidden/>
          </w:rPr>
          <w:instrText xml:space="preserve"> PAGEREF _Toc231814385 \h </w:instrText>
        </w:r>
        <w:r>
          <w:rPr>
            <w:noProof/>
            <w:webHidden/>
          </w:rPr>
        </w:r>
        <w:r>
          <w:rPr>
            <w:noProof/>
            <w:webHidden/>
          </w:rPr>
          <w:fldChar w:fldCharType="separate"/>
        </w:r>
        <w:r w:rsidR="004854A5">
          <w:rPr>
            <w:noProof/>
            <w:webHidden/>
          </w:rPr>
          <w:t>19</w:t>
        </w:r>
        <w:r>
          <w:rPr>
            <w:noProof/>
            <w:webHidden/>
          </w:rPr>
          <w:fldChar w:fldCharType="end"/>
        </w:r>
      </w:hyperlink>
    </w:p>
    <w:p w14:paraId="77F7722D" w14:textId="0A623B28"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86" w:history="1">
        <w:r w:rsidRPr="00BF4C33">
          <w:rPr>
            <w:rStyle w:val="Hyperlink"/>
            <w:noProof/>
          </w:rPr>
          <w:t>Incomplete Physical Design Assumptions</w:t>
        </w:r>
        <w:r>
          <w:rPr>
            <w:noProof/>
            <w:webHidden/>
          </w:rPr>
          <w:tab/>
        </w:r>
        <w:r>
          <w:rPr>
            <w:noProof/>
            <w:webHidden/>
          </w:rPr>
          <w:fldChar w:fldCharType="begin"/>
        </w:r>
        <w:r>
          <w:rPr>
            <w:noProof/>
            <w:webHidden/>
          </w:rPr>
          <w:instrText xml:space="preserve"> PAGEREF _Toc231814386 \h </w:instrText>
        </w:r>
        <w:r>
          <w:rPr>
            <w:noProof/>
            <w:webHidden/>
          </w:rPr>
        </w:r>
        <w:r>
          <w:rPr>
            <w:noProof/>
            <w:webHidden/>
          </w:rPr>
          <w:fldChar w:fldCharType="separate"/>
        </w:r>
        <w:r w:rsidR="004854A5">
          <w:rPr>
            <w:noProof/>
            <w:webHidden/>
          </w:rPr>
          <w:t>19</w:t>
        </w:r>
        <w:r>
          <w:rPr>
            <w:noProof/>
            <w:webHidden/>
          </w:rPr>
          <w:fldChar w:fldCharType="end"/>
        </w:r>
      </w:hyperlink>
    </w:p>
    <w:p w14:paraId="6AE41837" w14:textId="4AFE4FEC" w:rsidR="00695E5A" w:rsidRDefault="00695E5A">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1814387" w:history="1">
        <w:r w:rsidRPr="00BF4C33">
          <w:rPr>
            <w:rStyle w:val="Hyperlink"/>
            <w:noProof/>
          </w:rPr>
          <w:t>Recommendations</w:t>
        </w:r>
        <w:r>
          <w:rPr>
            <w:noProof/>
            <w:webHidden/>
          </w:rPr>
          <w:tab/>
        </w:r>
        <w:r>
          <w:rPr>
            <w:noProof/>
            <w:webHidden/>
          </w:rPr>
          <w:fldChar w:fldCharType="begin"/>
        </w:r>
        <w:r>
          <w:rPr>
            <w:noProof/>
            <w:webHidden/>
          </w:rPr>
          <w:instrText xml:space="preserve"> PAGEREF _Toc231814387 \h </w:instrText>
        </w:r>
        <w:r>
          <w:rPr>
            <w:noProof/>
            <w:webHidden/>
          </w:rPr>
        </w:r>
        <w:r>
          <w:rPr>
            <w:noProof/>
            <w:webHidden/>
          </w:rPr>
          <w:fldChar w:fldCharType="separate"/>
        </w:r>
        <w:r w:rsidR="004854A5">
          <w:rPr>
            <w:noProof/>
            <w:webHidden/>
          </w:rPr>
          <w:t>20</w:t>
        </w:r>
        <w:r>
          <w:rPr>
            <w:noProof/>
            <w:webHidden/>
          </w:rPr>
          <w:fldChar w:fldCharType="end"/>
        </w:r>
      </w:hyperlink>
    </w:p>
    <w:p w14:paraId="4B81D729" w14:textId="2F756C57"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88" w:history="1">
        <w:r w:rsidRPr="00BF4C33">
          <w:rPr>
            <w:rStyle w:val="Hyperlink"/>
            <w:noProof/>
          </w:rPr>
          <w:t>Maintain Explicit Modelling Layers</w:t>
        </w:r>
        <w:r>
          <w:rPr>
            <w:noProof/>
            <w:webHidden/>
          </w:rPr>
          <w:tab/>
        </w:r>
        <w:r>
          <w:rPr>
            <w:noProof/>
            <w:webHidden/>
          </w:rPr>
          <w:fldChar w:fldCharType="begin"/>
        </w:r>
        <w:r>
          <w:rPr>
            <w:noProof/>
            <w:webHidden/>
          </w:rPr>
          <w:instrText xml:space="preserve"> PAGEREF _Toc231814388 \h </w:instrText>
        </w:r>
        <w:r>
          <w:rPr>
            <w:noProof/>
            <w:webHidden/>
          </w:rPr>
        </w:r>
        <w:r>
          <w:rPr>
            <w:noProof/>
            <w:webHidden/>
          </w:rPr>
          <w:fldChar w:fldCharType="separate"/>
        </w:r>
        <w:r w:rsidR="004854A5">
          <w:rPr>
            <w:noProof/>
            <w:webHidden/>
          </w:rPr>
          <w:t>20</w:t>
        </w:r>
        <w:r>
          <w:rPr>
            <w:noProof/>
            <w:webHidden/>
          </w:rPr>
          <w:fldChar w:fldCharType="end"/>
        </w:r>
      </w:hyperlink>
    </w:p>
    <w:p w14:paraId="4F28305C" w14:textId="337278AE"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89" w:history="1">
        <w:r w:rsidRPr="00BF4C33">
          <w:rPr>
            <w:rStyle w:val="Hyperlink"/>
            <w:noProof/>
          </w:rPr>
          <w:t>Design Logical Models Deliberately</w:t>
        </w:r>
        <w:r>
          <w:rPr>
            <w:noProof/>
            <w:webHidden/>
          </w:rPr>
          <w:tab/>
        </w:r>
        <w:r>
          <w:rPr>
            <w:noProof/>
            <w:webHidden/>
          </w:rPr>
          <w:fldChar w:fldCharType="begin"/>
        </w:r>
        <w:r>
          <w:rPr>
            <w:noProof/>
            <w:webHidden/>
          </w:rPr>
          <w:instrText xml:space="preserve"> PAGEREF _Toc231814389 \h </w:instrText>
        </w:r>
        <w:r>
          <w:rPr>
            <w:noProof/>
            <w:webHidden/>
          </w:rPr>
        </w:r>
        <w:r>
          <w:rPr>
            <w:noProof/>
            <w:webHidden/>
          </w:rPr>
          <w:fldChar w:fldCharType="separate"/>
        </w:r>
        <w:r w:rsidR="004854A5">
          <w:rPr>
            <w:noProof/>
            <w:webHidden/>
          </w:rPr>
          <w:t>20</w:t>
        </w:r>
        <w:r>
          <w:rPr>
            <w:noProof/>
            <w:webHidden/>
          </w:rPr>
          <w:fldChar w:fldCharType="end"/>
        </w:r>
      </w:hyperlink>
    </w:p>
    <w:p w14:paraId="53D42BE9" w14:textId="64AD0F68"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90" w:history="1">
        <w:r w:rsidRPr="00BF4C33">
          <w:rPr>
            <w:rStyle w:val="Hyperlink"/>
            <w:noProof/>
          </w:rPr>
          <w:t>Apply Physical Design with Intent</w:t>
        </w:r>
        <w:r>
          <w:rPr>
            <w:noProof/>
            <w:webHidden/>
          </w:rPr>
          <w:tab/>
        </w:r>
        <w:r>
          <w:rPr>
            <w:noProof/>
            <w:webHidden/>
          </w:rPr>
          <w:fldChar w:fldCharType="begin"/>
        </w:r>
        <w:r>
          <w:rPr>
            <w:noProof/>
            <w:webHidden/>
          </w:rPr>
          <w:instrText xml:space="preserve"> PAGEREF _Toc231814390 \h </w:instrText>
        </w:r>
        <w:r>
          <w:rPr>
            <w:noProof/>
            <w:webHidden/>
          </w:rPr>
        </w:r>
        <w:r>
          <w:rPr>
            <w:noProof/>
            <w:webHidden/>
          </w:rPr>
          <w:fldChar w:fldCharType="separate"/>
        </w:r>
        <w:r w:rsidR="004854A5">
          <w:rPr>
            <w:noProof/>
            <w:webHidden/>
          </w:rPr>
          <w:t>21</w:t>
        </w:r>
        <w:r>
          <w:rPr>
            <w:noProof/>
            <w:webHidden/>
          </w:rPr>
          <w:fldChar w:fldCharType="end"/>
        </w:r>
      </w:hyperlink>
    </w:p>
    <w:p w14:paraId="0DA57878" w14:textId="1F7250BD"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91" w:history="1">
        <w:r w:rsidRPr="00BF4C33">
          <w:rPr>
            <w:rStyle w:val="Hyperlink"/>
            <w:noProof/>
          </w:rPr>
          <w:t>Govern the Conceptual–Logical Boundary</w:t>
        </w:r>
        <w:r>
          <w:rPr>
            <w:noProof/>
            <w:webHidden/>
          </w:rPr>
          <w:tab/>
        </w:r>
        <w:r>
          <w:rPr>
            <w:noProof/>
            <w:webHidden/>
          </w:rPr>
          <w:fldChar w:fldCharType="begin"/>
        </w:r>
        <w:r>
          <w:rPr>
            <w:noProof/>
            <w:webHidden/>
          </w:rPr>
          <w:instrText xml:space="preserve"> PAGEREF _Toc231814391 \h </w:instrText>
        </w:r>
        <w:r>
          <w:rPr>
            <w:noProof/>
            <w:webHidden/>
          </w:rPr>
        </w:r>
        <w:r>
          <w:rPr>
            <w:noProof/>
            <w:webHidden/>
          </w:rPr>
          <w:fldChar w:fldCharType="separate"/>
        </w:r>
        <w:r w:rsidR="004854A5">
          <w:rPr>
            <w:noProof/>
            <w:webHidden/>
          </w:rPr>
          <w:t>21</w:t>
        </w:r>
        <w:r>
          <w:rPr>
            <w:noProof/>
            <w:webHidden/>
          </w:rPr>
          <w:fldChar w:fldCharType="end"/>
        </w:r>
      </w:hyperlink>
    </w:p>
    <w:p w14:paraId="200B3982" w14:textId="53EB6414" w:rsidR="00695E5A" w:rsidRDefault="00695E5A">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1814392" w:history="1">
        <w:r w:rsidRPr="00BF4C33">
          <w:rPr>
            <w:rStyle w:val="Hyperlink"/>
            <w:noProof/>
          </w:rPr>
          <w:t>Worked Examples</w:t>
        </w:r>
        <w:r>
          <w:rPr>
            <w:noProof/>
            <w:webHidden/>
          </w:rPr>
          <w:tab/>
        </w:r>
        <w:r>
          <w:rPr>
            <w:noProof/>
            <w:webHidden/>
          </w:rPr>
          <w:fldChar w:fldCharType="begin"/>
        </w:r>
        <w:r>
          <w:rPr>
            <w:noProof/>
            <w:webHidden/>
          </w:rPr>
          <w:instrText xml:space="preserve"> PAGEREF _Toc231814392 \h </w:instrText>
        </w:r>
        <w:r>
          <w:rPr>
            <w:noProof/>
            <w:webHidden/>
          </w:rPr>
        </w:r>
        <w:r>
          <w:rPr>
            <w:noProof/>
            <w:webHidden/>
          </w:rPr>
          <w:fldChar w:fldCharType="separate"/>
        </w:r>
        <w:r w:rsidR="004854A5">
          <w:rPr>
            <w:noProof/>
            <w:webHidden/>
          </w:rPr>
          <w:t>21</w:t>
        </w:r>
        <w:r>
          <w:rPr>
            <w:noProof/>
            <w:webHidden/>
          </w:rPr>
          <w:fldChar w:fldCharType="end"/>
        </w:r>
      </w:hyperlink>
    </w:p>
    <w:p w14:paraId="69AA069E" w14:textId="1FA88716"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93" w:history="1">
        <w:r w:rsidRPr="00BF4C33">
          <w:rPr>
            <w:rStyle w:val="Hyperlink"/>
            <w:noProof/>
          </w:rPr>
          <w:t>Roles and Context are Not Enduring Identity</w:t>
        </w:r>
        <w:r>
          <w:rPr>
            <w:noProof/>
            <w:webHidden/>
          </w:rPr>
          <w:tab/>
        </w:r>
        <w:r>
          <w:rPr>
            <w:noProof/>
            <w:webHidden/>
          </w:rPr>
          <w:fldChar w:fldCharType="begin"/>
        </w:r>
        <w:r>
          <w:rPr>
            <w:noProof/>
            <w:webHidden/>
          </w:rPr>
          <w:instrText xml:space="preserve"> PAGEREF _Toc231814393 \h </w:instrText>
        </w:r>
        <w:r>
          <w:rPr>
            <w:noProof/>
            <w:webHidden/>
          </w:rPr>
        </w:r>
        <w:r>
          <w:rPr>
            <w:noProof/>
            <w:webHidden/>
          </w:rPr>
          <w:fldChar w:fldCharType="separate"/>
        </w:r>
        <w:r w:rsidR="004854A5">
          <w:rPr>
            <w:noProof/>
            <w:webHidden/>
          </w:rPr>
          <w:t>22</w:t>
        </w:r>
        <w:r>
          <w:rPr>
            <w:noProof/>
            <w:webHidden/>
          </w:rPr>
          <w:fldChar w:fldCharType="end"/>
        </w:r>
      </w:hyperlink>
    </w:p>
    <w:p w14:paraId="3ACCC5CC" w14:textId="0087CC5F"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94" w:history="1">
        <w:r w:rsidRPr="00BF4C33">
          <w:rPr>
            <w:rStyle w:val="Hyperlink"/>
            <w:noProof/>
          </w:rPr>
          <w:t>Familiar Terms Are Not Necessarily Structural Roots</w:t>
        </w:r>
        <w:r>
          <w:rPr>
            <w:noProof/>
            <w:webHidden/>
          </w:rPr>
          <w:tab/>
        </w:r>
        <w:r>
          <w:rPr>
            <w:noProof/>
            <w:webHidden/>
          </w:rPr>
          <w:fldChar w:fldCharType="begin"/>
        </w:r>
        <w:r>
          <w:rPr>
            <w:noProof/>
            <w:webHidden/>
          </w:rPr>
          <w:instrText xml:space="preserve"> PAGEREF _Toc231814394 \h </w:instrText>
        </w:r>
        <w:r>
          <w:rPr>
            <w:noProof/>
            <w:webHidden/>
          </w:rPr>
        </w:r>
        <w:r>
          <w:rPr>
            <w:noProof/>
            <w:webHidden/>
          </w:rPr>
          <w:fldChar w:fldCharType="separate"/>
        </w:r>
        <w:r w:rsidR="004854A5">
          <w:rPr>
            <w:noProof/>
            <w:webHidden/>
          </w:rPr>
          <w:t>22</w:t>
        </w:r>
        <w:r>
          <w:rPr>
            <w:noProof/>
            <w:webHidden/>
          </w:rPr>
          <w:fldChar w:fldCharType="end"/>
        </w:r>
      </w:hyperlink>
    </w:p>
    <w:p w14:paraId="5CCCFA40" w14:textId="0CC6BD34"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95" w:history="1">
        <w:r w:rsidRPr="00BF4C33">
          <w:rPr>
            <w:rStyle w:val="Hyperlink"/>
            <w:noProof/>
          </w:rPr>
          <w:t>Identity and Access Are Distinct</w:t>
        </w:r>
        <w:r>
          <w:rPr>
            <w:noProof/>
            <w:webHidden/>
          </w:rPr>
          <w:tab/>
        </w:r>
        <w:r>
          <w:rPr>
            <w:noProof/>
            <w:webHidden/>
          </w:rPr>
          <w:fldChar w:fldCharType="begin"/>
        </w:r>
        <w:r>
          <w:rPr>
            <w:noProof/>
            <w:webHidden/>
          </w:rPr>
          <w:instrText xml:space="preserve"> PAGEREF _Toc231814395 \h </w:instrText>
        </w:r>
        <w:r>
          <w:rPr>
            <w:noProof/>
            <w:webHidden/>
          </w:rPr>
        </w:r>
        <w:r>
          <w:rPr>
            <w:noProof/>
            <w:webHidden/>
          </w:rPr>
          <w:fldChar w:fldCharType="separate"/>
        </w:r>
        <w:r w:rsidR="004854A5">
          <w:rPr>
            <w:noProof/>
            <w:webHidden/>
          </w:rPr>
          <w:t>22</w:t>
        </w:r>
        <w:r>
          <w:rPr>
            <w:noProof/>
            <w:webHidden/>
          </w:rPr>
          <w:fldChar w:fldCharType="end"/>
        </w:r>
      </w:hyperlink>
    </w:p>
    <w:p w14:paraId="3EA94C9B" w14:textId="1F737811"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96" w:history="1">
        <w:r w:rsidRPr="00BF4C33">
          <w:rPr>
            <w:rStyle w:val="Hyperlink"/>
            <w:noProof/>
          </w:rPr>
          <w:t>Schools, Organisations, Businesses, Systems</w:t>
        </w:r>
        <w:r>
          <w:rPr>
            <w:noProof/>
            <w:webHidden/>
          </w:rPr>
          <w:tab/>
        </w:r>
        <w:r>
          <w:rPr>
            <w:noProof/>
            <w:webHidden/>
          </w:rPr>
          <w:fldChar w:fldCharType="begin"/>
        </w:r>
        <w:r>
          <w:rPr>
            <w:noProof/>
            <w:webHidden/>
          </w:rPr>
          <w:instrText xml:space="preserve"> PAGEREF _Toc231814396 \h </w:instrText>
        </w:r>
        <w:r>
          <w:rPr>
            <w:noProof/>
            <w:webHidden/>
          </w:rPr>
        </w:r>
        <w:r>
          <w:rPr>
            <w:noProof/>
            <w:webHidden/>
          </w:rPr>
          <w:fldChar w:fldCharType="separate"/>
        </w:r>
        <w:r w:rsidR="004854A5">
          <w:rPr>
            <w:noProof/>
            <w:webHidden/>
          </w:rPr>
          <w:t>23</w:t>
        </w:r>
        <w:r>
          <w:rPr>
            <w:noProof/>
            <w:webHidden/>
          </w:rPr>
          <w:fldChar w:fldCharType="end"/>
        </w:r>
      </w:hyperlink>
    </w:p>
    <w:p w14:paraId="7FECAA99" w14:textId="5A300940"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97" w:history="1">
        <w:r w:rsidRPr="00BF4C33">
          <w:rPr>
            <w:rStyle w:val="Hyperlink"/>
            <w:noProof/>
          </w:rPr>
          <w:t>Apparent Enduring Concepts Can Still Be Contextual</w:t>
        </w:r>
        <w:r>
          <w:rPr>
            <w:noProof/>
            <w:webHidden/>
          </w:rPr>
          <w:tab/>
        </w:r>
        <w:r>
          <w:rPr>
            <w:noProof/>
            <w:webHidden/>
          </w:rPr>
          <w:fldChar w:fldCharType="begin"/>
        </w:r>
        <w:r>
          <w:rPr>
            <w:noProof/>
            <w:webHidden/>
          </w:rPr>
          <w:instrText xml:space="preserve"> PAGEREF _Toc231814397 \h </w:instrText>
        </w:r>
        <w:r>
          <w:rPr>
            <w:noProof/>
            <w:webHidden/>
          </w:rPr>
        </w:r>
        <w:r>
          <w:rPr>
            <w:noProof/>
            <w:webHidden/>
          </w:rPr>
          <w:fldChar w:fldCharType="separate"/>
        </w:r>
        <w:r w:rsidR="004854A5">
          <w:rPr>
            <w:noProof/>
            <w:webHidden/>
          </w:rPr>
          <w:t>23</w:t>
        </w:r>
        <w:r>
          <w:rPr>
            <w:noProof/>
            <w:webHidden/>
          </w:rPr>
          <w:fldChar w:fldCharType="end"/>
        </w:r>
      </w:hyperlink>
    </w:p>
    <w:p w14:paraId="3559BD0C" w14:textId="698B6F7B"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398" w:history="1">
        <w:r w:rsidRPr="00BF4C33">
          <w:rPr>
            <w:rStyle w:val="Hyperlink"/>
            <w:noProof/>
          </w:rPr>
          <w:t>Profiles as Contextual Structures</w:t>
        </w:r>
        <w:r>
          <w:rPr>
            <w:noProof/>
            <w:webHidden/>
          </w:rPr>
          <w:tab/>
        </w:r>
        <w:r>
          <w:rPr>
            <w:noProof/>
            <w:webHidden/>
          </w:rPr>
          <w:fldChar w:fldCharType="begin"/>
        </w:r>
        <w:r>
          <w:rPr>
            <w:noProof/>
            <w:webHidden/>
          </w:rPr>
          <w:instrText xml:space="preserve"> PAGEREF _Toc231814398 \h </w:instrText>
        </w:r>
        <w:r>
          <w:rPr>
            <w:noProof/>
            <w:webHidden/>
          </w:rPr>
        </w:r>
        <w:r>
          <w:rPr>
            <w:noProof/>
            <w:webHidden/>
          </w:rPr>
          <w:fldChar w:fldCharType="separate"/>
        </w:r>
        <w:r w:rsidR="004854A5">
          <w:rPr>
            <w:noProof/>
            <w:webHidden/>
          </w:rPr>
          <w:t>24</w:t>
        </w:r>
        <w:r>
          <w:rPr>
            <w:noProof/>
            <w:webHidden/>
          </w:rPr>
          <w:fldChar w:fldCharType="end"/>
        </w:r>
      </w:hyperlink>
    </w:p>
    <w:p w14:paraId="4EB64CCD" w14:textId="065F9B86" w:rsidR="00695E5A" w:rsidRDefault="00695E5A">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1814399" w:history="1">
        <w:r w:rsidRPr="00BF4C33">
          <w:rPr>
            <w:rStyle w:val="Hyperlink"/>
            <w:noProof/>
          </w:rPr>
          <w:t>Conclusion</w:t>
        </w:r>
        <w:r>
          <w:rPr>
            <w:noProof/>
            <w:webHidden/>
          </w:rPr>
          <w:tab/>
        </w:r>
        <w:r>
          <w:rPr>
            <w:noProof/>
            <w:webHidden/>
          </w:rPr>
          <w:fldChar w:fldCharType="begin"/>
        </w:r>
        <w:r>
          <w:rPr>
            <w:noProof/>
            <w:webHidden/>
          </w:rPr>
          <w:instrText xml:space="preserve"> PAGEREF _Toc231814399 \h </w:instrText>
        </w:r>
        <w:r>
          <w:rPr>
            <w:noProof/>
            <w:webHidden/>
          </w:rPr>
        </w:r>
        <w:r>
          <w:rPr>
            <w:noProof/>
            <w:webHidden/>
          </w:rPr>
          <w:fldChar w:fldCharType="separate"/>
        </w:r>
        <w:r w:rsidR="004854A5">
          <w:rPr>
            <w:noProof/>
            <w:webHidden/>
          </w:rPr>
          <w:t>25</w:t>
        </w:r>
        <w:r>
          <w:rPr>
            <w:noProof/>
            <w:webHidden/>
          </w:rPr>
          <w:fldChar w:fldCharType="end"/>
        </w:r>
      </w:hyperlink>
    </w:p>
    <w:p w14:paraId="42AD2D56" w14:textId="5889DB5D" w:rsidR="00695E5A" w:rsidRDefault="00695E5A">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1814400" w:history="1">
        <w:r w:rsidRPr="00BF4C33">
          <w:rPr>
            <w:rStyle w:val="Hyperlink"/>
            <w:noProof/>
          </w:rPr>
          <w:t>Appendices</w:t>
        </w:r>
        <w:r>
          <w:rPr>
            <w:noProof/>
            <w:webHidden/>
          </w:rPr>
          <w:tab/>
        </w:r>
        <w:r>
          <w:rPr>
            <w:noProof/>
            <w:webHidden/>
          </w:rPr>
          <w:fldChar w:fldCharType="begin"/>
        </w:r>
        <w:r>
          <w:rPr>
            <w:noProof/>
            <w:webHidden/>
          </w:rPr>
          <w:instrText xml:space="preserve"> PAGEREF _Toc231814400 \h </w:instrText>
        </w:r>
        <w:r>
          <w:rPr>
            <w:noProof/>
            <w:webHidden/>
          </w:rPr>
        </w:r>
        <w:r>
          <w:rPr>
            <w:noProof/>
            <w:webHidden/>
          </w:rPr>
          <w:fldChar w:fldCharType="separate"/>
        </w:r>
        <w:r w:rsidR="004854A5">
          <w:rPr>
            <w:noProof/>
            <w:webHidden/>
          </w:rPr>
          <w:t>25</w:t>
        </w:r>
        <w:r>
          <w:rPr>
            <w:noProof/>
            <w:webHidden/>
          </w:rPr>
          <w:fldChar w:fldCharType="end"/>
        </w:r>
      </w:hyperlink>
    </w:p>
    <w:p w14:paraId="08B1266B" w14:textId="4BB3D6CB"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401" w:history="1">
        <w:r w:rsidRPr="00BF4C33">
          <w:rPr>
            <w:rStyle w:val="Hyperlink"/>
            <w:noProof/>
          </w:rPr>
          <w:t>Appendix A - Document Information</w:t>
        </w:r>
        <w:r>
          <w:rPr>
            <w:noProof/>
            <w:webHidden/>
          </w:rPr>
          <w:tab/>
        </w:r>
        <w:r>
          <w:rPr>
            <w:noProof/>
            <w:webHidden/>
          </w:rPr>
          <w:fldChar w:fldCharType="begin"/>
        </w:r>
        <w:r>
          <w:rPr>
            <w:noProof/>
            <w:webHidden/>
          </w:rPr>
          <w:instrText xml:space="preserve"> PAGEREF _Toc231814401 \h </w:instrText>
        </w:r>
        <w:r>
          <w:rPr>
            <w:noProof/>
            <w:webHidden/>
          </w:rPr>
        </w:r>
        <w:r>
          <w:rPr>
            <w:noProof/>
            <w:webHidden/>
          </w:rPr>
          <w:fldChar w:fldCharType="separate"/>
        </w:r>
        <w:r w:rsidR="004854A5">
          <w:rPr>
            <w:noProof/>
            <w:webHidden/>
          </w:rPr>
          <w:t>25</w:t>
        </w:r>
        <w:r>
          <w:rPr>
            <w:noProof/>
            <w:webHidden/>
          </w:rPr>
          <w:fldChar w:fldCharType="end"/>
        </w:r>
      </w:hyperlink>
    </w:p>
    <w:p w14:paraId="0F1B991C" w14:textId="6993D1A5" w:rsidR="00695E5A" w:rsidRDefault="00695E5A">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14402" w:history="1">
        <w:r w:rsidRPr="00BF4C33">
          <w:rPr>
            <w:rStyle w:val="Hyperlink"/>
            <w:noProof/>
          </w:rPr>
          <w:t>Versions</w:t>
        </w:r>
        <w:r>
          <w:rPr>
            <w:noProof/>
            <w:webHidden/>
          </w:rPr>
          <w:tab/>
        </w:r>
        <w:r>
          <w:rPr>
            <w:noProof/>
            <w:webHidden/>
          </w:rPr>
          <w:fldChar w:fldCharType="begin"/>
        </w:r>
        <w:r>
          <w:rPr>
            <w:noProof/>
            <w:webHidden/>
          </w:rPr>
          <w:instrText xml:space="preserve"> PAGEREF _Toc231814402 \h </w:instrText>
        </w:r>
        <w:r>
          <w:rPr>
            <w:noProof/>
            <w:webHidden/>
          </w:rPr>
        </w:r>
        <w:r>
          <w:rPr>
            <w:noProof/>
            <w:webHidden/>
          </w:rPr>
          <w:fldChar w:fldCharType="separate"/>
        </w:r>
        <w:r w:rsidR="004854A5">
          <w:rPr>
            <w:noProof/>
            <w:webHidden/>
          </w:rPr>
          <w:t>25</w:t>
        </w:r>
        <w:r>
          <w:rPr>
            <w:noProof/>
            <w:webHidden/>
          </w:rPr>
          <w:fldChar w:fldCharType="end"/>
        </w:r>
      </w:hyperlink>
    </w:p>
    <w:p w14:paraId="30CD9087" w14:textId="0075AE6A" w:rsidR="00695E5A" w:rsidRDefault="00695E5A">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14403" w:history="1">
        <w:r w:rsidRPr="00BF4C33">
          <w:rPr>
            <w:rStyle w:val="Hyperlink"/>
            <w:noProof/>
          </w:rPr>
          <w:t>Images</w:t>
        </w:r>
        <w:r>
          <w:rPr>
            <w:noProof/>
            <w:webHidden/>
          </w:rPr>
          <w:tab/>
        </w:r>
        <w:r>
          <w:rPr>
            <w:noProof/>
            <w:webHidden/>
          </w:rPr>
          <w:fldChar w:fldCharType="begin"/>
        </w:r>
        <w:r>
          <w:rPr>
            <w:noProof/>
            <w:webHidden/>
          </w:rPr>
          <w:instrText xml:space="preserve"> PAGEREF _Toc231814403 \h </w:instrText>
        </w:r>
        <w:r>
          <w:rPr>
            <w:noProof/>
            <w:webHidden/>
          </w:rPr>
        </w:r>
        <w:r>
          <w:rPr>
            <w:noProof/>
            <w:webHidden/>
          </w:rPr>
          <w:fldChar w:fldCharType="separate"/>
        </w:r>
        <w:r w:rsidR="004854A5">
          <w:rPr>
            <w:noProof/>
            <w:webHidden/>
          </w:rPr>
          <w:t>25</w:t>
        </w:r>
        <w:r>
          <w:rPr>
            <w:noProof/>
            <w:webHidden/>
          </w:rPr>
          <w:fldChar w:fldCharType="end"/>
        </w:r>
      </w:hyperlink>
    </w:p>
    <w:p w14:paraId="592E5E36" w14:textId="18858369" w:rsidR="00695E5A" w:rsidRDefault="00695E5A">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14404" w:history="1">
        <w:r w:rsidRPr="00BF4C33">
          <w:rPr>
            <w:rStyle w:val="Hyperlink"/>
            <w:noProof/>
          </w:rPr>
          <w:t>Tables</w:t>
        </w:r>
        <w:r>
          <w:rPr>
            <w:noProof/>
            <w:webHidden/>
          </w:rPr>
          <w:tab/>
        </w:r>
        <w:r>
          <w:rPr>
            <w:noProof/>
            <w:webHidden/>
          </w:rPr>
          <w:fldChar w:fldCharType="begin"/>
        </w:r>
        <w:r>
          <w:rPr>
            <w:noProof/>
            <w:webHidden/>
          </w:rPr>
          <w:instrText xml:space="preserve"> PAGEREF _Toc231814404 \h </w:instrText>
        </w:r>
        <w:r>
          <w:rPr>
            <w:noProof/>
            <w:webHidden/>
          </w:rPr>
        </w:r>
        <w:r>
          <w:rPr>
            <w:noProof/>
            <w:webHidden/>
          </w:rPr>
          <w:fldChar w:fldCharType="separate"/>
        </w:r>
        <w:r w:rsidR="004854A5">
          <w:rPr>
            <w:noProof/>
            <w:webHidden/>
          </w:rPr>
          <w:t>26</w:t>
        </w:r>
        <w:r>
          <w:rPr>
            <w:noProof/>
            <w:webHidden/>
          </w:rPr>
          <w:fldChar w:fldCharType="end"/>
        </w:r>
      </w:hyperlink>
    </w:p>
    <w:p w14:paraId="62E12F48" w14:textId="05AE6444" w:rsidR="00695E5A" w:rsidRDefault="00695E5A">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14405" w:history="1">
        <w:r w:rsidRPr="00BF4C33">
          <w:rPr>
            <w:rStyle w:val="Hyperlink"/>
            <w:noProof/>
          </w:rPr>
          <w:t>References</w:t>
        </w:r>
        <w:r>
          <w:rPr>
            <w:noProof/>
            <w:webHidden/>
          </w:rPr>
          <w:tab/>
        </w:r>
        <w:r>
          <w:rPr>
            <w:noProof/>
            <w:webHidden/>
          </w:rPr>
          <w:fldChar w:fldCharType="begin"/>
        </w:r>
        <w:r>
          <w:rPr>
            <w:noProof/>
            <w:webHidden/>
          </w:rPr>
          <w:instrText xml:space="preserve"> PAGEREF _Toc231814405 \h </w:instrText>
        </w:r>
        <w:r>
          <w:rPr>
            <w:noProof/>
            <w:webHidden/>
          </w:rPr>
        </w:r>
        <w:r>
          <w:rPr>
            <w:noProof/>
            <w:webHidden/>
          </w:rPr>
          <w:fldChar w:fldCharType="separate"/>
        </w:r>
        <w:r w:rsidR="004854A5">
          <w:rPr>
            <w:noProof/>
            <w:webHidden/>
          </w:rPr>
          <w:t>26</w:t>
        </w:r>
        <w:r>
          <w:rPr>
            <w:noProof/>
            <w:webHidden/>
          </w:rPr>
          <w:fldChar w:fldCharType="end"/>
        </w:r>
      </w:hyperlink>
    </w:p>
    <w:p w14:paraId="73DFCC0C" w14:textId="7E4103D6" w:rsidR="00695E5A" w:rsidRDefault="00695E5A">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14406" w:history="1">
        <w:r w:rsidRPr="00BF4C33">
          <w:rPr>
            <w:rStyle w:val="Hyperlink"/>
            <w:noProof/>
          </w:rPr>
          <w:t>Review Distribution</w:t>
        </w:r>
        <w:r>
          <w:rPr>
            <w:noProof/>
            <w:webHidden/>
          </w:rPr>
          <w:tab/>
        </w:r>
        <w:r>
          <w:rPr>
            <w:noProof/>
            <w:webHidden/>
          </w:rPr>
          <w:fldChar w:fldCharType="begin"/>
        </w:r>
        <w:r>
          <w:rPr>
            <w:noProof/>
            <w:webHidden/>
          </w:rPr>
          <w:instrText xml:space="preserve"> PAGEREF _Toc231814406 \h </w:instrText>
        </w:r>
        <w:r>
          <w:rPr>
            <w:noProof/>
            <w:webHidden/>
          </w:rPr>
        </w:r>
        <w:r>
          <w:rPr>
            <w:noProof/>
            <w:webHidden/>
          </w:rPr>
          <w:fldChar w:fldCharType="separate"/>
        </w:r>
        <w:r w:rsidR="004854A5">
          <w:rPr>
            <w:noProof/>
            <w:webHidden/>
          </w:rPr>
          <w:t>28</w:t>
        </w:r>
        <w:r>
          <w:rPr>
            <w:noProof/>
            <w:webHidden/>
          </w:rPr>
          <w:fldChar w:fldCharType="end"/>
        </w:r>
      </w:hyperlink>
    </w:p>
    <w:p w14:paraId="6BA3E1F7" w14:textId="00A0CD22" w:rsidR="00695E5A" w:rsidRDefault="00695E5A">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14407" w:history="1">
        <w:r w:rsidRPr="00BF4C33">
          <w:rPr>
            <w:rStyle w:val="Hyperlink"/>
            <w:noProof/>
          </w:rPr>
          <w:t>Audience</w:t>
        </w:r>
        <w:r>
          <w:rPr>
            <w:noProof/>
            <w:webHidden/>
          </w:rPr>
          <w:tab/>
        </w:r>
        <w:r>
          <w:rPr>
            <w:noProof/>
            <w:webHidden/>
          </w:rPr>
          <w:fldChar w:fldCharType="begin"/>
        </w:r>
        <w:r>
          <w:rPr>
            <w:noProof/>
            <w:webHidden/>
          </w:rPr>
          <w:instrText xml:space="preserve"> PAGEREF _Toc231814407 \h </w:instrText>
        </w:r>
        <w:r>
          <w:rPr>
            <w:noProof/>
            <w:webHidden/>
          </w:rPr>
        </w:r>
        <w:r>
          <w:rPr>
            <w:noProof/>
            <w:webHidden/>
          </w:rPr>
          <w:fldChar w:fldCharType="separate"/>
        </w:r>
        <w:r w:rsidR="004854A5">
          <w:rPr>
            <w:noProof/>
            <w:webHidden/>
          </w:rPr>
          <w:t>28</w:t>
        </w:r>
        <w:r>
          <w:rPr>
            <w:noProof/>
            <w:webHidden/>
          </w:rPr>
          <w:fldChar w:fldCharType="end"/>
        </w:r>
      </w:hyperlink>
    </w:p>
    <w:p w14:paraId="0920B972" w14:textId="2A50CEF9" w:rsidR="00695E5A" w:rsidRDefault="00695E5A">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14408" w:history="1">
        <w:r w:rsidRPr="00BF4C33">
          <w:rPr>
            <w:rStyle w:val="Hyperlink"/>
            <w:noProof/>
          </w:rPr>
          <w:t>Structure</w:t>
        </w:r>
        <w:r>
          <w:rPr>
            <w:noProof/>
            <w:webHidden/>
          </w:rPr>
          <w:tab/>
        </w:r>
        <w:r>
          <w:rPr>
            <w:noProof/>
            <w:webHidden/>
          </w:rPr>
          <w:fldChar w:fldCharType="begin"/>
        </w:r>
        <w:r>
          <w:rPr>
            <w:noProof/>
            <w:webHidden/>
          </w:rPr>
          <w:instrText xml:space="preserve"> PAGEREF _Toc231814408 \h </w:instrText>
        </w:r>
        <w:r>
          <w:rPr>
            <w:noProof/>
            <w:webHidden/>
          </w:rPr>
        </w:r>
        <w:r>
          <w:rPr>
            <w:noProof/>
            <w:webHidden/>
          </w:rPr>
          <w:fldChar w:fldCharType="separate"/>
        </w:r>
        <w:r w:rsidR="004854A5">
          <w:rPr>
            <w:noProof/>
            <w:webHidden/>
          </w:rPr>
          <w:t>28</w:t>
        </w:r>
        <w:r>
          <w:rPr>
            <w:noProof/>
            <w:webHidden/>
          </w:rPr>
          <w:fldChar w:fldCharType="end"/>
        </w:r>
      </w:hyperlink>
    </w:p>
    <w:p w14:paraId="4776EF81" w14:textId="5CAE8215" w:rsidR="00695E5A" w:rsidRDefault="00695E5A">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14409" w:history="1">
        <w:r w:rsidRPr="00BF4C33">
          <w:rPr>
            <w:rStyle w:val="Hyperlink"/>
            <w:noProof/>
          </w:rPr>
          <w:t>Diagrams</w:t>
        </w:r>
        <w:r>
          <w:rPr>
            <w:noProof/>
            <w:webHidden/>
          </w:rPr>
          <w:tab/>
        </w:r>
        <w:r>
          <w:rPr>
            <w:noProof/>
            <w:webHidden/>
          </w:rPr>
          <w:fldChar w:fldCharType="begin"/>
        </w:r>
        <w:r>
          <w:rPr>
            <w:noProof/>
            <w:webHidden/>
          </w:rPr>
          <w:instrText xml:space="preserve"> PAGEREF _Toc231814409 \h </w:instrText>
        </w:r>
        <w:r>
          <w:rPr>
            <w:noProof/>
            <w:webHidden/>
          </w:rPr>
        </w:r>
        <w:r>
          <w:rPr>
            <w:noProof/>
            <w:webHidden/>
          </w:rPr>
          <w:fldChar w:fldCharType="separate"/>
        </w:r>
        <w:r w:rsidR="004854A5">
          <w:rPr>
            <w:noProof/>
            <w:webHidden/>
          </w:rPr>
          <w:t>29</w:t>
        </w:r>
        <w:r>
          <w:rPr>
            <w:noProof/>
            <w:webHidden/>
          </w:rPr>
          <w:fldChar w:fldCharType="end"/>
        </w:r>
      </w:hyperlink>
    </w:p>
    <w:p w14:paraId="38CEFE55" w14:textId="25AFD630" w:rsidR="00695E5A" w:rsidRDefault="00695E5A">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14410" w:history="1">
        <w:r w:rsidRPr="00BF4C33">
          <w:rPr>
            <w:rStyle w:val="Hyperlink"/>
            <w:noProof/>
          </w:rPr>
          <w:t>Acronyms</w:t>
        </w:r>
        <w:r>
          <w:rPr>
            <w:noProof/>
            <w:webHidden/>
          </w:rPr>
          <w:tab/>
        </w:r>
        <w:r>
          <w:rPr>
            <w:noProof/>
            <w:webHidden/>
          </w:rPr>
          <w:fldChar w:fldCharType="begin"/>
        </w:r>
        <w:r>
          <w:rPr>
            <w:noProof/>
            <w:webHidden/>
          </w:rPr>
          <w:instrText xml:space="preserve"> PAGEREF _Toc231814410 \h </w:instrText>
        </w:r>
        <w:r>
          <w:rPr>
            <w:noProof/>
            <w:webHidden/>
          </w:rPr>
        </w:r>
        <w:r>
          <w:rPr>
            <w:noProof/>
            <w:webHidden/>
          </w:rPr>
          <w:fldChar w:fldCharType="separate"/>
        </w:r>
        <w:r w:rsidR="004854A5">
          <w:rPr>
            <w:noProof/>
            <w:webHidden/>
          </w:rPr>
          <w:t>29</w:t>
        </w:r>
        <w:r>
          <w:rPr>
            <w:noProof/>
            <w:webHidden/>
          </w:rPr>
          <w:fldChar w:fldCharType="end"/>
        </w:r>
      </w:hyperlink>
    </w:p>
    <w:p w14:paraId="77FFCDE1" w14:textId="5552989C" w:rsidR="00695E5A" w:rsidRDefault="00695E5A">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14411" w:history="1">
        <w:r w:rsidRPr="00BF4C33">
          <w:rPr>
            <w:rStyle w:val="Hyperlink"/>
            <w:noProof/>
          </w:rPr>
          <w:t>Terms</w:t>
        </w:r>
        <w:r>
          <w:rPr>
            <w:noProof/>
            <w:webHidden/>
          </w:rPr>
          <w:tab/>
        </w:r>
        <w:r>
          <w:rPr>
            <w:noProof/>
            <w:webHidden/>
          </w:rPr>
          <w:fldChar w:fldCharType="begin"/>
        </w:r>
        <w:r>
          <w:rPr>
            <w:noProof/>
            <w:webHidden/>
          </w:rPr>
          <w:instrText xml:space="preserve"> PAGEREF _Toc231814411 \h </w:instrText>
        </w:r>
        <w:r>
          <w:rPr>
            <w:noProof/>
            <w:webHidden/>
          </w:rPr>
        </w:r>
        <w:r>
          <w:rPr>
            <w:noProof/>
            <w:webHidden/>
          </w:rPr>
          <w:fldChar w:fldCharType="separate"/>
        </w:r>
        <w:r w:rsidR="004854A5">
          <w:rPr>
            <w:noProof/>
            <w:webHidden/>
          </w:rPr>
          <w:t>29</w:t>
        </w:r>
        <w:r>
          <w:rPr>
            <w:noProof/>
            <w:webHidden/>
          </w:rPr>
          <w:fldChar w:fldCharType="end"/>
        </w:r>
      </w:hyperlink>
    </w:p>
    <w:p w14:paraId="2B8A2A20" w14:textId="133BC2D8"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412" w:history="1">
        <w:r w:rsidRPr="00BF4C33">
          <w:rPr>
            <w:rStyle w:val="Hyperlink"/>
            <w:noProof/>
          </w:rPr>
          <w:t>Appendix B – Physical Model Design and Storage Considerations</w:t>
        </w:r>
        <w:r>
          <w:rPr>
            <w:noProof/>
            <w:webHidden/>
          </w:rPr>
          <w:tab/>
        </w:r>
        <w:r>
          <w:rPr>
            <w:noProof/>
            <w:webHidden/>
          </w:rPr>
          <w:fldChar w:fldCharType="begin"/>
        </w:r>
        <w:r>
          <w:rPr>
            <w:noProof/>
            <w:webHidden/>
          </w:rPr>
          <w:instrText xml:space="preserve"> PAGEREF _Toc231814412 \h </w:instrText>
        </w:r>
        <w:r>
          <w:rPr>
            <w:noProof/>
            <w:webHidden/>
          </w:rPr>
        </w:r>
        <w:r>
          <w:rPr>
            <w:noProof/>
            <w:webHidden/>
          </w:rPr>
          <w:fldChar w:fldCharType="separate"/>
        </w:r>
        <w:r w:rsidR="004854A5">
          <w:rPr>
            <w:noProof/>
            <w:webHidden/>
          </w:rPr>
          <w:t>30</w:t>
        </w:r>
        <w:r>
          <w:rPr>
            <w:noProof/>
            <w:webHidden/>
          </w:rPr>
          <w:fldChar w:fldCharType="end"/>
        </w:r>
      </w:hyperlink>
    </w:p>
    <w:p w14:paraId="6E7ECAFD" w14:textId="3583E657" w:rsidR="00695E5A" w:rsidRDefault="00695E5A">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14413" w:history="1">
        <w:r w:rsidRPr="00BF4C33">
          <w:rPr>
            <w:rStyle w:val="Hyperlink"/>
            <w:noProof/>
          </w:rPr>
          <w:t>Model enduring entities separately from roles, memberships, and statuses</w:t>
        </w:r>
        <w:r>
          <w:rPr>
            <w:noProof/>
            <w:webHidden/>
          </w:rPr>
          <w:tab/>
        </w:r>
        <w:r>
          <w:rPr>
            <w:noProof/>
            <w:webHidden/>
          </w:rPr>
          <w:fldChar w:fldCharType="begin"/>
        </w:r>
        <w:r>
          <w:rPr>
            <w:noProof/>
            <w:webHidden/>
          </w:rPr>
          <w:instrText xml:space="preserve"> PAGEREF _Toc231814413 \h </w:instrText>
        </w:r>
        <w:r>
          <w:rPr>
            <w:noProof/>
            <w:webHidden/>
          </w:rPr>
        </w:r>
        <w:r>
          <w:rPr>
            <w:noProof/>
            <w:webHidden/>
          </w:rPr>
          <w:fldChar w:fldCharType="separate"/>
        </w:r>
        <w:r w:rsidR="004854A5">
          <w:rPr>
            <w:noProof/>
            <w:webHidden/>
          </w:rPr>
          <w:t>30</w:t>
        </w:r>
        <w:r>
          <w:rPr>
            <w:noProof/>
            <w:webHidden/>
          </w:rPr>
          <w:fldChar w:fldCharType="end"/>
        </w:r>
      </w:hyperlink>
    </w:p>
    <w:p w14:paraId="113E430D" w14:textId="2A63FEB2" w:rsidR="00695E5A" w:rsidRDefault="00695E5A">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14414" w:history="1">
        <w:r w:rsidRPr="00BF4C33">
          <w:rPr>
            <w:rStyle w:val="Hyperlink"/>
            <w:noProof/>
          </w:rPr>
          <w:t>Separation of Logical and Physical Responsibilities</w:t>
        </w:r>
        <w:r>
          <w:rPr>
            <w:noProof/>
            <w:webHidden/>
          </w:rPr>
          <w:tab/>
        </w:r>
        <w:r>
          <w:rPr>
            <w:noProof/>
            <w:webHidden/>
          </w:rPr>
          <w:fldChar w:fldCharType="begin"/>
        </w:r>
        <w:r>
          <w:rPr>
            <w:noProof/>
            <w:webHidden/>
          </w:rPr>
          <w:instrText xml:space="preserve"> PAGEREF _Toc231814414 \h </w:instrText>
        </w:r>
        <w:r>
          <w:rPr>
            <w:noProof/>
            <w:webHidden/>
          </w:rPr>
        </w:r>
        <w:r>
          <w:rPr>
            <w:noProof/>
            <w:webHidden/>
          </w:rPr>
          <w:fldChar w:fldCharType="separate"/>
        </w:r>
        <w:r w:rsidR="004854A5">
          <w:rPr>
            <w:noProof/>
            <w:webHidden/>
          </w:rPr>
          <w:t>31</w:t>
        </w:r>
        <w:r>
          <w:rPr>
            <w:noProof/>
            <w:webHidden/>
          </w:rPr>
          <w:fldChar w:fldCharType="end"/>
        </w:r>
      </w:hyperlink>
    </w:p>
    <w:p w14:paraId="1C9EF602" w14:textId="30E61F32" w:rsidR="00695E5A" w:rsidRDefault="00695E5A">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14415" w:history="1">
        <w:r w:rsidRPr="00BF4C33">
          <w:rPr>
            <w:rStyle w:val="Hyperlink"/>
            <w:noProof/>
          </w:rPr>
          <w:t>Clustered Key Selection and Insert Patterns</w:t>
        </w:r>
        <w:r>
          <w:rPr>
            <w:noProof/>
            <w:webHidden/>
          </w:rPr>
          <w:tab/>
        </w:r>
        <w:r>
          <w:rPr>
            <w:noProof/>
            <w:webHidden/>
          </w:rPr>
          <w:fldChar w:fldCharType="begin"/>
        </w:r>
        <w:r>
          <w:rPr>
            <w:noProof/>
            <w:webHidden/>
          </w:rPr>
          <w:instrText xml:space="preserve"> PAGEREF _Toc231814415 \h </w:instrText>
        </w:r>
        <w:r>
          <w:rPr>
            <w:noProof/>
            <w:webHidden/>
          </w:rPr>
        </w:r>
        <w:r>
          <w:rPr>
            <w:noProof/>
            <w:webHidden/>
          </w:rPr>
          <w:fldChar w:fldCharType="separate"/>
        </w:r>
        <w:r w:rsidR="004854A5">
          <w:rPr>
            <w:noProof/>
            <w:webHidden/>
          </w:rPr>
          <w:t>31</w:t>
        </w:r>
        <w:r>
          <w:rPr>
            <w:noProof/>
            <w:webHidden/>
          </w:rPr>
          <w:fldChar w:fldCharType="end"/>
        </w:r>
      </w:hyperlink>
    </w:p>
    <w:p w14:paraId="19506B9E" w14:textId="7F4C2210" w:rsidR="00695E5A" w:rsidRDefault="00695E5A">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14416" w:history="1">
        <w:r w:rsidRPr="00BF4C33">
          <w:rPr>
            <w:rStyle w:val="Hyperlink"/>
            <w:noProof/>
          </w:rPr>
          <w:t>Indexing Strategy and Selectivity</w:t>
        </w:r>
        <w:r>
          <w:rPr>
            <w:noProof/>
            <w:webHidden/>
          </w:rPr>
          <w:tab/>
        </w:r>
        <w:r>
          <w:rPr>
            <w:noProof/>
            <w:webHidden/>
          </w:rPr>
          <w:fldChar w:fldCharType="begin"/>
        </w:r>
        <w:r>
          <w:rPr>
            <w:noProof/>
            <w:webHidden/>
          </w:rPr>
          <w:instrText xml:space="preserve"> PAGEREF _Toc231814416 \h </w:instrText>
        </w:r>
        <w:r>
          <w:rPr>
            <w:noProof/>
            <w:webHidden/>
          </w:rPr>
        </w:r>
        <w:r>
          <w:rPr>
            <w:noProof/>
            <w:webHidden/>
          </w:rPr>
          <w:fldChar w:fldCharType="separate"/>
        </w:r>
        <w:r w:rsidR="004854A5">
          <w:rPr>
            <w:noProof/>
            <w:webHidden/>
          </w:rPr>
          <w:t>31</w:t>
        </w:r>
        <w:r>
          <w:rPr>
            <w:noProof/>
            <w:webHidden/>
          </w:rPr>
          <w:fldChar w:fldCharType="end"/>
        </w:r>
      </w:hyperlink>
    </w:p>
    <w:p w14:paraId="3D3D4B6A" w14:textId="61EC2A2E" w:rsidR="00695E5A" w:rsidRDefault="00695E5A">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14417" w:history="1">
        <w:r w:rsidRPr="00BF4C33">
          <w:rPr>
            <w:rStyle w:val="Hyperlink"/>
            <w:noProof/>
          </w:rPr>
          <w:t>Identifier Strategy and Fragmentation</w:t>
        </w:r>
        <w:r>
          <w:rPr>
            <w:noProof/>
            <w:webHidden/>
          </w:rPr>
          <w:tab/>
        </w:r>
        <w:r>
          <w:rPr>
            <w:noProof/>
            <w:webHidden/>
          </w:rPr>
          <w:fldChar w:fldCharType="begin"/>
        </w:r>
        <w:r>
          <w:rPr>
            <w:noProof/>
            <w:webHidden/>
          </w:rPr>
          <w:instrText xml:space="preserve"> PAGEREF _Toc231814417 \h </w:instrText>
        </w:r>
        <w:r>
          <w:rPr>
            <w:noProof/>
            <w:webHidden/>
          </w:rPr>
        </w:r>
        <w:r>
          <w:rPr>
            <w:noProof/>
            <w:webHidden/>
          </w:rPr>
          <w:fldChar w:fldCharType="separate"/>
        </w:r>
        <w:r w:rsidR="004854A5">
          <w:rPr>
            <w:noProof/>
            <w:webHidden/>
          </w:rPr>
          <w:t>32</w:t>
        </w:r>
        <w:r>
          <w:rPr>
            <w:noProof/>
            <w:webHidden/>
          </w:rPr>
          <w:fldChar w:fldCharType="end"/>
        </w:r>
      </w:hyperlink>
    </w:p>
    <w:p w14:paraId="7382F221" w14:textId="19BAFA8C" w:rsidR="00695E5A" w:rsidRDefault="00695E5A">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14418" w:history="1">
        <w:r w:rsidRPr="00BF4C33">
          <w:rPr>
            <w:rStyle w:val="Hyperlink"/>
            <w:noProof/>
          </w:rPr>
          <w:t>Unicode and String Storage</w:t>
        </w:r>
        <w:r>
          <w:rPr>
            <w:noProof/>
            <w:webHidden/>
          </w:rPr>
          <w:tab/>
        </w:r>
        <w:r>
          <w:rPr>
            <w:noProof/>
            <w:webHidden/>
          </w:rPr>
          <w:fldChar w:fldCharType="begin"/>
        </w:r>
        <w:r>
          <w:rPr>
            <w:noProof/>
            <w:webHidden/>
          </w:rPr>
          <w:instrText xml:space="preserve"> PAGEREF _Toc231814418 \h </w:instrText>
        </w:r>
        <w:r>
          <w:rPr>
            <w:noProof/>
            <w:webHidden/>
          </w:rPr>
        </w:r>
        <w:r>
          <w:rPr>
            <w:noProof/>
            <w:webHidden/>
          </w:rPr>
          <w:fldChar w:fldCharType="separate"/>
        </w:r>
        <w:r w:rsidR="004854A5">
          <w:rPr>
            <w:noProof/>
            <w:webHidden/>
          </w:rPr>
          <w:t>32</w:t>
        </w:r>
        <w:r>
          <w:rPr>
            <w:noProof/>
            <w:webHidden/>
          </w:rPr>
          <w:fldChar w:fldCharType="end"/>
        </w:r>
      </w:hyperlink>
    </w:p>
    <w:p w14:paraId="018FC6EA" w14:textId="6885EA28" w:rsidR="00695E5A" w:rsidRDefault="00695E5A">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14419" w:history="1">
        <w:r w:rsidRPr="00BF4C33">
          <w:rPr>
            <w:rStyle w:val="Hyperlink"/>
            <w:noProof/>
          </w:rPr>
          <w:t>Schema-as-Code and Migration Control</w:t>
        </w:r>
        <w:r>
          <w:rPr>
            <w:noProof/>
            <w:webHidden/>
          </w:rPr>
          <w:tab/>
        </w:r>
        <w:r>
          <w:rPr>
            <w:noProof/>
            <w:webHidden/>
          </w:rPr>
          <w:fldChar w:fldCharType="begin"/>
        </w:r>
        <w:r>
          <w:rPr>
            <w:noProof/>
            <w:webHidden/>
          </w:rPr>
          <w:instrText xml:space="preserve"> PAGEREF _Toc231814419 \h </w:instrText>
        </w:r>
        <w:r>
          <w:rPr>
            <w:noProof/>
            <w:webHidden/>
          </w:rPr>
        </w:r>
        <w:r>
          <w:rPr>
            <w:noProof/>
            <w:webHidden/>
          </w:rPr>
          <w:fldChar w:fldCharType="separate"/>
        </w:r>
        <w:r w:rsidR="004854A5">
          <w:rPr>
            <w:noProof/>
            <w:webHidden/>
          </w:rPr>
          <w:t>32</w:t>
        </w:r>
        <w:r>
          <w:rPr>
            <w:noProof/>
            <w:webHidden/>
          </w:rPr>
          <w:fldChar w:fldCharType="end"/>
        </w:r>
      </w:hyperlink>
    </w:p>
    <w:p w14:paraId="03CEBA48" w14:textId="4F1C4562" w:rsidR="00695E5A" w:rsidRDefault="00695E5A">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14420" w:history="1">
        <w:r w:rsidRPr="00BF4C33">
          <w:rPr>
            <w:rStyle w:val="Hyperlink"/>
            <w:noProof/>
          </w:rPr>
          <w:t>Key Point</w:t>
        </w:r>
        <w:r>
          <w:rPr>
            <w:noProof/>
            <w:webHidden/>
          </w:rPr>
          <w:tab/>
        </w:r>
        <w:r>
          <w:rPr>
            <w:noProof/>
            <w:webHidden/>
          </w:rPr>
          <w:fldChar w:fldCharType="begin"/>
        </w:r>
        <w:r>
          <w:rPr>
            <w:noProof/>
            <w:webHidden/>
          </w:rPr>
          <w:instrText xml:space="preserve"> PAGEREF _Toc231814420 \h </w:instrText>
        </w:r>
        <w:r>
          <w:rPr>
            <w:noProof/>
            <w:webHidden/>
          </w:rPr>
        </w:r>
        <w:r>
          <w:rPr>
            <w:noProof/>
            <w:webHidden/>
          </w:rPr>
          <w:fldChar w:fldCharType="separate"/>
        </w:r>
        <w:r w:rsidR="004854A5">
          <w:rPr>
            <w:noProof/>
            <w:webHidden/>
          </w:rPr>
          <w:t>33</w:t>
        </w:r>
        <w:r>
          <w:rPr>
            <w:noProof/>
            <w:webHidden/>
          </w:rPr>
          <w:fldChar w:fldCharType="end"/>
        </w:r>
      </w:hyperlink>
    </w:p>
    <w:p w14:paraId="2CCD0346" w14:textId="0A9E908E" w:rsidR="00695E5A" w:rsidRDefault="00695E5A">
      <w:pPr>
        <w:pStyle w:val="TOC2"/>
        <w:rPr>
          <w:rFonts w:asciiTheme="minorHAnsi" w:eastAsiaTheme="minorEastAsia" w:hAnsiTheme="minorHAnsi" w:cstheme="minorBidi"/>
          <w:noProof/>
          <w:kern w:val="2"/>
          <w:lang w:eastAsia="en-NZ"/>
          <w14:ligatures w14:val="standardContextual"/>
        </w:rPr>
      </w:pPr>
      <w:hyperlink w:anchor="_Toc231814421" w:history="1">
        <w:r w:rsidRPr="00BF4C33">
          <w:rPr>
            <w:rStyle w:val="Hyperlink"/>
            <w:noProof/>
          </w:rPr>
          <w:t>Appendix C – Interfaces, Views, and Data Exchange</w:t>
        </w:r>
        <w:r>
          <w:rPr>
            <w:noProof/>
            <w:webHidden/>
          </w:rPr>
          <w:tab/>
        </w:r>
        <w:r>
          <w:rPr>
            <w:noProof/>
            <w:webHidden/>
          </w:rPr>
          <w:fldChar w:fldCharType="begin"/>
        </w:r>
        <w:r>
          <w:rPr>
            <w:noProof/>
            <w:webHidden/>
          </w:rPr>
          <w:instrText xml:space="preserve"> PAGEREF _Toc231814421 \h </w:instrText>
        </w:r>
        <w:r>
          <w:rPr>
            <w:noProof/>
            <w:webHidden/>
          </w:rPr>
        </w:r>
        <w:r>
          <w:rPr>
            <w:noProof/>
            <w:webHidden/>
          </w:rPr>
          <w:fldChar w:fldCharType="separate"/>
        </w:r>
        <w:r w:rsidR="004854A5">
          <w:rPr>
            <w:noProof/>
            <w:webHidden/>
          </w:rPr>
          <w:t>33</w:t>
        </w:r>
        <w:r>
          <w:rPr>
            <w:noProof/>
            <w:webHidden/>
          </w:rPr>
          <w:fldChar w:fldCharType="end"/>
        </w:r>
      </w:hyperlink>
    </w:p>
    <w:p w14:paraId="50034C5C" w14:textId="4142B4C2" w:rsidR="00695E5A" w:rsidRDefault="00695E5A">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14422" w:history="1">
        <w:r w:rsidRPr="00BF4C33">
          <w:rPr>
            <w:rStyle w:val="Hyperlink"/>
            <w:noProof/>
          </w:rPr>
          <w:t>Views as Legacy Interface Constructs</w:t>
        </w:r>
        <w:r>
          <w:rPr>
            <w:noProof/>
            <w:webHidden/>
          </w:rPr>
          <w:tab/>
        </w:r>
        <w:r>
          <w:rPr>
            <w:noProof/>
            <w:webHidden/>
          </w:rPr>
          <w:fldChar w:fldCharType="begin"/>
        </w:r>
        <w:r>
          <w:rPr>
            <w:noProof/>
            <w:webHidden/>
          </w:rPr>
          <w:instrText xml:space="preserve"> PAGEREF _Toc231814422 \h </w:instrText>
        </w:r>
        <w:r>
          <w:rPr>
            <w:noProof/>
            <w:webHidden/>
          </w:rPr>
        </w:r>
        <w:r>
          <w:rPr>
            <w:noProof/>
            <w:webHidden/>
          </w:rPr>
          <w:fldChar w:fldCharType="separate"/>
        </w:r>
        <w:r w:rsidR="004854A5">
          <w:rPr>
            <w:noProof/>
            <w:webHidden/>
          </w:rPr>
          <w:t>33</w:t>
        </w:r>
        <w:r>
          <w:rPr>
            <w:noProof/>
            <w:webHidden/>
          </w:rPr>
          <w:fldChar w:fldCharType="end"/>
        </w:r>
      </w:hyperlink>
    </w:p>
    <w:p w14:paraId="29953B41" w14:textId="20DC0C80" w:rsidR="00695E5A" w:rsidRDefault="00695E5A">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14423" w:history="1">
        <w:r w:rsidRPr="00BF4C33">
          <w:rPr>
            <w:rStyle w:val="Hyperlink"/>
            <w:noProof/>
          </w:rPr>
          <w:t>APIs as the Preferred Interface Model</w:t>
        </w:r>
        <w:r>
          <w:rPr>
            <w:noProof/>
            <w:webHidden/>
          </w:rPr>
          <w:tab/>
        </w:r>
        <w:r>
          <w:rPr>
            <w:noProof/>
            <w:webHidden/>
          </w:rPr>
          <w:fldChar w:fldCharType="begin"/>
        </w:r>
        <w:r>
          <w:rPr>
            <w:noProof/>
            <w:webHidden/>
          </w:rPr>
          <w:instrText xml:space="preserve"> PAGEREF _Toc231814423 \h </w:instrText>
        </w:r>
        <w:r>
          <w:rPr>
            <w:noProof/>
            <w:webHidden/>
          </w:rPr>
        </w:r>
        <w:r>
          <w:rPr>
            <w:noProof/>
            <w:webHidden/>
          </w:rPr>
          <w:fldChar w:fldCharType="separate"/>
        </w:r>
        <w:r w:rsidR="004854A5">
          <w:rPr>
            <w:noProof/>
            <w:webHidden/>
          </w:rPr>
          <w:t>33</w:t>
        </w:r>
        <w:r>
          <w:rPr>
            <w:noProof/>
            <w:webHidden/>
          </w:rPr>
          <w:fldChar w:fldCharType="end"/>
        </w:r>
      </w:hyperlink>
    </w:p>
    <w:p w14:paraId="5D0EF5E4" w14:textId="7734F985" w:rsidR="00695E5A" w:rsidRDefault="00695E5A">
      <w:pPr>
        <w:pStyle w:val="TOC4"/>
        <w:rPr>
          <w:rFonts w:asciiTheme="minorHAnsi" w:eastAsiaTheme="minorEastAsia" w:hAnsiTheme="minorHAnsi" w:cstheme="minorBidi"/>
          <w:noProof/>
          <w:kern w:val="2"/>
          <w:sz w:val="24"/>
          <w:lang w:eastAsia="en-NZ"/>
          <w14:ligatures w14:val="standardContextual"/>
        </w:rPr>
      </w:pPr>
      <w:hyperlink w:anchor="_Toc231814424" w:history="1">
        <w:r w:rsidRPr="00BF4C33">
          <w:rPr>
            <w:rStyle w:val="Hyperlink"/>
            <w:noProof/>
          </w:rPr>
          <w:t>The Problem with Direct Database-to-Database Transfer</w:t>
        </w:r>
        <w:r>
          <w:rPr>
            <w:noProof/>
            <w:webHidden/>
          </w:rPr>
          <w:tab/>
        </w:r>
        <w:r>
          <w:rPr>
            <w:noProof/>
            <w:webHidden/>
          </w:rPr>
          <w:fldChar w:fldCharType="begin"/>
        </w:r>
        <w:r>
          <w:rPr>
            <w:noProof/>
            <w:webHidden/>
          </w:rPr>
          <w:instrText xml:space="preserve"> PAGEREF _Toc231814424 \h </w:instrText>
        </w:r>
        <w:r>
          <w:rPr>
            <w:noProof/>
            <w:webHidden/>
          </w:rPr>
        </w:r>
        <w:r>
          <w:rPr>
            <w:noProof/>
            <w:webHidden/>
          </w:rPr>
          <w:fldChar w:fldCharType="separate"/>
        </w:r>
        <w:r w:rsidR="004854A5">
          <w:rPr>
            <w:noProof/>
            <w:webHidden/>
          </w:rPr>
          <w:t>33</w:t>
        </w:r>
        <w:r>
          <w:rPr>
            <w:noProof/>
            <w:webHidden/>
          </w:rPr>
          <w:fldChar w:fldCharType="end"/>
        </w:r>
      </w:hyperlink>
    </w:p>
    <w:p w14:paraId="21FC1E65" w14:textId="6C1162B7" w:rsidR="00695E5A" w:rsidRDefault="00695E5A">
      <w:pPr>
        <w:pStyle w:val="TOC4"/>
        <w:rPr>
          <w:rFonts w:asciiTheme="minorHAnsi" w:eastAsiaTheme="minorEastAsia" w:hAnsiTheme="minorHAnsi" w:cstheme="minorBidi"/>
          <w:noProof/>
          <w:kern w:val="2"/>
          <w:sz w:val="24"/>
          <w:lang w:eastAsia="en-NZ"/>
          <w14:ligatures w14:val="standardContextual"/>
        </w:rPr>
      </w:pPr>
      <w:hyperlink w:anchor="_Toc231814425" w:history="1">
        <w:r w:rsidRPr="00BF4C33">
          <w:rPr>
            <w:rStyle w:val="Hyperlink"/>
            <w:noProof/>
          </w:rPr>
          <w:t>System Integrity and Validation Boundaries</w:t>
        </w:r>
        <w:r>
          <w:rPr>
            <w:noProof/>
            <w:webHidden/>
          </w:rPr>
          <w:tab/>
        </w:r>
        <w:r>
          <w:rPr>
            <w:noProof/>
            <w:webHidden/>
          </w:rPr>
          <w:fldChar w:fldCharType="begin"/>
        </w:r>
        <w:r>
          <w:rPr>
            <w:noProof/>
            <w:webHidden/>
          </w:rPr>
          <w:instrText xml:space="preserve"> PAGEREF _Toc231814425 \h </w:instrText>
        </w:r>
        <w:r>
          <w:rPr>
            <w:noProof/>
            <w:webHidden/>
          </w:rPr>
        </w:r>
        <w:r>
          <w:rPr>
            <w:noProof/>
            <w:webHidden/>
          </w:rPr>
          <w:fldChar w:fldCharType="separate"/>
        </w:r>
        <w:r w:rsidR="004854A5">
          <w:rPr>
            <w:noProof/>
            <w:webHidden/>
          </w:rPr>
          <w:t>34</w:t>
        </w:r>
        <w:r>
          <w:rPr>
            <w:noProof/>
            <w:webHidden/>
          </w:rPr>
          <w:fldChar w:fldCharType="end"/>
        </w:r>
      </w:hyperlink>
    </w:p>
    <w:p w14:paraId="6026D81D" w14:textId="15A04F77" w:rsidR="00695E5A" w:rsidRDefault="00695E5A">
      <w:pPr>
        <w:pStyle w:val="TOC4"/>
        <w:rPr>
          <w:rFonts w:asciiTheme="minorHAnsi" w:eastAsiaTheme="minorEastAsia" w:hAnsiTheme="minorHAnsi" w:cstheme="minorBidi"/>
          <w:noProof/>
          <w:kern w:val="2"/>
          <w:sz w:val="24"/>
          <w:lang w:eastAsia="en-NZ"/>
          <w14:ligatures w14:val="standardContextual"/>
        </w:rPr>
      </w:pPr>
      <w:hyperlink w:anchor="_Toc231814426" w:history="1">
        <w:r w:rsidRPr="00BF4C33">
          <w:rPr>
            <w:rStyle w:val="Hyperlink"/>
            <w:noProof/>
          </w:rPr>
          <w:t>Practical Position</w:t>
        </w:r>
        <w:r>
          <w:rPr>
            <w:noProof/>
            <w:webHidden/>
          </w:rPr>
          <w:tab/>
        </w:r>
        <w:r>
          <w:rPr>
            <w:noProof/>
            <w:webHidden/>
          </w:rPr>
          <w:fldChar w:fldCharType="begin"/>
        </w:r>
        <w:r>
          <w:rPr>
            <w:noProof/>
            <w:webHidden/>
          </w:rPr>
          <w:instrText xml:space="preserve"> PAGEREF _Toc231814426 \h </w:instrText>
        </w:r>
        <w:r>
          <w:rPr>
            <w:noProof/>
            <w:webHidden/>
          </w:rPr>
        </w:r>
        <w:r>
          <w:rPr>
            <w:noProof/>
            <w:webHidden/>
          </w:rPr>
          <w:fldChar w:fldCharType="separate"/>
        </w:r>
        <w:r w:rsidR="004854A5">
          <w:rPr>
            <w:noProof/>
            <w:webHidden/>
          </w:rPr>
          <w:t>34</w:t>
        </w:r>
        <w:r>
          <w:rPr>
            <w:noProof/>
            <w:webHidden/>
          </w:rPr>
          <w:fldChar w:fldCharType="end"/>
        </w:r>
      </w:hyperlink>
    </w:p>
    <w:p w14:paraId="62B81066" w14:textId="4D3DBF0E" w:rsidR="00A35493" w:rsidRDefault="00E81E1C" w:rsidP="00E81E1C">
      <w:pPr>
        <w:rPr>
          <w:sz w:val="20"/>
        </w:rPr>
      </w:pPr>
      <w:r>
        <w:rPr>
          <w:sz w:val="20"/>
        </w:rPr>
        <w:fldChar w:fldCharType="end"/>
      </w:r>
    </w:p>
    <w:p w14:paraId="643F120A" w14:textId="77777777" w:rsidR="00A35493" w:rsidRDefault="00A35493">
      <w:pPr>
        <w:rPr>
          <w:sz w:val="20"/>
        </w:rPr>
      </w:pPr>
      <w:r>
        <w:rPr>
          <w:sz w:val="20"/>
        </w:rPr>
        <w:br w:type="page"/>
      </w:r>
    </w:p>
    <w:p w14:paraId="7B1B9208" w14:textId="114F3FB5" w:rsidR="00567DC3" w:rsidRDefault="00567DC3" w:rsidP="00C919E0">
      <w:pPr>
        <w:pStyle w:val="Heading1"/>
      </w:pPr>
      <w:bookmarkStart w:id="4" w:name="_Toc231814351"/>
      <w:r>
        <w:lastRenderedPageBreak/>
        <w:t>Background</w:t>
      </w:r>
      <w:bookmarkEnd w:id="4"/>
    </w:p>
    <w:p w14:paraId="20F4B5B1" w14:textId="3B3C06A1" w:rsidR="00807D34" w:rsidRPr="00807D34" w:rsidRDefault="00807D34" w:rsidP="00807D34">
      <w:r w:rsidRPr="00807D34">
        <w:t xml:space="preserve">Modern development tooling, particularly ORM frameworks and schema automation, has made the creation of database structures appear trivial. This has reduced reliance on specialist database expertise, but has also led to a gradual loss of logical data modelling discipline, with schemas increasingly reflecting </w:t>
      </w:r>
      <w:r w:rsidR="00CB7C31">
        <w:t xml:space="preserve">delivery </w:t>
      </w:r>
      <w:r w:rsidRPr="00807D34">
        <w:t xml:space="preserve">implementation convenience rather than considered </w:t>
      </w:r>
      <w:r w:rsidR="00256EFC">
        <w:t xml:space="preserve">operational </w:t>
      </w:r>
      <w:r w:rsidRPr="00807D34">
        <w:t>design.</w:t>
      </w:r>
    </w:p>
    <w:p w14:paraId="2DC783AD" w14:textId="2D9ECAB5" w:rsidR="00BD57A0" w:rsidRPr="00BD57A0" w:rsidRDefault="007C77AC" w:rsidP="00BD57A0">
      <w:r w:rsidRPr="007C77AC">
        <w:t>Modern platforms can compensate for poor data shape through increased compute, storage, memory, caching, and integration logic.</w:t>
      </w:r>
      <w:r>
        <w:t xml:space="preserve"> </w:t>
      </w:r>
      <w:r w:rsidR="00BD57A0" w:rsidRPr="00BD57A0">
        <w:t xml:space="preserve">That does not remove the underlying defect. </w:t>
      </w:r>
      <w:r w:rsidR="00732AC7">
        <w:t>L</w:t>
      </w:r>
      <w:r w:rsidR="00BD57A0" w:rsidRPr="00BD57A0">
        <w:t xml:space="preserve">ack of indexes, over-indexing, and poorly designed indexes are among the top sources of database performance problems, </w:t>
      </w:r>
      <w:r>
        <w:t>and</w:t>
      </w:r>
      <w:r w:rsidR="00732AC7">
        <w:t xml:space="preserve"> </w:t>
      </w:r>
      <w:r w:rsidR="00BD57A0" w:rsidRPr="00BD57A0">
        <w:t xml:space="preserve">performance guidance makes clear that tool-assisted persistence does not remove the need for proper indexing, query shape, and database understanding. </w:t>
      </w:r>
    </w:p>
    <w:p w14:paraId="05EC0F60" w14:textId="04726975" w:rsidR="00BD57A0" w:rsidRPr="00BD57A0" w:rsidRDefault="00BD57A0" w:rsidP="00BD57A0">
      <w:r w:rsidRPr="00BD57A0">
        <w:t>This has practical organisational consequences. Teams can appear to move quickly while silently weakening the long-term adaptability of the service. Conceptual terms captured in workshops are pushed too directly into classes, tables, documents, APIs, and tests. The physical implementation may function, but the service has already been bound to one release-era view of the business. ANSI/SPARC was developed precisely to reduce that coupling by separating external views, conceptual meaning, and internal implementation. IIBA and TOGAF continue that same principle in modern practice</w:t>
      </w:r>
      <w:r>
        <w:t>.</w:t>
      </w:r>
    </w:p>
    <w:p w14:paraId="32C1C8D6" w14:textId="21818445" w:rsidR="00BD57A0" w:rsidRPr="00BD57A0" w:rsidRDefault="00BD57A0" w:rsidP="00BD57A0">
      <w:r w:rsidRPr="00BD57A0">
        <w:t xml:space="preserve">It is important to be clear that this is not an argument against ORMs, code-first approaches, document databases, or developer productivity. </w:t>
      </w:r>
      <w:r w:rsidR="006204F2">
        <w:t xml:space="preserve">Code-First driven </w:t>
      </w:r>
      <w:r w:rsidRPr="00BD57A0">
        <w:t xml:space="preserve">migrations are a valid schema-as-code mechanism. MongoDB explicitly supports flexible schema and query-driven design. The problem arises only when teams interpret those capabilities as permission to skip logical modelling. MongoDB itself warns that it is a mistake to think NoSQL databases have no data model, and Microsoft explicitly warns that production schema changes generated by </w:t>
      </w:r>
      <w:r w:rsidR="00F8394B">
        <w:t>an enterprise grade ORM</w:t>
      </w:r>
      <w:r w:rsidR="00F8394B">
        <w:rPr>
          <w:rStyle w:val="FootnoteReference"/>
        </w:rPr>
        <w:footnoteReference w:id="3"/>
      </w:r>
      <w:r w:rsidRPr="00BD57A0">
        <w:t xml:space="preserve"> should be reviewed and applied through controlled methods rather than trusted blindly. </w:t>
      </w:r>
    </w:p>
    <w:p w14:paraId="37B28643" w14:textId="5D4EAE22" w:rsidR="00C919E0" w:rsidRDefault="00567DC3" w:rsidP="0036779D">
      <w:pPr>
        <w:pStyle w:val="Heading1"/>
      </w:pPr>
      <w:r>
        <w:br/>
      </w:r>
      <w:bookmarkStart w:id="5" w:name="_Toc231814352"/>
      <w:r w:rsidR="0036779D">
        <w:t>Context</w:t>
      </w:r>
      <w:bookmarkEnd w:id="5"/>
    </w:p>
    <w:p w14:paraId="47ACB9B8" w14:textId="4C9A902F" w:rsidR="00314933" w:rsidRPr="00314933" w:rsidRDefault="00314933" w:rsidP="00314933">
      <w:r w:rsidRPr="00314933">
        <w:t xml:space="preserve">The conceptual, logical, and physical distinction is not optional architecture theory. It is established information management practice. ANSI/SPARC distinguishes user-facing views from enterprise meaning and from internal storage representation so that each can evolve with some independence. IIBA’s data modelling guidance explicitly teaches the distinction between conceptual, logical, and physical models. TOGAF’s data architecture </w:t>
      </w:r>
      <w:r w:rsidRPr="00314933">
        <w:lastRenderedPageBreak/>
        <w:t xml:space="preserve">guidance expects data structures and sources to be defined in a form that can be understood by stakeholders and governed as architecture, not inferred backwards from implementation. </w:t>
      </w:r>
    </w:p>
    <w:p w14:paraId="485DA73A" w14:textId="5EA31690" w:rsidR="00314933" w:rsidRPr="00314933" w:rsidRDefault="00314933" w:rsidP="00314933">
      <w:r w:rsidRPr="00314933">
        <w:t xml:space="preserve">Domain-Driven Design does not overturn this. Fowler writes that bounded contexts exist because large domains do not support a single fully unified model, and that different contexts may legitimately use different meanings for the same terms. Microsoft’s DDD guidance similarly states that entities, value objects, and aggregates exist within bounded contexts, and that an identity shared across contexts does not imply one identical model everywhere. Ubiquitous language is therefore a conceptual alignment tool inside a bounded context, not an instruction to turn business vocabulary directly into a persistence schema. </w:t>
      </w:r>
    </w:p>
    <w:p w14:paraId="4BE53EAD" w14:textId="22770C89" w:rsidR="00314933" w:rsidRPr="00314933" w:rsidRDefault="00314933" w:rsidP="00314933">
      <w:r w:rsidRPr="00314933">
        <w:t xml:space="preserve">Fowler’s organisational patterns are directly relevant to long-lived service design. In his discussion of explicit organisation structures, he notes that such structures “embed the current organizational categories into the design”, and he uses Party as a supertype to avoid repeating person-or-organisation logic while using Accountability to model typed relationships where the relationship itself matters. That is precisely the line this paper adopts: what is current and recognisable to users is not always what is enduring and appropriate for the internal logical core. </w:t>
      </w:r>
    </w:p>
    <w:p w14:paraId="117BDE9B" w14:textId="6DBE77DA" w:rsidR="000B768B" w:rsidRDefault="00652E24" w:rsidP="00652E24">
      <w:pPr>
        <w:pStyle w:val="Heading1"/>
      </w:pPr>
      <w:bookmarkStart w:id="6" w:name="_Toc231814353"/>
      <w:r>
        <w:t>Scope</w:t>
      </w:r>
      <w:bookmarkEnd w:id="6"/>
    </w:p>
    <w:p w14:paraId="0CEE4681" w14:textId="3B684A4C" w:rsidR="00652E24" w:rsidRPr="00652E24" w:rsidRDefault="00652E24" w:rsidP="00652E24">
      <w:r w:rsidRPr="00652E24">
        <w:t>This guidance proceeds on the basis that most information managed by this organisation is structured and that teams are already familiar with the fundamentals of relational thinking: entities, relationships, keys, and integrity between records. These are established practices and are not re-explained here.</w:t>
      </w:r>
    </w:p>
    <w:p w14:paraId="2C136ACD" w14:textId="77777777" w:rsidR="00652E24" w:rsidRPr="00652E24" w:rsidRDefault="00652E24" w:rsidP="00652E24">
      <w:r w:rsidRPr="00652E24">
        <w:t>The focus of this paper is not how to store structured data, but how to design it so that it remains usable as the business evolves. The gap this guidance addresses sits between recognising business terms and committing to durable information structures. It assumes that teams can create tables and relationships; it challenges whether those structures are the right ones to endure.</w:t>
      </w:r>
    </w:p>
    <w:p w14:paraId="509EA9B4" w14:textId="3D4F3988" w:rsidR="00652E24" w:rsidRDefault="00345E54" w:rsidP="000B768B">
      <w:r w:rsidRPr="00345E54">
        <w:t>This guidance therefore focuses on the step that is most often skipped: the deliberate design of a logical model that can survive change.</w:t>
      </w:r>
    </w:p>
    <w:p w14:paraId="1F071AE8" w14:textId="77777777" w:rsidR="0013359E" w:rsidRPr="0013359E" w:rsidRDefault="0013359E" w:rsidP="005C01CE">
      <w:pPr>
        <w:pStyle w:val="Heading1"/>
      </w:pPr>
      <w:bookmarkStart w:id="7" w:name="_Toc231814354"/>
      <w:r w:rsidRPr="0013359E">
        <w:t>Core Modelling Principles</w:t>
      </w:r>
      <w:bookmarkEnd w:id="7"/>
    </w:p>
    <w:p w14:paraId="49581DBE" w14:textId="132598B3" w:rsidR="00D44B03" w:rsidRDefault="005D3D46" w:rsidP="005D3D46">
      <w:r w:rsidRPr="005D3D46">
        <w:t xml:space="preserve">The most important statement in this paper is this: conceptual modelling is not complete when workshop terms have been captured. At that point the team has only established </w:t>
      </w:r>
      <w:r w:rsidRPr="00D44B03">
        <w:rPr>
          <w:i/>
          <w:iCs/>
        </w:rPr>
        <w:t>conceptual</w:t>
      </w:r>
      <w:r w:rsidRPr="005D3D46">
        <w:t xml:space="preserve"> alignment. It has not yet produced a </w:t>
      </w:r>
      <w:r w:rsidRPr="00D44B03">
        <w:rPr>
          <w:i/>
          <w:iCs/>
        </w:rPr>
        <w:t>logical</w:t>
      </w:r>
      <w:r w:rsidRPr="005D3D46">
        <w:t xml:space="preserve"> model. </w:t>
      </w:r>
    </w:p>
    <w:p w14:paraId="711A84FD" w14:textId="0610B0B7" w:rsidR="005D3D46" w:rsidRPr="005D3D46" w:rsidRDefault="005D3D46" w:rsidP="005D3D46">
      <w:r w:rsidRPr="005D3D46">
        <w:lastRenderedPageBreak/>
        <w:t>The logical step still requires conscious design judgement about enduring identity, contextual roles, relationships, lifecycle, integrity, and stable decomposition. If that step is skipped, the internal model becomes merely a copy of current business language.</w:t>
      </w:r>
    </w:p>
    <w:p w14:paraId="216CDF50" w14:textId="77777777" w:rsidR="005D3D46" w:rsidRPr="005D3D46" w:rsidRDefault="005D3D46" w:rsidP="005D3D46">
      <w:r w:rsidRPr="00D44B03">
        <w:rPr>
          <w:b/>
          <w:bCs/>
        </w:rPr>
        <w:t>This is the point at which responsibility often becomes blurred</w:t>
      </w:r>
      <w:r w:rsidRPr="005D3D46">
        <w:t>. Business analysis usually owns the early conceptual model, because business analysts work closely with sponsors, users, and subject matter experts to capture terms, meanings, scenarios, and rules. That is necessary work, but it is not sufficient. A service that simply internalises those terms without logical translation will usually hard</w:t>
      </w:r>
      <w:r w:rsidRPr="005D3D46">
        <w:noBreakHyphen/>
        <w:t>code one generation of business understanding into its structural core. The burden therefore shifts from conceptual sense</w:t>
      </w:r>
      <w:r w:rsidRPr="005D3D46">
        <w:noBreakHyphen/>
        <w:t>making to logical design: deciding what the stable information structures actually are.</w:t>
      </w:r>
    </w:p>
    <w:p w14:paraId="68BFCE36" w14:textId="77777777" w:rsidR="005D3D46" w:rsidRPr="005D3D46" w:rsidRDefault="005D3D46" w:rsidP="005D3D46">
      <w:r w:rsidRPr="005D3D46">
        <w:t>A useful way to state the difference is this. The conceptual model should be recognisable to consumers of the service. The logical model should be maintainable by future builders of the service. Those are related obligations, but they are not the same obligation. Where those duties are collapsed, the service becomes easier to explain at first release and harder to evolve in every release afterwards.</w:t>
      </w:r>
    </w:p>
    <w:p w14:paraId="2156D8C4" w14:textId="77777777" w:rsidR="005D3D46" w:rsidRPr="005D3D46" w:rsidRDefault="005D3D46" w:rsidP="005D3D46">
      <w:r w:rsidRPr="005D3D46">
        <w:t>To prevent that outcome, three core modelling principles must be applied together. These principles reinforce one another. The separation of tiers prevents cross-layer coupling, bounded contexts prevent false consistency within a layer, and the separation of enduring and contextual structures ensures stability within the logical core itself.</w:t>
      </w:r>
    </w:p>
    <w:p w14:paraId="12D27241" w14:textId="583430AD" w:rsidR="008D202F" w:rsidRPr="008D202F" w:rsidRDefault="008D202F" w:rsidP="008D202F"/>
    <w:p w14:paraId="621C420A" w14:textId="00F7C8E5" w:rsidR="0013359E" w:rsidRDefault="0013359E" w:rsidP="005C01CE">
      <w:pPr>
        <w:pStyle w:val="Heading2"/>
      </w:pPr>
      <w:bookmarkStart w:id="8" w:name="_Toc231814355"/>
      <w:r w:rsidRPr="0013359E">
        <w:t>Principle 1: Separation of Conceptual, Logical, and Physical Models</w:t>
      </w:r>
      <w:bookmarkEnd w:id="8"/>
    </w:p>
    <w:p w14:paraId="60466911" w14:textId="77777777" w:rsidR="00434AAF" w:rsidRDefault="00434AAF" w:rsidP="00434AAF">
      <w:pPr>
        <w:pStyle w:val="BodyText"/>
        <w:keepNext/>
        <w:jc w:val="center"/>
      </w:pPr>
      <w:r>
        <w:rPr>
          <w:noProof/>
        </w:rPr>
        <w:drawing>
          <wp:inline distT="0" distB="0" distL="0" distR="0" wp14:anchorId="27B6DD77" wp14:editId="5BAB5A5B">
            <wp:extent cx="4819728" cy="2247558"/>
            <wp:effectExtent l="0" t="0" r="0" b="0"/>
            <wp:docPr id="11549845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98329" cy="2284212"/>
                    </a:xfrm>
                    <a:prstGeom prst="rect">
                      <a:avLst/>
                    </a:prstGeom>
                    <a:noFill/>
                    <a:ln>
                      <a:noFill/>
                    </a:ln>
                  </pic:spPr>
                </pic:pic>
              </a:graphicData>
            </a:graphic>
          </wp:inline>
        </w:drawing>
      </w:r>
    </w:p>
    <w:p w14:paraId="3CD1EF30" w14:textId="26C3E0D0" w:rsidR="00434AAF" w:rsidRPr="00434AAF" w:rsidRDefault="00434AAF" w:rsidP="00434AAF">
      <w:pPr>
        <w:pStyle w:val="Caption"/>
        <w:jc w:val="center"/>
      </w:pPr>
      <w:bookmarkStart w:id="9" w:name="_Toc231820831"/>
      <w:r>
        <w:t xml:space="preserve">Figure </w:t>
      </w:r>
      <w:fldSimple w:instr=" SEQ Figure \* ARABIC ">
        <w:r w:rsidR="004854A5">
          <w:rPr>
            <w:noProof/>
          </w:rPr>
          <w:t>1</w:t>
        </w:r>
      </w:fldSimple>
      <w:r>
        <w:t>: Data Tiers &amp; Purpose</w:t>
      </w:r>
      <w:bookmarkEnd w:id="9"/>
    </w:p>
    <w:p w14:paraId="72EC8FBC" w14:textId="77777777" w:rsidR="00C635A9" w:rsidRPr="00C635A9" w:rsidRDefault="00C635A9" w:rsidP="00C635A9">
      <w:r w:rsidRPr="00C635A9">
        <w:t>The first principle is that conceptual, logical, and physical models must remain distinct. This is not an abstract preference. It is a long-established practice intended to allow systems to change without unnecessary structural rework.</w:t>
      </w:r>
    </w:p>
    <w:p w14:paraId="785309EB" w14:textId="77777777" w:rsidR="00C635A9" w:rsidRPr="00C635A9" w:rsidRDefault="00C635A9" w:rsidP="00C635A9">
      <w:r w:rsidRPr="00C635A9">
        <w:lastRenderedPageBreak/>
        <w:t>The conceptual model reflects the language recognised by sponsors, users, and subject matter experts. It is where terms such as Student, Teacher, Parent, User, or Provider belong. It is also where meaning is negotiated and agreed.</w:t>
      </w:r>
    </w:p>
    <w:p w14:paraId="24B0687F" w14:textId="77777777" w:rsidR="00C635A9" w:rsidRPr="00C635A9" w:rsidRDefault="00C635A9" w:rsidP="00C635A9">
      <w:r w:rsidRPr="00C635A9">
        <w:t>The logical model, by contrast, defines the stable internal structure of information. It answers a different set of questions: what has enduring identity, what is a role, what is a relationship, what has its own lifecycle, and what can change without forcing structural redesign. This is the step that requires design judgement, not just capture.</w:t>
      </w:r>
    </w:p>
    <w:p w14:paraId="1EA587D0" w14:textId="77777777" w:rsidR="00C635A9" w:rsidRPr="00C635A9" w:rsidRDefault="00C635A9" w:rsidP="00C635A9">
      <w:r w:rsidRPr="00C635A9">
        <w:t>The physical model then realises the logical structure within a specific technology. This includes decisions about keys, indexes, storage, data types, and deployment. These are important, but they should not be allowed to define the logical structure by accident.</w:t>
      </w:r>
    </w:p>
    <w:p w14:paraId="4F57E877" w14:textId="77777777" w:rsidR="00C635A9" w:rsidRPr="00C635A9" w:rsidRDefault="00C635A9" w:rsidP="00C635A9">
      <w:r w:rsidRPr="00C635A9">
        <w:t>When these three layers are not separated, change in business language forces change across the entire system. Interfaces, internal structures, and storage must all move together. When they are separated, a change in business terminology or policy can often be absorbed at the conceptual or interface level without restructuring the service internally.</w:t>
      </w:r>
    </w:p>
    <w:p w14:paraId="4ADD2D54" w14:textId="6A8591C5" w:rsidR="0013359E" w:rsidRPr="0013359E" w:rsidRDefault="00C635A9" w:rsidP="0013359E">
      <w:pPr>
        <w:rPr>
          <w:b/>
          <w:bCs/>
        </w:rPr>
      </w:pPr>
      <w:r w:rsidRPr="00C635A9">
        <w:t>This principle is therefore about control. It ensures that business change does not immediately become structural instability.</w:t>
      </w:r>
    </w:p>
    <w:p w14:paraId="711E5FAF" w14:textId="77777777" w:rsidR="0013359E" w:rsidRDefault="0013359E" w:rsidP="005C01CE">
      <w:pPr>
        <w:pStyle w:val="Heading2"/>
      </w:pPr>
      <w:bookmarkStart w:id="10" w:name="_Toc231814356"/>
      <w:r w:rsidRPr="0013359E">
        <w:t>Principle 2: Bounded Contexts Within Each Tier</w:t>
      </w:r>
      <w:bookmarkEnd w:id="10"/>
    </w:p>
    <w:p w14:paraId="5D6390CD" w14:textId="77777777" w:rsidR="00C635A9" w:rsidRPr="00C635A9" w:rsidRDefault="00C635A9" w:rsidP="00C635A9">
      <w:r w:rsidRPr="00C635A9">
        <w:t>The second principle is that there is rarely one single, fully unified model of a domain. Different parts of an organisation use the same words in different ways, and systems reflect that reality.</w:t>
      </w:r>
    </w:p>
    <w:p w14:paraId="4FB6DF64" w14:textId="77777777" w:rsidR="00C635A9" w:rsidRPr="00C635A9" w:rsidRDefault="00C635A9" w:rsidP="00C635A9">
      <w:r w:rsidRPr="00C635A9">
        <w:t>Bounded contexts recognise that different areas of the business may legitimately require different representations of the same concept. A “Student” in one context may mean an enrolled learner within an institution, while in another it may refer more loosely to a participant in a course or service. Both can be correct within their own boundaries.</w:t>
      </w:r>
    </w:p>
    <w:p w14:paraId="35A4CDC7" w14:textId="77777777" w:rsidR="00C635A9" w:rsidRPr="00C635A9" w:rsidRDefault="00C635A9" w:rsidP="00C635A9">
      <w:r w:rsidRPr="00C635A9">
        <w:t>This principle applies within each modelling tier. Conceptual language varies across contexts. Logical models vary across bounded domains. Physical implementations vary across services and data stores. The presence of a shared identity does not require a single shared structure.</w:t>
      </w:r>
    </w:p>
    <w:p w14:paraId="0E772BF4" w14:textId="77777777" w:rsidR="00C635A9" w:rsidRPr="00C635A9" w:rsidRDefault="00C635A9" w:rsidP="00C635A9">
      <w:r w:rsidRPr="00C635A9">
        <w:t>This is particularly important when working with “ubiquitous language”. Ubiquitous language is a tool to align understanding within a bounded context. It is not an instruction to impose one set of terms across all contexts or to translate those terms directly into database structures.</w:t>
      </w:r>
    </w:p>
    <w:p w14:paraId="0CDDEF42" w14:textId="77777777" w:rsidR="00C635A9" w:rsidRPr="00C635A9" w:rsidRDefault="00C635A9" w:rsidP="00C635A9">
      <w:r w:rsidRPr="00C635A9">
        <w:t>Without bounded contexts, teams tend to force premature consistency. They attempt to design one structure to satisfy multiple meanings. The result is usually a model that is more complex, less clear, and more tightly coupled than necessary.</w:t>
      </w:r>
    </w:p>
    <w:p w14:paraId="5F77929E" w14:textId="3006E966" w:rsidR="0013359E" w:rsidRPr="00120156" w:rsidRDefault="00C635A9" w:rsidP="0013359E">
      <w:r w:rsidRPr="00C635A9">
        <w:lastRenderedPageBreak/>
        <w:t>This principle is therefore about containment. It allows different truths to coexist, provided they are clearly bounded.</w:t>
      </w:r>
    </w:p>
    <w:p w14:paraId="3549A58D" w14:textId="77777777" w:rsidR="0013359E" w:rsidRPr="0013359E" w:rsidRDefault="0013359E" w:rsidP="005C01CE">
      <w:pPr>
        <w:pStyle w:val="Heading2"/>
      </w:pPr>
      <w:bookmarkStart w:id="11" w:name="_Toc231814357"/>
      <w:r w:rsidRPr="0013359E">
        <w:t>Principle 3: Separation of Enduring and Contextual Structures</w:t>
      </w:r>
      <w:bookmarkEnd w:id="11"/>
    </w:p>
    <w:p w14:paraId="5D13D97D" w14:textId="77777777" w:rsidR="00C635A9" w:rsidRPr="00C635A9" w:rsidRDefault="00C635A9" w:rsidP="00C635A9">
      <w:r w:rsidRPr="00C635A9">
        <w:t>The third principle applies within the logical model itself. Not everything that appears as a “thing” in business language is an enduring entity. Many familiar terms describe roles, relationships, or states that exist only within a context and over a period.</w:t>
      </w:r>
    </w:p>
    <w:p w14:paraId="5D8B8047" w14:textId="77777777" w:rsidR="00C635A9" w:rsidRPr="00C635A9" w:rsidRDefault="00C635A9" w:rsidP="00C635A9">
      <w:r w:rsidRPr="00C635A9">
        <w:t>A person is not permanently a Student, Teacher, Parent, Customer, or User. Those are roles or forms of participation. Treating them as the primary, enduring entity often results in awkward lifecycle handling and increasing difficulty when the same individual moves between roles or holds several roles at once.</w:t>
      </w:r>
    </w:p>
    <w:p w14:paraId="4BC504E6" w14:textId="77777777" w:rsidR="00C635A9" w:rsidRPr="00C635A9" w:rsidRDefault="00C635A9" w:rsidP="00C635A9">
      <w:r w:rsidRPr="00C635A9">
        <w:t>A more durable logical approach is to separate what endures from what varies. Enduring structures hold stable identity and persist across contexts and time. Contextual structures describe how that identity participates: memberships, roles, relationships, accountabilities, and events.</w:t>
      </w:r>
    </w:p>
    <w:p w14:paraId="6059D4FA" w14:textId="77777777" w:rsidR="00C635A9" w:rsidRPr="00C635A9" w:rsidRDefault="00C635A9" w:rsidP="00C635A9">
      <w:r w:rsidRPr="00C635A9">
        <w:t>This distinction allows the system to represent change without redefining its core structure. A person can become a student, cease to be a student, become a teacher, or hold several roles simultaneously, without requiring the underlying identity to change. Historical records can also be preserved without distortion.</w:t>
      </w:r>
    </w:p>
    <w:p w14:paraId="714C6A76" w14:textId="77777777" w:rsidR="00C635A9" w:rsidRPr="00C635A9" w:rsidRDefault="00C635A9" w:rsidP="00C635A9">
      <w:r w:rsidRPr="00C635A9">
        <w:t>If this separation is not made, the logical model becomes tied to a particular moment in business understanding. As policies, roles, and services change, the system must be continually reshaped to keep up. Over time, this leads to duplication, exceptions, and increasing complexity.</w:t>
      </w:r>
    </w:p>
    <w:p w14:paraId="14AFB53F" w14:textId="0742CFDA" w:rsidR="00E86165" w:rsidRDefault="00C635A9" w:rsidP="000B768B">
      <w:r w:rsidRPr="00C635A9">
        <w:t>This principle is therefore about stability over time. It ensures that the internal structure of the system can support multiple generations of business meaning without repeated structural change.</w:t>
      </w:r>
    </w:p>
    <w:p w14:paraId="277302DC" w14:textId="77777777" w:rsidR="00A77161" w:rsidRPr="00A77161" w:rsidRDefault="00A77161" w:rsidP="00C5716B">
      <w:pPr>
        <w:pStyle w:val="Heading2"/>
      </w:pPr>
      <w:bookmarkStart w:id="12" w:name="_Toc231814358"/>
      <w:r w:rsidRPr="00A77161">
        <w:t>Principle 4: Prefer Enduring Core Structures Over Premature Domain Specificity</w:t>
      </w:r>
      <w:bookmarkEnd w:id="12"/>
    </w:p>
    <w:p w14:paraId="024168B3" w14:textId="77777777" w:rsidR="00A77161" w:rsidRPr="00A77161" w:rsidRDefault="00A77161" w:rsidP="00A77161">
      <w:r w:rsidRPr="00A77161">
        <w:t>Teams should not begin the logical model with the most specific business term available. They should begin with the most enduring structure that can legitimately support the need, and only then add domain-specific specialisation where required.</w:t>
      </w:r>
    </w:p>
    <w:p w14:paraId="225A460A" w14:textId="77777777" w:rsidR="00A77161" w:rsidRPr="00A77161" w:rsidRDefault="00A77161" w:rsidP="00A77161">
      <w:r w:rsidRPr="00A77161">
        <w:t>Most systems are not modelling entirely new kinds of things. They are modelling familiar structures in a particular context: people, organisations, groups, memberships, roles, resources, registries, relationships, proposals, agreements, transactions, work, schedules, and events. Domain-specific concepts usually sit on top of these, not outside them. Treating each local term as a wholly separate logical root leads to duplication, inconsistency, and poor integration.</w:t>
      </w:r>
    </w:p>
    <w:p w14:paraId="7C3DAB26" w14:textId="77777777" w:rsidR="00A77161" w:rsidRPr="00A77161" w:rsidRDefault="00A77161" w:rsidP="00A77161">
      <w:r w:rsidRPr="00A77161">
        <w:lastRenderedPageBreak/>
        <w:t>The design discipline is therefore to delay specificity. Start with the broad structure that is already well understood, then add the contextual form needed for the service. In this way, the specific concept becomes a controlled extension of a stable base rather than a new and isolated invention. This improves consistency within the system and reduces friction across integrations, because other services are more likely to recognise and align with the same underlying concepts.</w:t>
      </w:r>
    </w:p>
    <w:p w14:paraId="2D34755C" w14:textId="5A16CD0A" w:rsidR="00B313CF" w:rsidRDefault="00A77161" w:rsidP="000B768B">
      <w:r w:rsidRPr="00A77161">
        <w:t>This is not an argument for a single enterprise super-model, nor for abstracting away business meaning. It is an argument against careless specificity. Business-facing terms remain important at the conceptual layer and may remain visible in interfaces, reports, and APIs. The point is that the logical core should not be shaped first and permanently by whatever narrow term happened to be used in the initial workshop.</w:t>
      </w:r>
    </w:p>
    <w:p w14:paraId="54872782" w14:textId="77777777" w:rsidR="00913FF6" w:rsidRDefault="00913FF6" w:rsidP="00913FF6">
      <w:pPr>
        <w:pStyle w:val="Heading1"/>
      </w:pPr>
      <w:bookmarkStart w:id="13" w:name="_Toc231814359"/>
      <w:r w:rsidRPr="009A44C3">
        <w:t>Modelling Responsibilities Across Roles</w:t>
      </w:r>
      <w:bookmarkEnd w:id="13"/>
    </w:p>
    <w:p w14:paraId="6C8EF4AE" w14:textId="77777777" w:rsidR="00175EBF" w:rsidRDefault="00175EBF" w:rsidP="0052203C">
      <w:pPr>
        <w:pStyle w:val="BodyText"/>
        <w:keepNext/>
        <w:jc w:val="center"/>
      </w:pPr>
      <w:r>
        <w:rPr>
          <w:noProof/>
        </w:rPr>
        <w:drawing>
          <wp:inline distT="0" distB="0" distL="0" distR="0" wp14:anchorId="5B08B2ED" wp14:editId="47BD8A89">
            <wp:extent cx="4041403" cy="1649691"/>
            <wp:effectExtent l="0" t="0" r="0" b="0"/>
            <wp:docPr id="21154941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80413" cy="1665615"/>
                    </a:xfrm>
                    <a:prstGeom prst="rect">
                      <a:avLst/>
                    </a:prstGeom>
                    <a:noFill/>
                    <a:ln>
                      <a:noFill/>
                    </a:ln>
                  </pic:spPr>
                </pic:pic>
              </a:graphicData>
            </a:graphic>
          </wp:inline>
        </w:drawing>
      </w:r>
    </w:p>
    <w:p w14:paraId="5B4722C0" w14:textId="1B1F804B" w:rsidR="00175EBF" w:rsidRPr="00175EBF" w:rsidRDefault="00175EBF" w:rsidP="0052203C">
      <w:pPr>
        <w:pStyle w:val="Caption"/>
        <w:jc w:val="center"/>
      </w:pPr>
      <w:bookmarkStart w:id="14" w:name="_Toc231820832"/>
      <w:r>
        <w:t xml:space="preserve">Figure </w:t>
      </w:r>
      <w:fldSimple w:instr=" SEQ Figure \* ARABIC ">
        <w:r w:rsidR="004854A5">
          <w:rPr>
            <w:noProof/>
          </w:rPr>
          <w:t>2</w:t>
        </w:r>
      </w:fldSimple>
      <w:r>
        <w:t>: Information Tiers, by Responsible Roles</w:t>
      </w:r>
      <w:bookmarkEnd w:id="14"/>
    </w:p>
    <w:p w14:paraId="3A24216B" w14:textId="77777777" w:rsidR="00913FF6" w:rsidRDefault="00913FF6" w:rsidP="00913FF6">
      <w:pPr>
        <w:pStyle w:val="Heading2"/>
      </w:pPr>
      <w:bookmarkStart w:id="15" w:name="_Toc231814360"/>
      <w:r>
        <w:t>Business Analysts</w:t>
      </w:r>
      <w:bookmarkEnd w:id="15"/>
    </w:p>
    <w:p w14:paraId="1722DD77" w14:textId="717A9B6B" w:rsidR="00913FF6" w:rsidRPr="00940B57" w:rsidRDefault="00913FF6" w:rsidP="00913FF6">
      <w:pPr>
        <w:rPr>
          <w:rStyle w:val="XChar"/>
        </w:rPr>
      </w:pPr>
      <w:r w:rsidRPr="001B2D6E">
        <w:t xml:space="preserve">Business analysts </w:t>
      </w:r>
      <w:r>
        <w:t xml:space="preserve">have the responsibility of meeting recognisability and usability </w:t>
      </w:r>
      <w:r>
        <w:br/>
        <w:t xml:space="preserve">by </w:t>
      </w:r>
      <w:r w:rsidRPr="001B2D6E">
        <w:t>own</w:t>
      </w:r>
      <w:r>
        <w:t>ing</w:t>
      </w:r>
      <w:r w:rsidRPr="001B2D6E">
        <w:t xml:space="preserve"> conceptual correctness. They ensure that terms, distinctions, scenarios, and business rules are captured in the language understood </w:t>
      </w:r>
      <w:r>
        <w:t xml:space="preserve">and validated </w:t>
      </w:r>
      <w:r w:rsidRPr="001B2D6E">
        <w:t xml:space="preserve">by the </w:t>
      </w:r>
      <w:r>
        <w:t>business SME</w:t>
      </w:r>
      <w:r w:rsidRPr="001B2D6E">
        <w:t xml:space="preserve">. </w:t>
      </w:r>
      <w:r>
        <w:t>In an educational context, t</w:t>
      </w:r>
      <w:r w:rsidRPr="001B2D6E">
        <w:t xml:space="preserve">hat is the right stage for terms such as Student, Enrolment, Teacher, Parent, User, Diploma, Provider, Payroll Claim, Grant Application. It is also the right stage for disagreement to surface about business meaning. IIBA’s data modelling guidance supports exactly this kind of conceptual work. </w:t>
      </w:r>
      <w:r>
        <w:br/>
      </w:r>
      <w:r>
        <w:br/>
      </w:r>
      <w:r w:rsidRPr="00A549AE">
        <w:t xml:space="preserve">However, </w:t>
      </w:r>
      <w:r>
        <w:t>that</w:t>
      </w:r>
      <w:r w:rsidRPr="00E4298B">
        <w:t xml:space="preserve"> responsibility does not end at conceptual </w:t>
      </w:r>
      <w:r>
        <w:t xml:space="preserve">correctness and </w:t>
      </w:r>
      <w:r w:rsidRPr="00E4298B">
        <w:t>description.</w:t>
      </w:r>
      <w:r>
        <w:t xml:space="preserve"> </w:t>
      </w:r>
      <w:r w:rsidRPr="00A549AE">
        <w:t>Because business analysts also define and own the user stories that drive work items, they must be sufficiently conversant in the logical domain to describe work in terms that align to the intended internal model. Outcomes expressed in user stories may remain in conceptual language for clarity to stakeholders, but the structure of the work must reflect the logical model, not merely the conceptual terms. Without that discipline, user stories will unintentionally cause conceptual structures to be realised directly in implementation, bypassing the logical translation that this guidance requires.</w:t>
      </w:r>
      <w:r>
        <w:br/>
      </w:r>
      <w:r>
        <w:lastRenderedPageBreak/>
        <w:br/>
      </w:r>
      <w:r w:rsidRPr="00940B57">
        <w:rPr>
          <w:rStyle w:val="XChar"/>
        </w:rPr>
        <w:t xml:space="preserve">Essentially, they are responsible for describing </w:t>
      </w:r>
      <w:r>
        <w:rPr>
          <w:rStyle w:val="XChar"/>
        </w:rPr>
        <w:t>O</w:t>
      </w:r>
      <w:r w:rsidRPr="00940B57">
        <w:rPr>
          <w:rStyle w:val="XChar"/>
        </w:rPr>
        <w:t xml:space="preserve">utcomes in terms of the Conceptual Model they have elicited, and </w:t>
      </w:r>
      <w:r w:rsidR="009F6C62">
        <w:rPr>
          <w:rStyle w:val="XChar"/>
        </w:rPr>
        <w:t xml:space="preserve">develop </w:t>
      </w:r>
      <w:r w:rsidRPr="00940B57">
        <w:rPr>
          <w:rStyle w:val="XChar"/>
        </w:rPr>
        <w:t xml:space="preserve">Work </w:t>
      </w:r>
      <w:r w:rsidR="009F6C62">
        <w:rPr>
          <w:rStyle w:val="XChar"/>
        </w:rPr>
        <w:t xml:space="preserve">Items </w:t>
      </w:r>
      <w:r w:rsidRPr="00940B57">
        <w:rPr>
          <w:rStyle w:val="XChar"/>
        </w:rPr>
        <w:t xml:space="preserve">in terms of the Logical model that it </w:t>
      </w:r>
      <w:r w:rsidR="009F6C62">
        <w:rPr>
          <w:rStyle w:val="XChar"/>
        </w:rPr>
        <w:t xml:space="preserve">is </w:t>
      </w:r>
      <w:r w:rsidRPr="00940B57">
        <w:rPr>
          <w:rStyle w:val="XChar"/>
        </w:rPr>
        <w:t xml:space="preserve">translated to. </w:t>
      </w:r>
    </w:p>
    <w:p w14:paraId="2F96DEAC" w14:textId="77777777" w:rsidR="00913FF6" w:rsidRDefault="00913FF6" w:rsidP="00913FF6">
      <w:pPr>
        <w:pStyle w:val="Heading2"/>
      </w:pPr>
      <w:bookmarkStart w:id="16" w:name="_Toc231814361"/>
      <w:r>
        <w:t>Architects</w:t>
      </w:r>
      <w:bookmarkEnd w:id="16"/>
    </w:p>
    <w:p w14:paraId="49E9280D" w14:textId="77777777" w:rsidR="00913FF6" w:rsidRDefault="00913FF6" w:rsidP="00913FF6">
      <w:r w:rsidRPr="001B2D6E">
        <w:t xml:space="preserve">Architects and designers own </w:t>
      </w:r>
      <w:r>
        <w:t xml:space="preserve">the </w:t>
      </w:r>
      <w:r w:rsidRPr="001B2D6E">
        <w:t>logical</w:t>
      </w:r>
      <w:r>
        <w:t xml:space="preserve"> modelling for meeting </w:t>
      </w:r>
      <w:r w:rsidRPr="001B2D6E">
        <w:t>durability</w:t>
      </w:r>
      <w:r>
        <w:t xml:space="preserve"> end evolvability qualities</w:t>
      </w:r>
      <w:r w:rsidRPr="001B2D6E">
        <w:t xml:space="preserve">. </w:t>
      </w:r>
      <w:r>
        <w:t xml:space="preserve">They are responsible for </w:t>
      </w:r>
      <w:r w:rsidRPr="001B2D6E">
        <w:t>translat</w:t>
      </w:r>
      <w:r>
        <w:t>ing</w:t>
      </w:r>
      <w:r w:rsidRPr="001B2D6E">
        <w:t xml:space="preserve"> </w:t>
      </w:r>
      <w:r>
        <w:t xml:space="preserve">the BA elicited </w:t>
      </w:r>
      <w:r w:rsidRPr="001B2D6E">
        <w:t xml:space="preserve">conceptual </w:t>
      </w:r>
      <w:r>
        <w:t xml:space="preserve">model </w:t>
      </w:r>
      <w:r w:rsidRPr="001B2D6E">
        <w:t xml:space="preserve">into internal </w:t>
      </w:r>
      <w:r>
        <w:t xml:space="preserve">logical </w:t>
      </w:r>
      <w:r w:rsidRPr="001B2D6E">
        <w:t xml:space="preserve">structures that can </w:t>
      </w:r>
      <w:r>
        <w:t xml:space="preserve">a) </w:t>
      </w:r>
      <w:r w:rsidRPr="001B2D6E">
        <w:t>survive foreseeable change</w:t>
      </w:r>
      <w:r>
        <w:t xml:space="preserve"> b) be automated where possible, c) meet best practices of the technology of the data store. </w:t>
      </w:r>
    </w:p>
    <w:p w14:paraId="10B26413" w14:textId="77777777" w:rsidR="00913FF6" w:rsidRDefault="00913FF6" w:rsidP="00913FF6">
      <w:r>
        <w:t xml:space="preserve">This means they use Domain Driven Design Modelling, Stable node versus Volatile edge Modelling, and Temporal Modelling processes to determine </w:t>
      </w:r>
      <w:r w:rsidRPr="001B2D6E">
        <w:t>what is enduring, what is contextual</w:t>
      </w:r>
      <w:r>
        <w:t>, temporal</w:t>
      </w:r>
      <w:r w:rsidRPr="001B2D6E">
        <w:t>,</w:t>
      </w:r>
      <w:r>
        <w:t xml:space="preserve"> what is an </w:t>
      </w:r>
      <w:r w:rsidRPr="001B2D6E">
        <w:t xml:space="preserve">entity, what is a value object, </w:t>
      </w:r>
      <w:r>
        <w:t xml:space="preserve">what is an event, </w:t>
      </w:r>
      <w:r w:rsidRPr="001B2D6E">
        <w:t xml:space="preserve">what is a role, what is a membership, what is a typed relationship, what has its own lifecycle, and what can change without forcing structural redefinition. </w:t>
      </w:r>
    </w:p>
    <w:p w14:paraId="26B5EF37" w14:textId="0B1C12B7" w:rsidR="00913FF6" w:rsidRPr="001B2D6E" w:rsidRDefault="00913FF6" w:rsidP="00913FF6">
      <w:r>
        <w:t xml:space="preserve">Essentially, they are responsible for the delivery team not misunderstanding that </w:t>
      </w:r>
      <w:r w:rsidR="00B25583">
        <w:t>ubiquitous</w:t>
      </w:r>
      <w:r>
        <w:t xml:space="preserve"> language of conceptual modelling of service providers and service consumers is isolated to the conceptual tier, implemented as interfaces, and distinct from the ubiquitous language of developing logic, and again distinct from the ubiquitous language of storage and maintenance (indexes, primary keys, foreign keys, </w:t>
      </w:r>
    </w:p>
    <w:p w14:paraId="2CA6E14E" w14:textId="77777777" w:rsidR="00913FF6" w:rsidRDefault="00913FF6" w:rsidP="00913FF6">
      <w:pPr>
        <w:pStyle w:val="Heading2"/>
      </w:pPr>
      <w:bookmarkStart w:id="17" w:name="_Toc231814362"/>
      <w:r>
        <w:t>Developers</w:t>
      </w:r>
      <w:bookmarkEnd w:id="17"/>
    </w:p>
    <w:p w14:paraId="191E3C63" w14:textId="53969434" w:rsidR="00913FF6" w:rsidRDefault="00913FF6" w:rsidP="00913FF6">
      <w:r w:rsidRPr="001B2D6E">
        <w:t xml:space="preserve">Developers should own </w:t>
      </w:r>
      <w:r w:rsidR="00185C0A">
        <w:t xml:space="preserve">the </w:t>
      </w:r>
      <w:r w:rsidRPr="001B2D6E">
        <w:t>physical realisation</w:t>
      </w:r>
      <w:r w:rsidR="00185C0A">
        <w:t xml:space="preserve"> of the architect defined logical design</w:t>
      </w:r>
      <w:r w:rsidRPr="001B2D6E">
        <w:t>. That includes implementing the chosen logical model using appropriate storage technologies</w:t>
      </w:r>
      <w:r>
        <w:t xml:space="preserve"> (RDMS for the majority of the system data)</w:t>
      </w:r>
      <w:r w:rsidRPr="001B2D6E">
        <w:t xml:space="preserve">, keys, indexes, constraints, </w:t>
      </w:r>
      <w:r>
        <w:t xml:space="preserve">keeping in mind not just delivery, but </w:t>
      </w:r>
      <w:r w:rsidRPr="001B2D6E">
        <w:t xml:space="preserve">migration mechanisms, and performance practices. </w:t>
      </w:r>
    </w:p>
    <w:p w14:paraId="37FF6DA5" w14:textId="77777777" w:rsidR="00913FF6" w:rsidRDefault="00913FF6" w:rsidP="00913FF6">
      <w:r w:rsidRPr="001B2D6E">
        <w:t xml:space="preserve">Developers are not excused from understanding the model, but they should not be expected to infer logical </w:t>
      </w:r>
      <w:r>
        <w:t xml:space="preserve">modelling </w:t>
      </w:r>
      <w:r w:rsidRPr="001B2D6E">
        <w:t xml:space="preserve">discipline from interface terms or ORM conventions after the fact. </w:t>
      </w:r>
    </w:p>
    <w:p w14:paraId="5D1E17F3" w14:textId="7E828044" w:rsidR="00913FF6" w:rsidRPr="001B2D6E" w:rsidRDefault="00913FF6" w:rsidP="00913FF6">
      <w:r w:rsidRPr="001B2D6E">
        <w:t xml:space="preserve">Microsoft’s own guidance on </w:t>
      </w:r>
      <w:r w:rsidR="00056366">
        <w:t>code-first</w:t>
      </w:r>
      <w:r w:rsidRPr="001B2D6E">
        <w:t xml:space="preserve"> migrations and </w:t>
      </w:r>
      <w:r>
        <w:t>relational database</w:t>
      </w:r>
      <w:r w:rsidRPr="001B2D6E">
        <w:t xml:space="preserve"> indexing treats these as deliberate engineering responsibilities rather than framework defaults</w:t>
      </w:r>
    </w:p>
    <w:p w14:paraId="6689AA47" w14:textId="77777777" w:rsidR="00913FF6" w:rsidRDefault="00913FF6" w:rsidP="00913FF6">
      <w:pPr>
        <w:pStyle w:val="Heading2"/>
      </w:pPr>
      <w:bookmarkStart w:id="18" w:name="_Toc231814363"/>
      <w:r>
        <w:t>Testers</w:t>
      </w:r>
      <w:bookmarkEnd w:id="18"/>
      <w:r>
        <w:t xml:space="preserve"> </w:t>
      </w:r>
    </w:p>
    <w:p w14:paraId="4A56604D" w14:textId="77777777" w:rsidR="00913FF6" w:rsidRDefault="00913FF6" w:rsidP="00913FF6">
      <w:r w:rsidRPr="001B2D6E">
        <w:t>Testers should understand both the conceptual and logical tiers</w:t>
      </w:r>
      <w:commentRangeStart w:id="19"/>
      <w:r w:rsidRPr="001B2D6E">
        <w:t>. If testing is written only against current labels, screens, or interface payload shapes, then the test suite often reinforces accidental coupling to conceptual language.</w:t>
      </w:r>
      <w:commentRangeEnd w:id="19"/>
      <w:r w:rsidR="001113F2" w:rsidRPr="001B2D6E">
        <w:rPr>
          <w:rStyle w:val="CommentReference"/>
          <w:sz w:val="24"/>
          <w:szCs w:val="24"/>
        </w:rPr>
        <w:commentReference w:id="19"/>
      </w:r>
      <w:r w:rsidRPr="001B2D6E">
        <w:t xml:space="preserve"> </w:t>
      </w:r>
    </w:p>
    <w:p w14:paraId="6EB94323" w14:textId="77777777" w:rsidR="00913FF6" w:rsidRDefault="00913FF6" w:rsidP="00913FF6">
      <w:r w:rsidRPr="001B2D6E">
        <w:t xml:space="preserve">Good testing also needs awareness of lifecycle, roles, relationships, and constraint behaviour. That is another reason the conceptual-to-logical boundary matters across the full delivery team </w:t>
      </w:r>
      <w:r>
        <w:t xml:space="preserve">and be part of the work item that is to be validated -- </w:t>
      </w:r>
      <w:r w:rsidRPr="001B2D6E">
        <w:t xml:space="preserve">rather than only </w:t>
      </w:r>
      <w:r w:rsidRPr="001B2D6E">
        <w:lastRenderedPageBreak/>
        <w:t>within architecture documentation</w:t>
      </w:r>
      <w:r>
        <w:t>, often left as an unimplemented best long-term value practice</w:t>
      </w:r>
      <w:r w:rsidRPr="001B2D6E">
        <w:t xml:space="preserve">. </w:t>
      </w:r>
    </w:p>
    <w:p w14:paraId="33DD3899" w14:textId="3231527E" w:rsidR="0051782F" w:rsidRDefault="00913FF6" w:rsidP="0051782F">
      <w:pPr>
        <w:pStyle w:val="Heading1"/>
      </w:pPr>
      <w:bookmarkStart w:id="20" w:name="_Toc231814364"/>
      <w:r>
        <w:t>Consequences</w:t>
      </w:r>
      <w:r w:rsidR="0051782F" w:rsidRPr="0092677A">
        <w:t xml:space="preserve"> of </w:t>
      </w:r>
      <w:r w:rsidR="00514B8D">
        <w:t>Not Applying these Principles</w:t>
      </w:r>
      <w:bookmarkEnd w:id="20"/>
    </w:p>
    <w:p w14:paraId="3B285F45" w14:textId="6CED2E8A" w:rsidR="00514B8D" w:rsidRPr="00514B8D" w:rsidRDefault="00514B8D" w:rsidP="00514B8D">
      <w:pPr>
        <w:pStyle w:val="BodyText"/>
      </w:pPr>
      <w:r w:rsidRPr="00514B8D">
        <w:t>The consequences set out below do not arise from isolated technical mistakes. They arise when the separation between conceptual, logical, and physical models is not maintained, when bounded contexts are ignored, and when enduring structures are confused with contextual roles and relationships. In practice, these failures combine, and their effects accumulate over time.</w:t>
      </w:r>
    </w:p>
    <w:p w14:paraId="576FFC70" w14:textId="77777777" w:rsidR="0051782F" w:rsidRDefault="0051782F" w:rsidP="0051782F">
      <w:pPr>
        <w:pStyle w:val="Heading2"/>
      </w:pPr>
      <w:bookmarkStart w:id="21" w:name="_Toc231814365"/>
      <w:r>
        <w:t>Structural Brittleness</w:t>
      </w:r>
      <w:bookmarkEnd w:id="21"/>
    </w:p>
    <w:p w14:paraId="01FA2D84" w14:textId="77777777" w:rsidR="00C83900" w:rsidRPr="00C83900" w:rsidRDefault="00C83900" w:rsidP="00C83900">
      <w:r w:rsidRPr="00C83900">
        <w:t>When conceptual terms are carried directly into the logical core, changes in business understanding begin to affect multiple parts of the system at once. A change that should be confined to an interface, report, or definition instead forces modification of tables, relationships, constraints, integration points, and historical handling.</w:t>
      </w:r>
    </w:p>
    <w:p w14:paraId="7E342D40" w14:textId="3D77C90D" w:rsidR="0051782F" w:rsidRDefault="00C83900" w:rsidP="0051782F">
      <w:r w:rsidRPr="00C83900">
        <w:t>The service becomes tightly coupled to not only the vocabulary and assumptions of a particular point in time but to prematurely specialised structures. This brittleness is often the result of committing too early to domain-specific structures instead of building on more enduring underlying concepts. This includes treating contextual roles, transactions, or programme-specific terms as foundational structures rather than as specialised forms of more stable concepts. This is precisely the situation the separation of modelling tiers is intended to avoid.</w:t>
      </w:r>
    </w:p>
    <w:p w14:paraId="26032465" w14:textId="77777777" w:rsidR="00652950" w:rsidRPr="00652950" w:rsidRDefault="00652950" w:rsidP="00652950">
      <w:pPr>
        <w:pStyle w:val="Heading2"/>
      </w:pPr>
      <w:bookmarkStart w:id="22" w:name="_Toc231814366"/>
      <w:r w:rsidRPr="00652950">
        <w:t>Suppressed Change and Rising Cost</w:t>
      </w:r>
      <w:bookmarkEnd w:id="22"/>
    </w:p>
    <w:p w14:paraId="367941BA" w14:textId="77777777" w:rsidR="00CB3706" w:rsidRDefault="00CB3706" w:rsidP="00CB3706">
      <w:r w:rsidRPr="00CB3706">
        <w:t>As the system becomes more tightly coupled, the effort required to make changes increases. What should be routine evolution becomes an exercise in investigating the impact across multiple layers. Even modest improvements can require disproportionate analysis before implementation can begin.</w:t>
      </w:r>
    </w:p>
    <w:p w14:paraId="28D1F9B1" w14:textId="632F23CB" w:rsidR="00652950" w:rsidRDefault="00CB3706" w:rsidP="0051782F">
      <w:r w:rsidRPr="00CB3706">
        <w:t>Over time, this suppresses change. Improvements are delayed or avoided, and the organisation’s ability to evolve the service is reduced. In long-lived public services, this condition can persist for extended periods, gradually limiting the organisation’s capacity to respond to new requirements. This effect is reinforced where initial design choices were overly specific, because each change must now reconcile not only structure but also the assumptions embedded in those specialised forms.</w:t>
      </w:r>
    </w:p>
    <w:p w14:paraId="0C1A5B57" w14:textId="77777777" w:rsidR="00F00221" w:rsidRDefault="009F6283" w:rsidP="0051782F">
      <w:r w:rsidRPr="000B768B">
        <w:t xml:space="preserve">If teams preserve the modelling tiers, consumer-facing terms can evolve without necessarily requiring the same degree of structural remodelling underneath. If they collapse the tiers, every conceptual revision becomes a structural event. </w:t>
      </w:r>
    </w:p>
    <w:p w14:paraId="32B8E4EA" w14:textId="77777777" w:rsidR="0051782F" w:rsidRDefault="0051782F" w:rsidP="0051782F">
      <w:pPr>
        <w:pStyle w:val="Heading2"/>
      </w:pPr>
      <w:bookmarkStart w:id="23" w:name="_Toc231814367"/>
      <w:r>
        <w:lastRenderedPageBreak/>
        <w:t>Historical Distortion</w:t>
      </w:r>
      <w:bookmarkEnd w:id="23"/>
    </w:p>
    <w:p w14:paraId="62E1FF37" w14:textId="77777777" w:rsidR="00B0136E" w:rsidRPr="00B0136E" w:rsidRDefault="00B0136E" w:rsidP="00B0136E">
      <w:pPr>
        <w:pStyle w:val="BodyText"/>
      </w:pPr>
      <w:r w:rsidRPr="00B0136E">
        <w:t>Systems are required to store records created under different policies, arrangements, and terminology over time. When the logical model is built around a single conceptual structure, it becomes difficult to represent both past and present states consistently.</w:t>
      </w:r>
    </w:p>
    <w:p w14:paraId="1308C3AA" w14:textId="77777777" w:rsidR="00B0136E" w:rsidRPr="00B0136E" w:rsidRDefault="00B0136E" w:rsidP="00B0136E">
      <w:pPr>
        <w:pStyle w:val="BodyText"/>
      </w:pPr>
      <w:r w:rsidRPr="00B0136E">
        <w:t>The result is often duplication, special-case handling, and increasing transformation logic to reconcile old and new meanings. When highly specific structures are used as the core model, the system struggles to represent earlier or alternative interpretations of the same underlying concept. The model reflects one interpretation too closely, rather than accommodating variation in how that concept is realised over time. The system struggles to represent history accurately without restructuring itself, which is rarely feasible.</w:t>
      </w:r>
    </w:p>
    <w:p w14:paraId="52470CB3" w14:textId="0B9910BD" w:rsidR="00B0136E" w:rsidRPr="00B0136E" w:rsidRDefault="00B0136E" w:rsidP="00B0136E">
      <w:pPr>
        <w:pStyle w:val="BodyText"/>
      </w:pPr>
      <w:r w:rsidRPr="00B0136E">
        <w:t>The most damaging long-term consequence is that the system must attempt to serve several generations of meaning at once. Systems built around the release-era business picture become increasingly strained as they attempt to satisfy both older and newer interpretations. At this point, teams find they can no longer adjust only the conceptual or interface tier,but must refactor multiple tiers together. If teams preserve the modelling tiers, consumer-facing terms can evolve without the same degree of structural remodelling. If they collapse them, every conceptual revision becomes a structural event.</w:t>
      </w:r>
    </w:p>
    <w:p w14:paraId="22FF86A3" w14:textId="777AA013" w:rsidR="00562B18" w:rsidRPr="00CB3706" w:rsidRDefault="00B0136E" w:rsidP="00F00221">
      <w:pPr>
        <w:pStyle w:val="BodyText"/>
      </w:pPr>
      <w:r w:rsidRPr="00B0136E">
        <w:t>In long-lived public services, this is one of the clearest indicators that conceptual and logical modelling have been wrongly conflated.</w:t>
      </w:r>
    </w:p>
    <w:p w14:paraId="151C5481" w14:textId="77777777" w:rsidR="00174B9A" w:rsidRDefault="00174B9A" w:rsidP="00174B9A">
      <w:pPr>
        <w:pStyle w:val="Heading2"/>
      </w:pPr>
      <w:bookmarkStart w:id="24" w:name="_Toc231814368"/>
      <w:r w:rsidRPr="00174B9A">
        <w:t>Inefficient Data Access and Solution Shape</w:t>
      </w:r>
      <w:bookmarkEnd w:id="24"/>
    </w:p>
    <w:p w14:paraId="7E7C547D" w14:textId="77777777" w:rsidR="00F00221" w:rsidRDefault="00D05EEC" w:rsidP="00D05EEC">
      <w:r w:rsidRPr="000B768B">
        <w:t xml:space="preserve">Poor shape also drives chatty solution behaviour. </w:t>
      </w:r>
      <w:r>
        <w:t>L</w:t>
      </w:r>
      <w:r w:rsidRPr="000B768B">
        <w:t xml:space="preserve">azy-loading patterns that create repeated additional database roundtrips, the so-called N+1 problem. The same broader principle applies across tiers: when information is poorly decomposed and poorly aligned to access needs, the system often compensates with more calls, more joins, more transformations, and more sequential interaction between components. That increases latency and reduces headroom. </w:t>
      </w:r>
    </w:p>
    <w:p w14:paraId="0447D05D" w14:textId="31B57AD5" w:rsidR="00D40453" w:rsidRPr="00D40453" w:rsidRDefault="00D40453" w:rsidP="00D40453">
      <w:pPr>
        <w:pStyle w:val="BodyText"/>
      </w:pPr>
      <w:r w:rsidRPr="00D40453">
        <w:t>In distributed environments, this frequently appears as increased API chatter, where multiple calls are required to assemble information that could have been retrieved more directly from a well-structured model. This inefficiency is often a symptom of structures that are too narrowly defined for their original purpose, and therefore cannot be reused effectively for broader access patterns.</w:t>
      </w:r>
    </w:p>
    <w:p w14:paraId="06C228AA" w14:textId="3430F3A8" w:rsidR="0051782F" w:rsidRDefault="00174B9A" w:rsidP="0051782F">
      <w:pPr>
        <w:pStyle w:val="Heading2"/>
      </w:pPr>
      <w:bookmarkStart w:id="25" w:name="_Toc231814369"/>
      <w:r>
        <w:t>Performance Degradat</w:t>
      </w:r>
      <w:r w:rsidR="00B97D50">
        <w:t>ion</w:t>
      </w:r>
      <w:r>
        <w:t xml:space="preserve"> and </w:t>
      </w:r>
      <w:r w:rsidR="0051782F">
        <w:t>Technical Compensation</w:t>
      </w:r>
      <w:bookmarkEnd w:id="25"/>
    </w:p>
    <w:p w14:paraId="35D40039" w14:textId="77777777" w:rsidR="008D51FE" w:rsidRPr="000B768B" w:rsidRDefault="008D51FE" w:rsidP="008D51FE">
      <w:r w:rsidRPr="000B768B">
        <w:t xml:space="preserve">Poor data modelling commonly presents first as a performance issue. Random insert patterns, weak or missing indexes, and low-selectivity indexing choices can force additional page splits, greater fragmentation, extra I/O, and poorer plan quality. Microsoft states that fragmentation and page density directly affect I/O, memory usage, and query plan choice, and that poorly designed indexes are a top cause of degraded performance. </w:t>
      </w:r>
      <w:r w:rsidRPr="000B768B">
        <w:lastRenderedPageBreak/>
        <w:t xml:space="preserve">That higher resource consumption is then multiplied across development, test, staging, performance, and production environments. </w:t>
      </w:r>
      <w:hyperlink r:id="rId18" w:history="1">
        <w:r w:rsidRPr="000B768B">
          <w:rPr>
            <w:rStyle w:val="Hyperlink"/>
          </w:rPr>
          <w:t>[learn.microsoft.com]</w:t>
        </w:r>
      </w:hyperlink>
      <w:r w:rsidRPr="000B768B">
        <w:t xml:space="preserve">, </w:t>
      </w:r>
      <w:hyperlink r:id="rId19" w:history="1">
        <w:r w:rsidRPr="000B768B">
          <w:rPr>
            <w:rStyle w:val="Hyperlink"/>
          </w:rPr>
          <w:t>[learn.microsoft.com]</w:t>
        </w:r>
      </w:hyperlink>
    </w:p>
    <w:p w14:paraId="77D9B457" w14:textId="16B20198" w:rsidR="00D40453" w:rsidRPr="00D40453" w:rsidRDefault="00D40453" w:rsidP="00D40453">
      <w:pPr>
        <w:pStyle w:val="BodyText"/>
      </w:pPr>
      <w:r w:rsidRPr="00D40453">
        <w:t>These effects are not isolated to production environments. They are replicated across development, testing, staging, and performance environments, multiplying the overall cost of running the service.</w:t>
      </w:r>
    </w:p>
    <w:p w14:paraId="5EE4F731" w14:textId="77777777" w:rsidR="00115D06" w:rsidRDefault="00115D06" w:rsidP="00115D06">
      <w:pPr>
        <w:pStyle w:val="Heading2"/>
      </w:pPr>
      <w:bookmarkStart w:id="26" w:name="_Toc231814370"/>
      <w:r w:rsidRPr="00115D06">
        <w:t>Technical Compensation and Increasing Complexity</w:t>
      </w:r>
      <w:bookmarkEnd w:id="26"/>
    </w:p>
    <w:p w14:paraId="275C270F" w14:textId="77777777" w:rsidR="00395DEF" w:rsidRPr="00395DEF" w:rsidRDefault="00395DEF" w:rsidP="00395DEF">
      <w:pPr>
        <w:pStyle w:val="BodyText"/>
      </w:pPr>
      <w:r w:rsidRPr="00395DEF">
        <w:t>Systems rarely fail outright due to poor modelling. Instead, they compensate. Caching layers are introduced to offset slow retrieval. Integration logic expands to reconcile mismatched structures between systems. Additional services emerge to reshape or broker data.</w:t>
      </w:r>
    </w:p>
    <w:p w14:paraId="50BB3BCA" w14:textId="6B170450" w:rsidR="00395DEF" w:rsidRPr="00395DEF" w:rsidRDefault="00395DEF" w:rsidP="00395DEF">
      <w:pPr>
        <w:pStyle w:val="BodyText"/>
      </w:pPr>
      <w:r w:rsidRPr="00395DEF">
        <w:t>While each of these measures may be justified locally, together they increase overall system complexity. The system becomes harder to understand, harder to operate, and more expensive to maintain. This is particularly evident where systems have been built from differing domain-specific abstractions rather than comparable underlying concepts, requiring continual reconciliation rather than straightforward translation.</w:t>
      </w:r>
    </w:p>
    <w:p w14:paraId="2AC10A1C" w14:textId="77777777" w:rsidR="00115D06" w:rsidRPr="00115D06" w:rsidRDefault="00115D06" w:rsidP="00115D06">
      <w:pPr>
        <w:pStyle w:val="Heading2"/>
      </w:pPr>
      <w:bookmarkStart w:id="27" w:name="_Toc231814371"/>
      <w:r w:rsidRPr="00115D06">
        <w:t>Constrained and Risky Change Delivery</w:t>
      </w:r>
      <w:bookmarkEnd w:id="27"/>
    </w:p>
    <w:p w14:paraId="330A4D13" w14:textId="77777777" w:rsidR="00395DEF" w:rsidRPr="00395DEF" w:rsidRDefault="00395DEF" w:rsidP="00395DEF">
      <w:r w:rsidRPr="00395DEF">
        <w:t>As internal structures become tightly coupled to conceptual language, changes in business terminology or roles require coordinated updates across multiple components. Deployment becomes riskier, testing becomes broader, and confidence in change reduces.</w:t>
      </w:r>
    </w:p>
    <w:p w14:paraId="1158A447" w14:textId="6DEDF259" w:rsidR="00115D06" w:rsidRDefault="00395DEF" w:rsidP="0051782F">
      <w:r w:rsidRPr="00395DEF">
        <w:t>Delivery slows not because of lack of effort, but because the system no longer supports safe, incremental change. This reinforces cautious behaviour within delivery teams and further reduces the rate of improvement. Where core structures are narrowly defined, even small conceptual changes can require disproportionate structural adjustment.</w:t>
      </w:r>
    </w:p>
    <w:p w14:paraId="4F526A98" w14:textId="671AB0A7" w:rsidR="00F015ED" w:rsidRDefault="00F015ED" w:rsidP="00F015ED">
      <w:pPr>
        <w:pStyle w:val="Heading2"/>
      </w:pPr>
      <w:bookmarkStart w:id="28" w:name="_Toc231814372"/>
      <w:r>
        <w:t>Misalignment between Business and System</w:t>
      </w:r>
      <w:bookmarkEnd w:id="28"/>
    </w:p>
    <w:p w14:paraId="3BC31EB4" w14:textId="77777777" w:rsidR="008D467E" w:rsidRPr="008D467E" w:rsidRDefault="008D467E" w:rsidP="008D467E">
      <w:pPr>
        <w:pStyle w:val="BodyText"/>
      </w:pPr>
      <w:r w:rsidRPr="008D467E">
        <w:t>As these pressures accumulate, the relationship between the business and the system begins to invert. Instead of the system adapting to support evolving business needs, the business adapts to the limitations of the system.</w:t>
      </w:r>
    </w:p>
    <w:p w14:paraId="477DA61F" w14:textId="77777777" w:rsidR="008D467E" w:rsidRPr="008D467E" w:rsidRDefault="008D467E" w:rsidP="008D467E">
      <w:pPr>
        <w:pStyle w:val="BodyText"/>
      </w:pPr>
      <w:r w:rsidRPr="008D467E">
        <w:t>Processes become constrained by what the system can support. Workarounds are introduced to compensate for structural limitations. Service design gradually reflects system constraints rather than business intent. This drift is often rooted in early commitments to overly specific structures that no longer reflect how the business needs to operate.</w:t>
      </w:r>
    </w:p>
    <w:p w14:paraId="6DF8DDB0" w14:textId="1896DBC4" w:rsidR="008D467E" w:rsidRPr="008D467E" w:rsidRDefault="008D467E" w:rsidP="008D467E">
      <w:pPr>
        <w:pStyle w:val="BodyText"/>
      </w:pPr>
      <w:r w:rsidRPr="008D467E">
        <w:t>This is particularly significant in long-lived public services, where systems are expected to support ongoing policy change. If the condition persists, the system becomes the governing constraint on the service, rather than an enabler of it.</w:t>
      </w:r>
    </w:p>
    <w:p w14:paraId="4A310DE9" w14:textId="77777777" w:rsidR="008D467E" w:rsidRDefault="008D467E" w:rsidP="008A2B15"/>
    <w:p w14:paraId="6B149CBB" w14:textId="6E799AB5" w:rsidR="008A2B15" w:rsidRPr="008A2B15" w:rsidRDefault="00116BFF" w:rsidP="008A2B15">
      <w:r>
        <w:t>All of the above</w:t>
      </w:r>
      <w:r w:rsidR="008A2B15" w:rsidRPr="008A2B15">
        <w:t xml:space="preserve"> consequences are routinely observed in systems where conceptual modelling has been treated as sufficient and where the logical modelling step has been bypassed or minimised. They represent the cumulative cost of collapsing distinctions that were intended to preserve adaptability.</w:t>
      </w:r>
    </w:p>
    <w:p w14:paraId="3471EB8D" w14:textId="77777777" w:rsidR="008A2B15" w:rsidRDefault="008A2B15" w:rsidP="00F015ED"/>
    <w:p w14:paraId="1D357986" w14:textId="77777777" w:rsidR="008A2B15" w:rsidRDefault="008A2B15" w:rsidP="00F015ED"/>
    <w:p w14:paraId="05C2A4C6" w14:textId="77777777" w:rsidR="008A2B15" w:rsidRDefault="008A2B15" w:rsidP="00F015ED"/>
    <w:p w14:paraId="5898AD6B" w14:textId="77777777" w:rsidR="008A2B15" w:rsidRDefault="008A2B15" w:rsidP="00F015ED"/>
    <w:p w14:paraId="1988BE42" w14:textId="77777777" w:rsidR="008A2B15" w:rsidRDefault="008A2B15" w:rsidP="00F015ED"/>
    <w:p w14:paraId="0ECAC38A" w14:textId="77777777" w:rsidR="008A2B15" w:rsidRDefault="008A2B15" w:rsidP="00F015ED"/>
    <w:p w14:paraId="3A21A453" w14:textId="77777777" w:rsidR="008A2B15" w:rsidRPr="00F015ED" w:rsidRDefault="008A2B15" w:rsidP="00F015ED"/>
    <w:p w14:paraId="146D95B3" w14:textId="77777777" w:rsidR="00F015ED" w:rsidRDefault="00F015ED" w:rsidP="0051782F"/>
    <w:p w14:paraId="77AF9EAD" w14:textId="77777777" w:rsidR="00F015ED" w:rsidRDefault="00F015ED" w:rsidP="0051782F"/>
    <w:p w14:paraId="442CD9A1" w14:textId="0BA70FFD" w:rsidR="0092677A" w:rsidRDefault="00AD2C29" w:rsidP="00DE0526">
      <w:pPr>
        <w:pStyle w:val="Heading1"/>
      </w:pPr>
      <w:bookmarkStart w:id="29" w:name="_Toc231814373"/>
      <w:r w:rsidRPr="00AD2C29">
        <w:t>Delivery Risks Leading to Modelling Failure</w:t>
      </w:r>
      <w:bookmarkEnd w:id="29"/>
    </w:p>
    <w:p w14:paraId="2E8C543B" w14:textId="77777777" w:rsidR="00CC02CD" w:rsidRPr="00CC02CD" w:rsidRDefault="00CC02CD" w:rsidP="00CC02CD">
      <w:pPr>
        <w:pStyle w:val="BodyText"/>
      </w:pPr>
      <w:r w:rsidRPr="00CC02CD">
        <w:t>The issues and risks set out below arise from a common condition in modern delivery: it is now far easier for teams to move directly from conceptual understanding to implementation than it is to pause and establish a durable logical model in between.</w:t>
      </w:r>
    </w:p>
    <w:p w14:paraId="58883A4B" w14:textId="77777777" w:rsidR="00CC02CD" w:rsidRPr="00CC02CD" w:rsidRDefault="00CC02CD" w:rsidP="00CC02CD">
      <w:pPr>
        <w:pStyle w:val="BodyText"/>
      </w:pPr>
      <w:r w:rsidRPr="00CC02CD">
        <w:t>The convenience has improved speed, but it has also reduced the visibility of modelling discipline rather than removing the need for it.</w:t>
      </w:r>
    </w:p>
    <w:p w14:paraId="77EF8994" w14:textId="4BF13908" w:rsidR="00894174" w:rsidRPr="00894174" w:rsidRDefault="00CC02CD" w:rsidP="00894174">
      <w:pPr>
        <w:pStyle w:val="BodyText"/>
      </w:pPr>
      <w:r w:rsidRPr="00CC02CD">
        <w:t>The consequence is a delivery environment in which capability gaps, platform choices, work-item structures, and integration patterns can all reinforce the bypassing of the logical tier that this guidance is intended to protect, and encourage early commitment to narrow, domain-specific structures instead of more enduring underlying concepts.</w:t>
      </w:r>
    </w:p>
    <w:p w14:paraId="7D817525" w14:textId="16872A95" w:rsidR="00AB0309" w:rsidRDefault="004225F4" w:rsidP="00AB0309">
      <w:pPr>
        <w:pStyle w:val="Heading2"/>
      </w:pPr>
      <w:bookmarkStart w:id="30" w:name="_Toc231814374"/>
      <w:r>
        <w:t>I</w:t>
      </w:r>
      <w:r w:rsidR="00AB0309" w:rsidRPr="00AB0309">
        <w:t>ssue: reduced schema design capability</w:t>
      </w:r>
      <w:bookmarkEnd w:id="30"/>
    </w:p>
    <w:p w14:paraId="23696C8C" w14:textId="1E6944CB" w:rsidR="004C5139" w:rsidRPr="004C5139" w:rsidRDefault="004C5139" w:rsidP="004C5139">
      <w:pPr>
        <w:pStyle w:val="BodyText"/>
      </w:pPr>
      <w:r w:rsidRPr="004C5139">
        <w:t xml:space="preserve">A current issue is that database development is now often undertaken without the routine involvement of specialists with deep schema design capability. ORM tooling and schema automation have made database work more accessible to generalist developers, but they have not removed the need for proper database design. Microsoft’s own </w:t>
      </w:r>
      <w:r w:rsidR="00526A52">
        <w:t>code-first</w:t>
      </w:r>
      <w:r w:rsidRPr="004C5139">
        <w:t xml:space="preserve"> guidance states that strong knowledge of the underlying database remains essential for production-grade systems.</w:t>
      </w:r>
    </w:p>
    <w:p w14:paraId="4DB60040" w14:textId="578BC7B8" w:rsidR="004C5139" w:rsidRPr="004C5139" w:rsidRDefault="004C5139" w:rsidP="004C5139">
      <w:pPr>
        <w:pStyle w:val="BodyText"/>
      </w:pPr>
      <w:r w:rsidRPr="004C5139">
        <w:t xml:space="preserve">The organisational saving delivered by ORMs is real and is unlikely to be reversed. The problem is therefore not how to return to former delivery models, but how to recognise and manage the capability gap that remains. Without that capability, teams are more </w:t>
      </w:r>
      <w:r w:rsidRPr="004C5139">
        <w:lastRenderedPageBreak/>
        <w:t>likely to accept the first workable structure presented by tools, even where that structure reflects immediate needs rather than more enduring logical concepts.</w:t>
      </w:r>
    </w:p>
    <w:p w14:paraId="0C92F0BE" w14:textId="1F2F2F3C" w:rsidR="00AB6DFD" w:rsidRDefault="00C872F1" w:rsidP="00AB6DFD">
      <w:pPr>
        <w:pStyle w:val="Heading2"/>
      </w:pPr>
      <w:bookmarkStart w:id="31" w:name="_Toc231814375"/>
      <w:r>
        <w:t>Issue</w:t>
      </w:r>
      <w:r w:rsidR="00AB6DFD" w:rsidRPr="00AB0309">
        <w:t>: conceptual work items become de facto design authority</w:t>
      </w:r>
      <w:bookmarkEnd w:id="31"/>
    </w:p>
    <w:p w14:paraId="2D763D81" w14:textId="77777777" w:rsidR="00BA6B61" w:rsidRPr="00BA6B61" w:rsidRDefault="00BA6B61" w:rsidP="00BA6B61">
      <w:pPr>
        <w:pStyle w:val="BodyText"/>
      </w:pPr>
      <w:r w:rsidRPr="00BA6B61">
        <w:t>A key issue is that delivery work is often specified, developed, and tested only against the conceptual model. This is a side effect of the common methodology used when working within JIRA. Where tickets, acceptance criteria, and test analysis all refer only to conceptual terms, there is no delivery mechanism that explicitly requires the logical model to be implemented as a separate concern.</w:t>
      </w:r>
    </w:p>
    <w:p w14:paraId="2C225BD3" w14:textId="5855EEB7" w:rsidR="00BA6B61" w:rsidRPr="00BA6B61" w:rsidRDefault="00BA6B61" w:rsidP="00BA6B61">
      <w:pPr>
        <w:pStyle w:val="BodyText"/>
      </w:pPr>
      <w:r w:rsidRPr="00BA6B61">
        <w:t>In practice, this</w:t>
      </w:r>
      <w:r w:rsidRPr="00D84CE5">
        <w:rPr>
          <w:i/>
          <w:iCs/>
        </w:rPr>
        <w:t xml:space="preserve"> </w:t>
      </w:r>
      <w:r w:rsidR="00D84CE5">
        <w:rPr>
          <w:i/>
          <w:iCs/>
        </w:rPr>
        <w:t xml:space="preserve">incorrectly </w:t>
      </w:r>
      <w:r w:rsidRPr="00D84CE5">
        <w:rPr>
          <w:i/>
          <w:iCs/>
        </w:rPr>
        <w:t xml:space="preserve">makes the conceptual model the de facto design authority. </w:t>
      </w:r>
      <w:r w:rsidRPr="00BA6B61">
        <w:t>The result is that developers realise conceptual structures directly, and testers verify only conceptual behaviour, with no effective measure of whether a durable logical tier has been created underneath.</w:t>
      </w:r>
    </w:p>
    <w:p w14:paraId="5A8327CE" w14:textId="19B257C3" w:rsidR="00BA6B61" w:rsidRPr="00BA6B61" w:rsidRDefault="00BA6B61" w:rsidP="00BA6B61">
      <w:pPr>
        <w:pStyle w:val="BodyText"/>
      </w:pPr>
      <w:r w:rsidRPr="00BA6B61">
        <w:t>This also reinforces premature specificity</w:t>
      </w:r>
      <w:r w:rsidR="00395A46">
        <w:t xml:space="preserve"> of </w:t>
      </w:r>
      <w:r w:rsidR="00395A46" w:rsidRPr="00395A46">
        <w:rPr>
          <w:i/>
          <w:iCs/>
        </w:rPr>
        <w:t>existing</w:t>
      </w:r>
      <w:r w:rsidR="00395A46">
        <w:t xml:space="preserve"> conditions</w:t>
      </w:r>
      <w:r w:rsidRPr="00BA6B61">
        <w:t xml:space="preserve">. Domain-facing terms are treated as the natural structural starting point, rather than being assessed as </w:t>
      </w:r>
      <w:r w:rsidRPr="00395A46">
        <w:rPr>
          <w:i/>
          <w:iCs/>
        </w:rPr>
        <w:t>possible</w:t>
      </w:r>
      <w:r w:rsidRPr="00BA6B61">
        <w:t xml:space="preserve"> roles, relationships, or specialised forms of more enduring concepts.</w:t>
      </w:r>
    </w:p>
    <w:p w14:paraId="0CBB8B68" w14:textId="5881CFEF" w:rsidR="005A67B7" w:rsidRDefault="00A65325" w:rsidP="00A65325">
      <w:pPr>
        <w:pStyle w:val="Heading2"/>
      </w:pPr>
      <w:bookmarkStart w:id="32" w:name="_Toc231814376"/>
      <w:r w:rsidRPr="00A65325">
        <w:t>Risk: even sophisticated metadata-driven platforms can combine high cost with low evolvability</w:t>
      </w:r>
      <w:bookmarkEnd w:id="32"/>
    </w:p>
    <w:p w14:paraId="5EB93AC6" w14:textId="77777777" w:rsidR="00BA6B61" w:rsidRPr="00BA6B61" w:rsidRDefault="00BA6B61" w:rsidP="00BA6B61">
      <w:pPr>
        <w:pStyle w:val="BodyText"/>
      </w:pPr>
      <w:r w:rsidRPr="00BA6B61">
        <w:t>Even more sophisticated no/low code platforms, such as Salesforce, can produce a more costly version of the same problem. Salesforce is designed around a multitenant, metadata-driven architecture and strongly supports no-code and low-code development. That allows rapid assembly from conceptual structures. However, it does not in itself impose a separate logical modelling discipline between conceptual understanding and platform realisation.</w:t>
      </w:r>
    </w:p>
    <w:p w14:paraId="0310A329" w14:textId="77777777" w:rsidR="00BA6B61" w:rsidRPr="00BA6B61" w:rsidRDefault="00BA6B61" w:rsidP="00BA6B61">
      <w:pPr>
        <w:pStyle w:val="BodyText"/>
      </w:pPr>
      <w:r w:rsidRPr="00BA6B61">
        <w:t>Because schema, process, presentation, authorisation, and application behaviour are all heavily expressed through metadata and configuration, change can become both broad and expensive once a conceptually shaped design is established. In effect, domain-specific structures become deeply embedded in platform configuration rather than being treated as specialisations of more stable underlying models.</w:t>
      </w:r>
    </w:p>
    <w:p w14:paraId="371D6B40" w14:textId="2BA91BEB" w:rsidR="005A67B7" w:rsidRPr="005A67B7" w:rsidRDefault="00BA6B61" w:rsidP="00BA6B61">
      <w:pPr>
        <w:pStyle w:val="BodyText"/>
      </w:pPr>
      <w:r w:rsidRPr="00BA6B61">
        <w:t>The risk is therefore a platform that is powerful and expensive, but still weak in routine evolvability if conceptual and logical design have been collapsed together.</w:t>
      </w:r>
    </w:p>
    <w:p w14:paraId="62191EDD" w14:textId="639DA8F8" w:rsidR="00FF3D93" w:rsidRDefault="00FF3D93" w:rsidP="00FF3D93">
      <w:pPr>
        <w:pStyle w:val="Heading2"/>
      </w:pPr>
      <w:bookmarkStart w:id="33" w:name="_Toc231814377"/>
      <w:r w:rsidRPr="00AB0309">
        <w:t>Risk: low-code platforms accelerate assembly, but obscure durable modelling</w:t>
      </w:r>
      <w:bookmarkEnd w:id="33"/>
    </w:p>
    <w:p w14:paraId="20D14B2A" w14:textId="77777777" w:rsidR="001B7053" w:rsidRPr="001B7053" w:rsidRDefault="001B7053" w:rsidP="001B7053">
      <w:pPr>
        <w:pStyle w:val="BodyText"/>
      </w:pPr>
      <w:r w:rsidRPr="001B7053">
        <w:t xml:space="preserve">Low-code and no-code platforms can accelerate delivery because they move rapidly from data models and interface components to working applications. Microsoft Power Apps </w:t>
      </w:r>
      <w:r w:rsidRPr="001B7053">
        <w:lastRenderedPageBreak/>
        <w:t>and OutSystems both emphasise visual, model-driven development. The delivery risk is that this speed can obscure the translation between conceptual and logical design rather than removing the need for it.</w:t>
      </w:r>
    </w:p>
    <w:p w14:paraId="6B118A1B" w14:textId="28F29488" w:rsidR="001B7053" w:rsidRPr="001B7053" w:rsidRDefault="001B7053" w:rsidP="001B7053">
      <w:pPr>
        <w:pStyle w:val="BodyText"/>
      </w:pPr>
      <w:r w:rsidRPr="001B7053">
        <w:t>Where the platform encourages information to be designed from interface needs downward, solutions can be produced quickly but still become brittle over the longer life of enterprise or government records. Structures are often defined in terms of immediate use-cases, rather than as enduring concepts capable of supporting broader or evolving needs.</w:t>
      </w:r>
    </w:p>
    <w:p w14:paraId="0512A1D1" w14:textId="77777777" w:rsidR="00AB0309" w:rsidRPr="00AB0309" w:rsidRDefault="00AB0309" w:rsidP="00AB0309">
      <w:pPr>
        <w:pStyle w:val="Heading2"/>
      </w:pPr>
      <w:bookmarkStart w:id="34" w:name="_Toc231814378"/>
      <w:r w:rsidRPr="00AB0309">
        <w:t>Risk: integration brokering at the edge does not replace internal logical brokering</w:t>
      </w:r>
      <w:bookmarkEnd w:id="34"/>
    </w:p>
    <w:p w14:paraId="18A28893" w14:textId="77777777" w:rsidR="00B953B2" w:rsidRPr="00B953B2" w:rsidRDefault="00B953B2" w:rsidP="00B953B2">
      <w:r w:rsidRPr="00B953B2">
        <w:t>Integration platforms such as MuleSoft recognise the need for brokering through layered integration patterns such as system, process, and experience APIs. That is useful, but it usually brokers at the edge of the application estate rather than between conceptual and logical tiers within each service.</w:t>
      </w:r>
    </w:p>
    <w:p w14:paraId="2E5E3DEE" w14:textId="77777777" w:rsidR="00B953B2" w:rsidRPr="00B953B2" w:rsidRDefault="00B953B2" w:rsidP="00B953B2">
      <w:r w:rsidRPr="00B953B2">
        <w:t>If services themselves are built on conceptually shaped or overly specific internal models, the integration platform may absorb some of the resulting complexity, but it does not remove it. Instead, it becomes responsible for reconciling differences between systems that are structurally misaligned at their core.</w:t>
      </w:r>
    </w:p>
    <w:p w14:paraId="11424D49" w14:textId="5D0C596B" w:rsidR="00085612" w:rsidRPr="001B2D6E" w:rsidRDefault="00B953B2" w:rsidP="001B2D6E">
      <w:r w:rsidRPr="00B953B2">
        <w:t>The long-term cost is delayed change, increased transformation effort, and reduced consistency across the estate, because systems have been built from incompatible domain-specific abstractions rather than comparable underlying concepts.</w:t>
      </w:r>
    </w:p>
    <w:p w14:paraId="2E3D1395" w14:textId="560EFD7E" w:rsidR="00AA6C27" w:rsidRDefault="000C4326" w:rsidP="00AA6C27">
      <w:pPr>
        <w:pStyle w:val="Heading1"/>
      </w:pPr>
      <w:bookmarkStart w:id="35" w:name="_Toc231814379"/>
      <w:r>
        <w:t>Common Design Patterns (</w:t>
      </w:r>
      <w:r w:rsidR="00AA6C27" w:rsidRPr="00CE290A">
        <w:t>Anti-patterns</w:t>
      </w:r>
      <w:r>
        <w:t>)</w:t>
      </w:r>
      <w:bookmarkEnd w:id="35"/>
    </w:p>
    <w:p w14:paraId="5789A467" w14:textId="77777777" w:rsidR="00E44582" w:rsidRPr="00E44582" w:rsidRDefault="00E44582" w:rsidP="00E44582">
      <w:pPr>
        <w:pStyle w:val="Heading2"/>
      </w:pPr>
      <w:bookmarkStart w:id="36" w:name="_Toc231814380"/>
      <w:r w:rsidRPr="00E44582">
        <w:t>Misusing Implementation Guidance as Architecture Guidance</w:t>
      </w:r>
      <w:bookmarkEnd w:id="36"/>
    </w:p>
    <w:p w14:paraId="5674F994" w14:textId="77777777" w:rsidR="00E44582" w:rsidRPr="00E44582" w:rsidRDefault="00E44582" w:rsidP="00E44582">
      <w:pPr>
        <w:pStyle w:val="BodyText"/>
      </w:pPr>
      <w:r w:rsidRPr="00E44582">
        <w:t>Do not treat vendor demos, blog snippets, or ORM conventions as architecture guidance. Such material is useful for feature discovery, but its purpose is usually to illustrate adoption, reduce friction, or sell a capability.</w:t>
      </w:r>
    </w:p>
    <w:p w14:paraId="60978DC3" w14:textId="0CB3FC65" w:rsidR="00E44582" w:rsidRPr="00E44582" w:rsidRDefault="00E44582" w:rsidP="00E44582">
      <w:pPr>
        <w:pStyle w:val="BodyText"/>
      </w:pPr>
      <w:r w:rsidRPr="00E44582">
        <w:t xml:space="preserve">TOGAF expects data architecture to be defined from business need and stakeholder understanding. </w:t>
      </w:r>
      <w:r w:rsidR="00526A52">
        <w:t xml:space="preserve">Code-first </w:t>
      </w:r>
      <w:r w:rsidRPr="00E44582">
        <w:t>documentation then expects migrations and generated change scripts to be reviewed, not blindly trusted.</w:t>
      </w:r>
    </w:p>
    <w:p w14:paraId="2198E93E" w14:textId="13F9245A" w:rsidR="00E44582" w:rsidRPr="00E44582" w:rsidRDefault="00E44582" w:rsidP="00E44582">
      <w:pPr>
        <w:pStyle w:val="BodyText"/>
      </w:pPr>
      <w:r w:rsidRPr="00E44582">
        <w:t>Product material should therefore inform implementation choices after design intent is established, not replace the design process.</w:t>
      </w:r>
      <w:r w:rsidRPr="00E44582">
        <w:br/>
      </w:r>
    </w:p>
    <w:p w14:paraId="22345D86" w14:textId="77777777" w:rsidR="009414B5" w:rsidRPr="009414B5" w:rsidRDefault="009414B5" w:rsidP="009414B5">
      <w:pPr>
        <w:pStyle w:val="Heading2"/>
      </w:pPr>
      <w:bookmarkStart w:id="37" w:name="_Toc231814381"/>
      <w:r w:rsidRPr="009414B5">
        <w:lastRenderedPageBreak/>
        <w:t>Modelling Directly from Interface Language</w:t>
      </w:r>
      <w:bookmarkEnd w:id="37"/>
    </w:p>
    <w:p w14:paraId="3BD15F4C" w14:textId="77777777" w:rsidR="009414B5" w:rsidRPr="009414B5" w:rsidRDefault="009414B5" w:rsidP="009414B5">
      <w:r w:rsidRPr="009414B5">
        <w:t>Do not build the logical core straight from consumer-facing nouns. Terms such as Student, Teacher, User, Parent, or Employee may be valid on interfaces, reports, and APIs, but if they are not enduring states then treating them as the primary internal entity is a weak start.</w:t>
      </w:r>
    </w:p>
    <w:p w14:paraId="6A41B79B" w14:textId="77777777" w:rsidR="009414B5" w:rsidRPr="009414B5" w:rsidRDefault="009414B5" w:rsidP="009414B5">
      <w:r w:rsidRPr="009414B5">
        <w:t>Fowler explicitly warns that explicit structures embed current categories into the design, and his Party pattern exists to separate enduring party identity from more transient and contextual structures. Product material should therefore inform implementation choices after design intent is established, not replace the design process.</w:t>
      </w:r>
    </w:p>
    <w:p w14:paraId="762DA82C" w14:textId="7C02C454" w:rsidR="009414B5" w:rsidRPr="009414B5" w:rsidRDefault="009414B5" w:rsidP="009414B5">
      <w:r w:rsidRPr="009414B5">
        <w:t xml:space="preserve">Do not treat ORM conventions as architecture guidance. Such material is useful for feature discovery, but its purpose is usually to </w:t>
      </w:r>
      <w:r w:rsidR="005267FA">
        <w:t xml:space="preserve">support </w:t>
      </w:r>
      <w:r w:rsidRPr="009414B5">
        <w:t xml:space="preserve">adoption, reduce </w:t>
      </w:r>
      <w:r w:rsidR="005267FA">
        <w:t xml:space="preserve">discovery phase </w:t>
      </w:r>
      <w:r w:rsidRPr="009414B5">
        <w:t>friction, or sell a capability. TOGAF expects data architecture to be defined from business need and stakeholder understanding, and EF Core’s own documentation expects migrations and generated change scripts to be reviewed, not blindly trusted.</w:t>
      </w:r>
    </w:p>
    <w:p w14:paraId="1B70F0A7" w14:textId="77777777" w:rsidR="009414B5" w:rsidRPr="009414B5" w:rsidRDefault="009414B5" w:rsidP="009414B5">
      <w:pPr>
        <w:pStyle w:val="Heading2"/>
      </w:pPr>
      <w:bookmarkStart w:id="38" w:name="_Toc231814382"/>
      <w:r w:rsidRPr="009414B5">
        <w:t>Treating Roles as Enduring Entities</w:t>
      </w:r>
      <w:bookmarkEnd w:id="38"/>
    </w:p>
    <w:p w14:paraId="56CCF708" w14:textId="77777777" w:rsidR="009414B5" w:rsidRPr="009414B5" w:rsidRDefault="009414B5" w:rsidP="009414B5">
      <w:r w:rsidRPr="009414B5">
        <w:t>Do not confuse transitional entities with enduring entities. Enrolment, Assignment, Registration, Membership, or Session may be valid entities, but they are often relational or transactional structures around a more enduring core.</w:t>
      </w:r>
    </w:p>
    <w:p w14:paraId="102DC8DF" w14:textId="77777777" w:rsidR="009414B5" w:rsidRPr="009414B5" w:rsidRDefault="009414B5" w:rsidP="009414B5">
      <w:r w:rsidRPr="009414B5">
        <w:t>Modelling them as though they were the permanent root of identity often produces awkward lifecycle handling and historical blind spots. Logical design must distinguish between a thing, its roles, and the events or memberships through which it participates.</w:t>
      </w:r>
    </w:p>
    <w:p w14:paraId="05A433E5" w14:textId="77777777" w:rsidR="00CE6A19" w:rsidRPr="00CE6A19" w:rsidRDefault="00CE6A19" w:rsidP="00CE6A19">
      <w:pPr>
        <w:pStyle w:val="Heading2"/>
      </w:pPr>
      <w:bookmarkStart w:id="39" w:name="_Toc231814383"/>
      <w:r w:rsidRPr="00CE6A19">
        <w:t>Premature Domain-Specific Modelling</w:t>
      </w:r>
      <w:bookmarkEnd w:id="39"/>
    </w:p>
    <w:p w14:paraId="076799C2" w14:textId="77777777" w:rsidR="00CE6A19" w:rsidRPr="00CE6A19" w:rsidRDefault="00CE6A19" w:rsidP="00CE6A19">
      <w:r w:rsidRPr="00CE6A19">
        <w:t>Do not assume that a domain-specific term represents the most appropriate logical starting point. Many business concepts are specialised forms of more general structures such as person, organisation, group, membership, resource, registry entry, proposal, agreement, or transaction.</w:t>
      </w:r>
    </w:p>
    <w:p w14:paraId="2C82587B" w14:textId="77777777" w:rsidR="00CE6A19" w:rsidRPr="00CE6A19" w:rsidRDefault="00CE6A19" w:rsidP="00CE6A19">
      <w:r w:rsidRPr="00CE6A19">
        <w:t>Treating each domain term as a separate and fundamental construct leads to duplication and inconsistency. Similar concerns are modelled differently across systems, and integration becomes an effort to reconcile incompatible structures rather than to translate between contextual expressions of comparable concepts.</w:t>
      </w:r>
    </w:p>
    <w:p w14:paraId="1F893895" w14:textId="77777777" w:rsidR="00CE6A19" w:rsidRPr="00CE6A19" w:rsidRDefault="00CE6A19" w:rsidP="00CE6A19">
      <w:r w:rsidRPr="00CE6A19">
        <w:t>A more durable approach is to start from an enduring core structure and introduce domain-specific forms as controlled specialisations. Failure to do so results in models that are tightly bound to one interpretation of the domain and difficult to adapt over time.</w:t>
      </w:r>
    </w:p>
    <w:p w14:paraId="3AA838EC" w14:textId="77777777" w:rsidR="00CE6A19" w:rsidRPr="00CE6A19" w:rsidRDefault="00CE6A19" w:rsidP="00CE6A19">
      <w:pPr>
        <w:pStyle w:val="Heading2"/>
      </w:pPr>
      <w:bookmarkStart w:id="40" w:name="_Toc231814384"/>
      <w:r w:rsidRPr="00CE6A19">
        <w:lastRenderedPageBreak/>
        <w:t>Collapsing Conceptual and Logical Design</w:t>
      </w:r>
      <w:bookmarkEnd w:id="40"/>
    </w:p>
    <w:p w14:paraId="629C8994" w14:textId="77777777" w:rsidR="00CE6A19" w:rsidRPr="00CE6A19" w:rsidRDefault="00CE6A19" w:rsidP="00CE6A19">
      <w:r w:rsidRPr="00CE6A19">
        <w:t>Do not treat conceptual modelling as equivalent to logical design. Capturing business terms, scenarios, and rules is necessary, but it is not the same as defining a durable internal structure.</w:t>
      </w:r>
    </w:p>
    <w:p w14:paraId="2A56D66C" w14:textId="77777777" w:rsidR="00CE6A19" w:rsidRPr="00CE6A19" w:rsidRDefault="00CE6A19" w:rsidP="00CE6A19">
      <w:r w:rsidRPr="00CE6A19">
        <w:t>When conceptual and logical modelling are collapsed, the system simply internalises business language as structure. This bypasses the design step that determines identity, lifecycle, relationships, and decomposition.</w:t>
      </w:r>
    </w:p>
    <w:p w14:paraId="606CB709" w14:textId="77777777" w:rsidR="00CE6A19" w:rsidRPr="00CE6A19" w:rsidRDefault="00CE6A19" w:rsidP="00CE6A19">
      <w:r w:rsidRPr="00CE6A19">
        <w:t>The result is a system that reflects one point-in-time understanding of the business rather than a structure capable of supporting ongoing change.</w:t>
      </w:r>
    </w:p>
    <w:p w14:paraId="3B3654F4" w14:textId="77777777" w:rsidR="00ED5E99" w:rsidRPr="00ED5E99" w:rsidRDefault="00ED5E99" w:rsidP="00ED5E99">
      <w:pPr>
        <w:pStyle w:val="Heading2"/>
      </w:pPr>
      <w:bookmarkStart w:id="41" w:name="_Toc231814385"/>
      <w:r w:rsidRPr="00ED5E99">
        <w:t>Over-reliance on ORM or Platform Conventions</w:t>
      </w:r>
      <w:bookmarkEnd w:id="41"/>
    </w:p>
    <w:p w14:paraId="2E65E3C4" w14:textId="77777777" w:rsidR="00ED5E99" w:rsidRPr="00ED5E99" w:rsidRDefault="00ED5E99" w:rsidP="00ED5E99">
      <w:r w:rsidRPr="00ED5E99">
        <w:t>Do not mistake “schema by convention” for “schema complete”. ORMs such as EF can create migrations and infer schema structure, but Microsoft also recommends reviewing generated migrations and preferring reviewed SQL scripts for production deployment. Database shape is too consequential to be accepted on convention alone.</w:t>
      </w:r>
    </w:p>
    <w:p w14:paraId="15DFA8DA" w14:textId="77777777" w:rsidR="00ED5E99" w:rsidRPr="00ED5E99" w:rsidRDefault="00ED5E99" w:rsidP="00ED5E99">
      <w:r w:rsidRPr="00ED5E99">
        <w:t>Where platform conventions are taken as design decisions, teams tend to accept the first workable structure presented by the tool. This often reflects immediate usage patterns rather than enduring design intent. Over time, this leads to poor alignment with evolving requirements and increasing structural complexity.</w:t>
      </w:r>
    </w:p>
    <w:p w14:paraId="25CFB566" w14:textId="77777777" w:rsidR="00677156" w:rsidRPr="00677156" w:rsidRDefault="00677156" w:rsidP="00677156">
      <w:pPr>
        <w:pStyle w:val="Heading2"/>
      </w:pPr>
      <w:bookmarkStart w:id="42" w:name="_Toc231814386"/>
      <w:r w:rsidRPr="00677156">
        <w:t>Incomplete Physical Design Assumptions</w:t>
      </w:r>
      <w:bookmarkEnd w:id="42"/>
    </w:p>
    <w:p w14:paraId="2C6EC9D2" w14:textId="77777777" w:rsidR="00677156" w:rsidRPr="00677156" w:rsidRDefault="00677156" w:rsidP="00677156">
      <w:r w:rsidRPr="00677156">
        <w:t>Do not assume that a foreign key constraint is sufficient performance design. SQL Server does not automatically index foreign keys, and Microsoft states that manual indexing is often useful because foreign key columns are frequently used in joins and referential checks. Unindexed foreign keys on active transactional paths are a routine design mistake.</w:t>
      </w:r>
    </w:p>
    <w:p w14:paraId="314146DF" w14:textId="77777777" w:rsidR="00677156" w:rsidRPr="00677156" w:rsidRDefault="00677156" w:rsidP="00677156">
      <w:r w:rsidRPr="00677156">
        <w:t>Avoid randomly generated GUIDs (type IV) as default clustered keys in write-heavy relational workloads. RFC 9562 identifies poor index locality for non-time-ordered UUIDs, and SQL Server provides NEWSEQUENTIALID() specifically to reduce page splits and random I/O.</w:t>
      </w:r>
    </w:p>
    <w:p w14:paraId="30489ABA" w14:textId="77777777" w:rsidR="00677156" w:rsidRPr="00677156" w:rsidRDefault="00677156" w:rsidP="00677156">
      <w:r w:rsidRPr="00677156">
        <w:t>These are not minor implementation details. Physical design choices affect performance, scalability, and operational cost, and must be treated as deliberate engineering decisions rather than defaults.</w:t>
      </w:r>
    </w:p>
    <w:p w14:paraId="708AE027" w14:textId="77777777" w:rsidR="00562727" w:rsidRPr="009414B5" w:rsidRDefault="00562727" w:rsidP="009414B5"/>
    <w:p w14:paraId="3DFAEDE3" w14:textId="77777777" w:rsidR="00562727" w:rsidRPr="00A87FD8" w:rsidRDefault="00562727" w:rsidP="00A87FD8"/>
    <w:p w14:paraId="3F591FC2" w14:textId="1823D39D" w:rsidR="0052759E" w:rsidRDefault="009B255D" w:rsidP="00AF656B">
      <w:pPr>
        <w:pStyle w:val="Heading1"/>
      </w:pPr>
      <w:bookmarkStart w:id="43" w:name="_Toc231814387"/>
      <w:r w:rsidRPr="003A1E67">
        <w:lastRenderedPageBreak/>
        <w:t>Recommendations</w:t>
      </w:r>
      <w:bookmarkEnd w:id="43"/>
    </w:p>
    <w:p w14:paraId="293673BD" w14:textId="715EF602" w:rsidR="00244C9A" w:rsidRDefault="008F2FC3" w:rsidP="008F2FC3">
      <w:pPr>
        <w:pStyle w:val="Heading2"/>
      </w:pPr>
      <w:bookmarkStart w:id="44" w:name="_Toc231814388"/>
      <w:r w:rsidRPr="008F2FC3">
        <w:t>Maintain Explicit Modelling Layers</w:t>
      </w:r>
      <w:bookmarkEnd w:id="44"/>
    </w:p>
    <w:p w14:paraId="64E2801A" w14:textId="7FF8A4D4" w:rsidR="008F2FC3" w:rsidRDefault="00244C9A" w:rsidP="008F2FC3">
      <w:pPr>
        <w:pStyle w:val="BodyText"/>
      </w:pPr>
      <w:r w:rsidRPr="00244C9A">
        <w:t>Every significant delivery initiative should produce and maintain three explicit artefacts: a conceptual model, a logical model, and a physical model or physical</w:t>
      </w:r>
      <w:r w:rsidR="00786CBE">
        <w:rPr>
          <w:rStyle w:val="FootnoteReference"/>
        </w:rPr>
        <w:footnoteReference w:id="4"/>
      </w:r>
      <w:r w:rsidRPr="00244C9A">
        <w:t xml:space="preserve"> design explanation. Each should have a distinct purpose, audience, and level of detail, and each should be reviewable on its own terms. The presence of these artefacts makes the separation between business meaning, internal structure, and technical realisation visible and governable.</w:t>
      </w:r>
      <w:r w:rsidR="008F2FC3">
        <w:t xml:space="preserve"> </w:t>
      </w:r>
    </w:p>
    <w:p w14:paraId="51B25C16" w14:textId="77777777" w:rsidR="008F2FC3" w:rsidRPr="008F2FC3" w:rsidRDefault="008F2FC3" w:rsidP="008F2FC3">
      <w:pPr>
        <w:pStyle w:val="Heading2"/>
      </w:pPr>
      <w:bookmarkStart w:id="45" w:name="_Toc231814389"/>
      <w:r w:rsidRPr="008F2FC3">
        <w:t>Design Logical Models Deliberately</w:t>
      </w:r>
      <w:bookmarkEnd w:id="45"/>
    </w:p>
    <w:p w14:paraId="43084B31" w14:textId="64C5F55E" w:rsidR="009B255D" w:rsidRPr="003A1E67" w:rsidRDefault="00DE037F" w:rsidP="00DE037F">
      <w:pPr>
        <w:pStyle w:val="BodyText"/>
      </w:pPr>
      <w:r w:rsidRPr="00DE037F">
        <w:t>Teams should model enduring identity separately from contextual roles and memberships. Where a concept is clearly transitional or context-bound, it should be represented through roles, memberships, accountabilities, or relationships rather than treated as a permanent logical root. This distinction allows the system to represent change without redefining its core structure and preserves continuity across different states and contexts</w:t>
      </w:r>
      <w:r w:rsidR="00C84BC7" w:rsidRPr="00C84BC7">
        <w:t>.</w:t>
      </w:r>
      <w:r w:rsidR="007968BB" w:rsidRPr="003A1E67">
        <w:t xml:space="preserve"> </w:t>
      </w:r>
    </w:p>
    <w:p w14:paraId="3039663A" w14:textId="6A882BD7" w:rsidR="009B255D" w:rsidRDefault="009B255D" w:rsidP="00DE037F">
      <w:r w:rsidRPr="003A1E67">
        <w:t>T</w:t>
      </w:r>
      <w:r w:rsidR="00EC1E4F" w:rsidRPr="00EC1E4F">
        <w:t>eams should prefer enduring core structures before introducing domain-specific forms. Where a domain concept is a specialised form of a broader structure, the design should begin from the more stable underlying concept and add specificity deliberately. This avoids committing the logical model to a narrow interpretation of the domain and improves consistency across systems and integrations</w:t>
      </w:r>
      <w:r w:rsidR="00EC1E4F">
        <w:t>.</w:t>
      </w:r>
      <w:r w:rsidRPr="003A1E67">
        <w:t xml:space="preserve"> </w:t>
      </w:r>
    </w:p>
    <w:p w14:paraId="69ED4281" w14:textId="7C45FF7A" w:rsidR="00DE037F" w:rsidRPr="003A1E67" w:rsidRDefault="00ED2594" w:rsidP="00ED2594">
      <w:pPr>
        <w:pStyle w:val="Heading2"/>
      </w:pPr>
      <w:bookmarkStart w:id="46" w:name="_Toc231814390"/>
      <w:r w:rsidRPr="00ED2594">
        <w:t>Apply Physical Design with Intent</w:t>
      </w:r>
      <w:bookmarkEnd w:id="46"/>
    </w:p>
    <w:p w14:paraId="7D641368" w14:textId="18C80CA4" w:rsidR="0051270D" w:rsidRPr="003A1E67" w:rsidRDefault="009B255D" w:rsidP="00ED2594">
      <w:r w:rsidRPr="003A1E67">
        <w:t>W</w:t>
      </w:r>
      <w:r w:rsidR="006C24F2" w:rsidRPr="006C24F2">
        <w:t>here distributed identifier generation is required, teams should adopt a time-ordered identifier strategy rather than a fully random UUID strategy, and should record whether the chosen database and application stack support that strategy natively or require application-side generation. The resulting trade-offs in concurrency, fragmentation, and performance should be explicitly understood and documented</w:t>
      </w:r>
      <w:r w:rsidRPr="003A1E67">
        <w:t xml:space="preserve">. </w:t>
      </w:r>
    </w:p>
    <w:p w14:paraId="793792D6" w14:textId="7456BB8D" w:rsidR="009B255D" w:rsidRDefault="009B255D" w:rsidP="00ED2594">
      <w:r w:rsidRPr="003A1E67">
        <w:t>P</w:t>
      </w:r>
      <w:r w:rsidR="007E5B46" w:rsidRPr="007E5B46">
        <w:t>rojects using schema-as-code approaches should version migrations in source control, inspect generated changes, and deploy production schema changes through reviewable scripts or equivalent controlled deployment artefacts. Framework-generated output is not self-validating and must be treated as input to engineering judgement rather than a substitute for it.</w:t>
      </w:r>
      <w:r w:rsidR="007E5B46">
        <w:t xml:space="preserve"> </w:t>
      </w:r>
    </w:p>
    <w:p w14:paraId="7BF824A6" w14:textId="77777777" w:rsidR="00ED2594" w:rsidRDefault="00ED2594" w:rsidP="00ED2594">
      <w:pPr>
        <w:pStyle w:val="Heading2"/>
      </w:pPr>
      <w:bookmarkStart w:id="47" w:name="_Toc231814391"/>
      <w:r w:rsidRPr="00ED2594">
        <w:lastRenderedPageBreak/>
        <w:t>Govern the Conceptual–Logical Boundary</w:t>
      </w:r>
      <w:bookmarkEnd w:id="47"/>
    </w:p>
    <w:p w14:paraId="1693EBE3" w14:textId="56D8F0CA" w:rsidR="009233B6" w:rsidRPr="009233B6" w:rsidRDefault="009233B6" w:rsidP="009233B6">
      <w:pPr>
        <w:pStyle w:val="BodyText"/>
      </w:pPr>
      <w:r w:rsidRPr="009233B6">
        <w:t>Governance forums should explicitly test for the conceptual–logical boundary. A simple review question is:</w:t>
      </w:r>
      <w:r w:rsidRPr="009233B6">
        <w:br/>
        <w:t>“If the business changed its labels, roles, or categories next year, which parts of this design would have to change?”</w:t>
      </w:r>
      <w:r w:rsidRPr="009233B6">
        <w:br/>
        <w:t>If the answer is “all of it”, the design is too tightly coupled to its initial conceptual picture and does not satisfy the required modelling discipline.</w:t>
      </w:r>
    </w:p>
    <w:p w14:paraId="43CD2E51" w14:textId="77777777" w:rsidR="009233B6" w:rsidRPr="009233B6" w:rsidRDefault="009233B6" w:rsidP="009233B6">
      <w:pPr>
        <w:pStyle w:val="BodyText"/>
      </w:pPr>
      <w:r w:rsidRPr="009233B6">
        <w:t>A second review question is: does this concept survive a change in role? If it does not, it is likely a role, membership, or status rather than an enduring entity.</w:t>
      </w:r>
    </w:p>
    <w:p w14:paraId="3176C4E0" w14:textId="77777777" w:rsidR="009233B6" w:rsidRPr="009233B6" w:rsidRDefault="009233B6" w:rsidP="009233B6">
      <w:pPr>
        <w:pStyle w:val="BodyText"/>
      </w:pPr>
      <w:r w:rsidRPr="009233B6">
        <w:t>A third review question is: is this concept a thing in its own right, or is it the relationship between two more enduring things? Where the relationship itself carries meaning, it should be modelled explicitly rather than inferred.</w:t>
      </w:r>
    </w:p>
    <w:p w14:paraId="49895ECE" w14:textId="60A77680" w:rsidR="009233B6" w:rsidRPr="009233B6" w:rsidRDefault="009233B6" w:rsidP="009233B6">
      <w:pPr>
        <w:pStyle w:val="BodyText"/>
      </w:pPr>
      <w:r w:rsidRPr="009233B6">
        <w:t>These checks provide a simple and repeatable way to detect when conceptual and logical modelling have been unintentionally collapsed, or when domain-specific structures have been introduced prematurely.</w:t>
      </w:r>
    </w:p>
    <w:p w14:paraId="23030495" w14:textId="77777777" w:rsidR="00FF7593" w:rsidRPr="00BD1E13" w:rsidRDefault="00FF7593" w:rsidP="00FF7593">
      <w:pPr>
        <w:pStyle w:val="Heading1"/>
      </w:pPr>
      <w:bookmarkStart w:id="48" w:name="_Toc231814392"/>
      <w:r w:rsidRPr="00BD1E13">
        <w:t>Worked Examples</w:t>
      </w:r>
      <w:bookmarkEnd w:id="48"/>
    </w:p>
    <w:p w14:paraId="0341ED53" w14:textId="77777777" w:rsidR="001902E9" w:rsidRPr="00825742" w:rsidRDefault="001902E9" w:rsidP="001902E9">
      <w:r>
        <w:t xml:space="preserve">Principle 4’s </w:t>
      </w:r>
      <w:r w:rsidRPr="00825742">
        <w:t>discipline is not to outlaw business-facing nouns. The discipline is to ask whether the noun names an enduring thing, or whether it names a context-bound role, relationship, or state.</w:t>
      </w:r>
    </w:p>
    <w:p w14:paraId="133A41E0" w14:textId="77777777" w:rsidR="001902E9" w:rsidRPr="00825742" w:rsidRDefault="001902E9" w:rsidP="001902E9">
      <w:r w:rsidRPr="00825742">
        <w:t>If it names a role or contextual participation, then it should not be used as the unquestioned internal root. This single habit prevents a significant amount of structural brittleness in long-lived services.</w:t>
      </w:r>
    </w:p>
    <w:p w14:paraId="3CFDF51C" w14:textId="77777777" w:rsidR="001902E9" w:rsidRDefault="001902E9" w:rsidP="001902E9">
      <w:r w:rsidRPr="00825742">
        <w:t>This reinforces both the separation of conceptual and logical models and the need to distinguish enduring structures from contextual ones.</w:t>
      </w:r>
    </w:p>
    <w:p w14:paraId="04C58B15" w14:textId="246C609E" w:rsidR="001902E9" w:rsidRDefault="001902E9" w:rsidP="001902E9">
      <w:r>
        <w:t>Below are given examples of applying the Principles.</w:t>
      </w:r>
    </w:p>
    <w:p w14:paraId="04B50511" w14:textId="277B8541" w:rsidR="00FF7593" w:rsidRPr="007A426E" w:rsidRDefault="000C4ECF" w:rsidP="00FF7593">
      <w:pPr>
        <w:pStyle w:val="Heading2"/>
      </w:pPr>
      <w:bookmarkStart w:id="49" w:name="_Toc231814393"/>
      <w:r>
        <w:t>Roles and Context are Not Enduring Identity</w:t>
      </w:r>
      <w:bookmarkEnd w:id="49"/>
    </w:p>
    <w:p w14:paraId="19E9CD0F" w14:textId="77777777" w:rsidR="000C4ECF" w:rsidRPr="000C4ECF" w:rsidRDefault="000C4ECF" w:rsidP="000C4ECF">
      <w:r w:rsidRPr="000C4ECF">
        <w:t>“Customer” or “Student” is a familiar and useful business term. It is entirely appropriate in interfaces, reports, APIs, and discussions with service users.</w:t>
      </w:r>
    </w:p>
    <w:p w14:paraId="396C6A21" w14:textId="77777777" w:rsidR="000C4ECF" w:rsidRPr="000C4ECF" w:rsidRDefault="000C4ECF" w:rsidP="000C4ECF">
      <w:r w:rsidRPr="000C4ECF">
        <w:t>However, it is very often a role, status, or contextual participation of a person rather than the enduring logical root. If a service treats Student as the permanent entity, it becomes awkward to represent the same person before enrolment, after leaving, across multiple providers, in parallel memberships, or in later contexts where the person is no longer a student but the records remain.</w:t>
      </w:r>
    </w:p>
    <w:p w14:paraId="0F3037E0" w14:textId="77777777" w:rsidR="000C4ECF" w:rsidRPr="000C4ECF" w:rsidRDefault="000C4ECF" w:rsidP="000C4ECF">
      <w:r w:rsidRPr="000C4ECF">
        <w:lastRenderedPageBreak/>
        <w:t>Fowler’s Party pattern exists precisely because many business interactions are with parties that later take on different roles, while Accountability provides a way to model meaningful relationships between them.</w:t>
      </w:r>
    </w:p>
    <w:p w14:paraId="4A05F45C" w14:textId="004ADAC2" w:rsidR="00FF7593" w:rsidRDefault="000C4ECF" w:rsidP="00FF7593">
      <w:r w:rsidRPr="000C4ECF">
        <w:t>This example illustrates two key principles. First, conceptual language does not equate to logical structure. Second, roles should not be treated as enduring identity.</w:t>
      </w:r>
      <w:r w:rsidR="00FF7593" w:rsidRPr="007A426E">
        <w:t xml:space="preserve"> </w:t>
      </w:r>
    </w:p>
    <w:p w14:paraId="617C57D1" w14:textId="247739CD" w:rsidR="00FF7593" w:rsidRDefault="00560A1D" w:rsidP="00FF7593">
      <w:pPr>
        <w:pStyle w:val="Heading2"/>
      </w:pPr>
      <w:bookmarkStart w:id="50" w:name="_Toc231814394"/>
      <w:r w:rsidRPr="00560A1D">
        <w:t>Familiar Terms Are Not Necessarily Structural Roots</w:t>
      </w:r>
      <w:bookmarkEnd w:id="50"/>
    </w:p>
    <w:p w14:paraId="17D1EA3F" w14:textId="77777777" w:rsidR="00560A1D" w:rsidRPr="00560A1D" w:rsidRDefault="00560A1D" w:rsidP="00560A1D">
      <w:pPr>
        <w:pStyle w:val="BodyText"/>
      </w:pPr>
      <w:r w:rsidRPr="00560A1D">
        <w:t>Terms such as Teacher, Parent, Customer, Employee, Prospect, or Provider are not wrong. They are often excellent conceptual terms. The mistake is to assume that because a term is familiar and business-recognisable, it must also be the best long-lived logical root. Often it is not.</w:t>
      </w:r>
    </w:p>
    <w:p w14:paraId="6B143259" w14:textId="77777777" w:rsidR="00560A1D" w:rsidRPr="00560A1D" w:rsidRDefault="00560A1D" w:rsidP="00560A1D">
      <w:pPr>
        <w:pStyle w:val="BodyText"/>
      </w:pPr>
      <w:r w:rsidRPr="00560A1D">
        <w:t>A teacher may be a role held by a person in relation to a class, provider, or cohort. A parent may be a relationship between parties, while also being a child in another context. A customer may be a contextual relationship, while the enduring logical subject is a person or organisation.</w:t>
      </w:r>
    </w:p>
    <w:p w14:paraId="00DC7AC5" w14:textId="77777777" w:rsidR="00560A1D" w:rsidRPr="00560A1D" w:rsidRDefault="00560A1D" w:rsidP="00560A1D">
      <w:pPr>
        <w:pStyle w:val="BodyText"/>
      </w:pPr>
      <w:r w:rsidRPr="00560A1D">
        <w:t>A provider may be an organisational role in one context and a consumer in another. These variations are not edge cases; they are normal. Fowler explicitly highlights this kind of role and relationship complexity as the reason patterns such as Party and Accountability are useful.</w:t>
      </w:r>
    </w:p>
    <w:p w14:paraId="3A4F302D" w14:textId="77777777" w:rsidR="0051270D" w:rsidRDefault="00560A1D" w:rsidP="00560A1D">
      <w:pPr>
        <w:pStyle w:val="BodyText"/>
      </w:pPr>
      <w:r w:rsidRPr="00560A1D">
        <w:t>The design discipline is not to avoid these terms, but to recognise what they represent. Many are contextual expressions of more enduring concepts, not the concepts themselves.</w:t>
      </w:r>
      <w:r>
        <w:t xml:space="preserve"> </w:t>
      </w:r>
    </w:p>
    <w:p w14:paraId="19893F91" w14:textId="26BD9227" w:rsidR="001D0683" w:rsidRPr="001D0683" w:rsidRDefault="001D0683" w:rsidP="001334D8">
      <w:pPr>
        <w:pStyle w:val="Heading2"/>
      </w:pPr>
      <w:bookmarkStart w:id="51" w:name="_Toc231814395"/>
      <w:r w:rsidRPr="001D0683">
        <w:t>Identity and Access Are Distinct</w:t>
      </w:r>
      <w:bookmarkEnd w:id="51"/>
    </w:p>
    <w:p w14:paraId="47213DED" w14:textId="77777777" w:rsidR="001D0683" w:rsidRPr="001D0683" w:rsidRDefault="001D0683" w:rsidP="001D0683">
      <w:r w:rsidRPr="001D0683">
        <w:t>The same issue appears even with a common system term such as “User”.</w:t>
      </w:r>
    </w:p>
    <w:p w14:paraId="61517D92" w14:textId="77777777" w:rsidR="001D0683" w:rsidRPr="001D0683" w:rsidRDefault="001D0683" w:rsidP="001D0683">
      <w:r w:rsidRPr="001D0683">
        <w:t>In many systems, people or organisations must be known before they have an active account, while they are inactive, when they move between groups, or when they hold several memberships simultaneously. Treating User as the permanent root confuses contextual system access with enduring identity.</w:t>
      </w:r>
    </w:p>
    <w:p w14:paraId="0E4B2707" w14:textId="77777777" w:rsidR="001D0683" w:rsidRPr="001D0683" w:rsidRDefault="001D0683" w:rsidP="001D0683">
      <w:r w:rsidRPr="001D0683">
        <w:t>That design then struggles with onboarding before access, with historical records after access ends, and with one person holding different memberships in different contexts.</w:t>
      </w:r>
    </w:p>
    <w:p w14:paraId="7424FAFA" w14:textId="77777777" w:rsidR="001D0683" w:rsidRPr="001D0683" w:rsidRDefault="001D0683" w:rsidP="001D0683">
      <w:r w:rsidRPr="001D0683">
        <w:t>A more durable logical pattern treats “userhood” as a contextual profile, capability, or relationship attached to a party, person, organisation, or group membership. The screen can still refer to the conceptual User. The API can still express user details. But the internal logical model is not trapped into assuming that “being a user” is the primary enduring fact about the subject.</w:t>
      </w:r>
    </w:p>
    <w:p w14:paraId="00509F2B" w14:textId="09A41983" w:rsidR="00795CAF" w:rsidRDefault="001D0683" w:rsidP="00FF7593">
      <w:r w:rsidRPr="001D0683">
        <w:t>This is exactly the kind of design judgement the conceptual-to-logical step is intended to make.</w:t>
      </w:r>
    </w:p>
    <w:p w14:paraId="727C4E85" w14:textId="77777777" w:rsidR="00FF7593" w:rsidRDefault="00FF7593" w:rsidP="00FF7593">
      <w:pPr>
        <w:pStyle w:val="Heading2"/>
      </w:pPr>
      <w:bookmarkStart w:id="52" w:name="_Toc231814396"/>
      <w:r>
        <w:lastRenderedPageBreak/>
        <w:t>Schools, Organisations, Businesses, Systems</w:t>
      </w:r>
      <w:bookmarkEnd w:id="52"/>
    </w:p>
    <w:p w14:paraId="25DD27C0" w14:textId="77777777" w:rsidR="00FF7593" w:rsidRPr="002E698B" w:rsidRDefault="00FF7593" w:rsidP="00FF7593">
      <w:r w:rsidRPr="002E698B">
        <w:t>The same principle applies to entities that appear long-lived or “enduring”. For example, a School may be intuitively treated as an enduring entity simply because it is expected to exist over long periods. However, even in these cases, the conceptual term does not necessarily represent the most stable logical root.</w:t>
      </w:r>
    </w:p>
    <w:p w14:paraId="304AA5BA" w14:textId="23C9FCC8" w:rsidR="00FF7593" w:rsidRPr="002E698B" w:rsidRDefault="00FF7593" w:rsidP="00FF7593">
      <w:r w:rsidRPr="002E698B">
        <w:t xml:space="preserve">A more durable logical decomposition separates the underlying concerns. Persons participate in Groups through Memberships. That Membership is associated with a Role that has been offered and accepted. The Group </w:t>
      </w:r>
      <w:r w:rsidR="004F1C4E">
        <w:t xml:space="preserve">while kept intentionally thin </w:t>
      </w:r>
      <w:r w:rsidRPr="002E698B">
        <w:t>may then be described through a SchoolProfile, while the Person may be described</w:t>
      </w:r>
      <w:r w:rsidR="00D575B3">
        <w:t>/decorated</w:t>
      </w:r>
      <w:r w:rsidRPr="002E698B">
        <w:t xml:space="preserve"> </w:t>
      </w:r>
      <w:r w:rsidR="00D575B3">
        <w:t>with</w:t>
      </w:r>
      <w:r w:rsidRPr="002E698B">
        <w:t xml:space="preserve"> a LearnerProfile held by the Ministry, and a LearningProfile </w:t>
      </w:r>
      <w:r w:rsidR="00D575B3">
        <w:t>managed</w:t>
      </w:r>
      <w:r w:rsidRPr="002E698B">
        <w:t xml:space="preserve"> by the School. In this structure, “School” becomes a contextual expression of a Group, rather than the primary enduring construct.</w:t>
      </w:r>
    </w:p>
    <w:p w14:paraId="3AC49428" w14:textId="552D4D96" w:rsidR="00FF7593" w:rsidRPr="002E698B" w:rsidRDefault="00FF7593" w:rsidP="00FF7593">
      <w:r w:rsidRPr="002E698B">
        <w:t>The notion of a profile is particularly useful. A profile is effectively a digital equivalent of a manila folder: a collection of descriptive attributes about something, maintained for a particular purpose or perspective. Profiles are therefore not the same as the entity they describe. Unless they are permanently and inseparably bound to that entity, they should be treated as distinct structures, capable of variation, replacement, or coexistence over time.</w:t>
      </w:r>
    </w:p>
    <w:p w14:paraId="2274963A" w14:textId="77777777" w:rsidR="00FF7593" w:rsidRPr="007A426E" w:rsidRDefault="00FF7593" w:rsidP="00FF7593"/>
    <w:p w14:paraId="19CEFBE1" w14:textId="77777777" w:rsidR="00825742" w:rsidRPr="00825742" w:rsidRDefault="00825742" w:rsidP="00825742">
      <w:pPr>
        <w:pStyle w:val="Heading2"/>
      </w:pPr>
      <w:bookmarkStart w:id="53" w:name="_Toc231814397"/>
      <w:r w:rsidRPr="00825742">
        <w:t>Apparent Enduring Concepts Can Still Be Contextual</w:t>
      </w:r>
      <w:bookmarkEnd w:id="53"/>
    </w:p>
    <w:p w14:paraId="34A1A47B" w14:textId="77777777" w:rsidR="00825742" w:rsidRPr="00825742" w:rsidRDefault="00825742" w:rsidP="00825742">
      <w:r w:rsidRPr="00825742">
        <w:t>The same principle applies to entities that appear long-lived. For example, a School may be intuitively treated as an enduring entity simply because it is expected to exist over long periods. However, even in these cases, the conceptual term does not necessarily represent the most stable logical root.</w:t>
      </w:r>
    </w:p>
    <w:p w14:paraId="382FCFEF" w14:textId="77777777" w:rsidR="00825742" w:rsidRPr="00825742" w:rsidRDefault="00825742" w:rsidP="00825742">
      <w:r w:rsidRPr="00825742">
        <w:t>A more durable logical decomposition separates the underlying concerns. Persons participate in Groups through Memberships. Those memberships are associated with Roles that are offered and accepted. The Group may then be described through a SchoolProfile, while the Person may be described through a LearnerProfile held by a central authority, and a LearningProfile held by the School.</w:t>
      </w:r>
    </w:p>
    <w:p w14:paraId="1D48E815" w14:textId="77777777" w:rsidR="00825742" w:rsidRPr="00825742" w:rsidRDefault="00825742" w:rsidP="00825742">
      <w:r w:rsidRPr="00825742">
        <w:t>In this structure, “School” becomes a contextual expression of a group and its activities, rather than the primary enduring construct. This allows the system to represent variation across contexts, while maintaining a stable underlying structure.</w:t>
      </w:r>
    </w:p>
    <w:p w14:paraId="33C29827" w14:textId="77777777" w:rsidR="00825742" w:rsidRPr="00825742" w:rsidRDefault="00825742" w:rsidP="00825742">
      <w:pPr>
        <w:pStyle w:val="Heading2"/>
      </w:pPr>
      <w:bookmarkStart w:id="54" w:name="_Toc231814398"/>
      <w:r w:rsidRPr="00825742">
        <w:t>Profiles as Contextual Structures</w:t>
      </w:r>
      <w:bookmarkEnd w:id="54"/>
    </w:p>
    <w:p w14:paraId="4B53EC1B" w14:textId="77777777" w:rsidR="00825742" w:rsidRPr="00825742" w:rsidRDefault="00825742" w:rsidP="00825742">
      <w:r w:rsidRPr="00825742">
        <w:t xml:space="preserve">The notion of a profile is useful in this context. A profile is effectively a digital equivalent of a manila folder: a collection of descriptive attributes </w:t>
      </w:r>
      <w:r w:rsidRPr="00334B66">
        <w:rPr>
          <w:i/>
          <w:iCs/>
          <w:u w:val="single"/>
        </w:rPr>
        <w:t>about</w:t>
      </w:r>
      <w:r w:rsidRPr="00825742">
        <w:t xml:space="preserve"> something, maintained for a particular purpose or perspective.</w:t>
      </w:r>
    </w:p>
    <w:p w14:paraId="61A5D270" w14:textId="77777777" w:rsidR="008728A5" w:rsidRDefault="00825742" w:rsidP="00825742">
      <w:r w:rsidRPr="00825742">
        <w:lastRenderedPageBreak/>
        <w:t>Profiles are not the same as the entity they describe. Unless they are permanently and inseparably bound to that entity, they should be treated as distinct structures, capable of variation, replacement, or coexistence over time.</w:t>
      </w:r>
      <w:r w:rsidR="00334B66">
        <w:t xml:space="preserve"> </w:t>
      </w:r>
    </w:p>
    <w:p w14:paraId="6D959CC6" w14:textId="5669976F" w:rsidR="00825742" w:rsidRPr="00825742" w:rsidRDefault="008728A5" w:rsidP="00825742">
      <w:r>
        <w:t>Physical nature provides strong hints as to natural boundaries: a</w:t>
      </w:r>
      <w:r w:rsidR="00334B66">
        <w:t xml:space="preserve">s an National Student Number is not tattooed on a Person, nor is their </w:t>
      </w:r>
      <w:r w:rsidR="004C1387">
        <w:t xml:space="preserve">descriptive </w:t>
      </w:r>
      <w:r w:rsidR="00334B66">
        <w:t xml:space="preserve">manila folder </w:t>
      </w:r>
      <w:r w:rsidR="004C1387">
        <w:t xml:space="preserve">about them </w:t>
      </w:r>
      <w:r w:rsidR="00334B66">
        <w:t xml:space="preserve">surgically attached to their Persona’s Body, </w:t>
      </w:r>
      <w:r w:rsidR="004C1387">
        <w:t>nor should the contents of a Profile be merged with an enduring body. While having a single entity</w:t>
      </w:r>
      <w:r w:rsidR="005A0EFB">
        <w:t xml:space="preserve"> for all attributes together might be attractive due to a simple JOIN-less query, </w:t>
      </w:r>
      <w:r w:rsidR="00454D53">
        <w:t>when weighted against the resulting un</w:t>
      </w:r>
      <w:r w:rsidR="00071C1F">
        <w:t>-</w:t>
      </w:r>
      <w:r w:rsidR="00454D53">
        <w:t>enhancable (a Student cannot be</w:t>
      </w:r>
      <w:r w:rsidR="00707A4C">
        <w:t xml:space="preserve">come a Teacher, or their attributes picked up as a Student leak </w:t>
      </w:r>
      <w:r w:rsidR="00B13510">
        <w:t>privacy impacting information into their professional lives).</w:t>
      </w:r>
      <w:r w:rsidR="00510289">
        <w:rPr>
          <w:rStyle w:val="FootnoteReference"/>
        </w:rPr>
        <w:footnoteReference w:id="5"/>
      </w:r>
      <w:r w:rsidR="0036555D">
        <w:t xml:space="preserve"> </w:t>
      </w:r>
    </w:p>
    <w:p w14:paraId="2E288B6E" w14:textId="65FDB817" w:rsidR="00FF7593" w:rsidRDefault="00825742" w:rsidP="00FF7593">
      <w:r w:rsidRPr="00825742">
        <w:t xml:space="preserve">This </w:t>
      </w:r>
      <w:r w:rsidR="00B13510">
        <w:t xml:space="preserve">separation between enduring entities and descriptions of entities </w:t>
      </w:r>
      <w:r w:rsidRPr="00825742">
        <w:t>allows different contexts to maintain their own descriptions without forcing all information into a single, tightly coupled structure.</w:t>
      </w:r>
    </w:p>
    <w:p w14:paraId="0BDDC5E0" w14:textId="77777777" w:rsidR="00FF7593" w:rsidRDefault="00FF7593" w:rsidP="00FF7593"/>
    <w:p w14:paraId="55FCEBA7" w14:textId="77777777" w:rsidR="00FF7593" w:rsidRDefault="00FF7593" w:rsidP="00FF7593"/>
    <w:p w14:paraId="62E9583B" w14:textId="77777777" w:rsidR="00FF7593" w:rsidRDefault="00FF7593" w:rsidP="00FF7593"/>
    <w:p w14:paraId="2CEAC539" w14:textId="77777777" w:rsidR="00FF7593" w:rsidRDefault="00FF7593" w:rsidP="00FF7593"/>
    <w:p w14:paraId="459CE3DD" w14:textId="77777777" w:rsidR="00FF7593" w:rsidRDefault="00FF7593" w:rsidP="00FF7593"/>
    <w:p w14:paraId="2EDE6C0E" w14:textId="77777777" w:rsidR="00FF7593" w:rsidRDefault="00FF7593" w:rsidP="00FF7593"/>
    <w:p w14:paraId="25E4159A" w14:textId="77777777" w:rsidR="00FF7593" w:rsidRDefault="00FF7593" w:rsidP="00FF7593"/>
    <w:p w14:paraId="3A1D777B" w14:textId="77777777" w:rsidR="00FF7593" w:rsidRDefault="00FF7593" w:rsidP="00FF7593"/>
    <w:p w14:paraId="177D8EEA" w14:textId="77777777" w:rsidR="00FF7593" w:rsidRDefault="00FF7593" w:rsidP="00FF7593"/>
    <w:p w14:paraId="46E069B2" w14:textId="77777777" w:rsidR="00FF7593" w:rsidRPr="000B768B" w:rsidRDefault="00FF7593" w:rsidP="00FF7593"/>
    <w:p w14:paraId="042F8E8B" w14:textId="77777777" w:rsidR="003A1E67" w:rsidRDefault="003A1E67" w:rsidP="003A1E67">
      <w:pPr>
        <w:pStyle w:val="Heading1"/>
      </w:pPr>
      <w:bookmarkStart w:id="55" w:name="_Toc231814399"/>
      <w:r w:rsidRPr="003A1E67">
        <w:t>Conclusion</w:t>
      </w:r>
      <w:bookmarkEnd w:id="55"/>
    </w:p>
    <w:p w14:paraId="0BBE5B4B" w14:textId="6B20E4EB" w:rsidR="006D6F58" w:rsidRPr="006D6F58" w:rsidRDefault="006D6F58" w:rsidP="006D6F58">
      <w:pPr>
        <w:pStyle w:val="BodyText"/>
      </w:pPr>
      <w:r w:rsidRPr="006D6F58">
        <w:t>Data modelling remains one of the core disciplines of durable system design. Modern frameworks have changed who performs that work and when it becomes visible, but they have not removed the need for it. ORMs can speed schema development. NoSQL platforms can support flexible storage strategies. Schema</w:t>
      </w:r>
      <w:r w:rsidRPr="006D6F58">
        <w:noBreakHyphen/>
        <w:t>as</w:t>
      </w:r>
      <w:r w:rsidRPr="006D6F58">
        <w:noBreakHyphen/>
        <w:t>code can improve repeatability. None of these changes remove responsibility for relationality, indexing, logical decomposition, Unicode handling, or controlled schema evolution.</w:t>
      </w:r>
    </w:p>
    <w:p w14:paraId="368FFDAD" w14:textId="77777777" w:rsidR="008055FF" w:rsidRPr="008055FF" w:rsidRDefault="008055FF" w:rsidP="008055FF">
      <w:r w:rsidRPr="008055FF">
        <w:t xml:space="preserve">The central discipline this paper seeks to restore is the boundary between conceptual and logical design. Capturing business terms is necessary, but it is not sufficient. </w:t>
      </w:r>
      <w:r w:rsidRPr="008055FF">
        <w:lastRenderedPageBreak/>
        <w:t>Interfaces, APIs, views, and reports should speak in business</w:t>
      </w:r>
      <w:r w:rsidRPr="008055FF">
        <w:noBreakHyphen/>
        <w:t>recognisable terms. Internally, the logical model must aim for enduring structure, stable identity, and deliberate treatment of roles, memberships, relationships, and events. Physical design should then optimise that logical model for the chosen platform without pretending to define it.</w:t>
      </w:r>
    </w:p>
    <w:p w14:paraId="1F7D71AE" w14:textId="34AFC6C7" w:rsidR="003A1E67" w:rsidRDefault="008055FF" w:rsidP="00567DC3">
      <w:r w:rsidRPr="008055FF">
        <w:t>This discipline also requires teams to avoid premature commitment to narrow, domain</w:t>
      </w:r>
      <w:r w:rsidRPr="008055FF">
        <w:noBreakHyphen/>
        <w:t>specific structures</w:t>
      </w:r>
      <w:r w:rsidR="00071C1F">
        <w:t>, especially their embedding into Work Items.</w:t>
      </w:r>
      <w:r w:rsidRPr="008055FF">
        <w:t xml:space="preserve"> Many business terms are contextual expressions of broader and more enduring concepts. Where teams begin with the specific rather than the stable, systems become tightly bound to one interpretation of the domain and increasingly difficult to evolve or integrate.</w:t>
      </w:r>
    </w:p>
    <w:p w14:paraId="0CEDF4A5" w14:textId="77777777" w:rsidR="005255FC" w:rsidRDefault="005255FC" w:rsidP="005255FC">
      <w:pPr>
        <w:pStyle w:val="Appendices"/>
      </w:pPr>
      <w:bookmarkStart w:id="56" w:name="Location_Appendices"/>
      <w:bookmarkStart w:id="57" w:name="_Toc145049430"/>
      <w:bookmarkStart w:id="58" w:name="_Toc231814400"/>
      <w:bookmarkEnd w:id="56"/>
      <w:r>
        <w:t>Appendices</w:t>
      </w:r>
      <w:bookmarkEnd w:id="57"/>
      <w:bookmarkEnd w:id="58"/>
    </w:p>
    <w:p w14:paraId="2F89881E" w14:textId="1FCDE4B2" w:rsidR="000D0A25" w:rsidRDefault="005255FC" w:rsidP="005C7C13">
      <w:pPr>
        <w:pStyle w:val="Appendix"/>
      </w:pPr>
      <w:bookmarkStart w:id="59" w:name="_Toc145049431"/>
      <w:bookmarkStart w:id="60" w:name="_Toc231814401"/>
      <w:r w:rsidRPr="005C7C13">
        <w:t xml:space="preserve">Appendix A - </w:t>
      </w:r>
      <w:r w:rsidR="008C39DC" w:rsidRPr="005C7C13">
        <w:t>Document</w:t>
      </w:r>
      <w:r w:rsidR="00DA59D0" w:rsidRPr="005C7C13">
        <w:t xml:space="preserve"> Information</w:t>
      </w:r>
      <w:bookmarkEnd w:id="59"/>
      <w:bookmarkEnd w:id="60"/>
    </w:p>
    <w:p w14:paraId="0067885D" w14:textId="021C57E9" w:rsidR="00FF1C92" w:rsidRDefault="00FF1C92" w:rsidP="00FF1C92">
      <w:pPr>
        <w:pStyle w:val="NotContents-Heading3"/>
      </w:pPr>
      <w:r>
        <w:t>Authors &amp; Collaborators</w:t>
      </w:r>
    </w:p>
    <w:p w14:paraId="0B587FEA" w14:textId="5886D0EC" w:rsidR="00FF1C92" w:rsidRDefault="00FF1C92">
      <w:pPr>
        <w:pStyle w:val="ListParagraph"/>
        <w:numPr>
          <w:ilvl w:val="0"/>
          <w:numId w:val="4"/>
        </w:numPr>
      </w:pPr>
      <w:r>
        <w:t>Sky Sigal, Solution Architect</w:t>
      </w:r>
    </w:p>
    <w:p w14:paraId="38CB33FE" w14:textId="25209161" w:rsidR="00E87D24" w:rsidRDefault="00E87D24" w:rsidP="00E87D24">
      <w:pPr>
        <w:pStyle w:val="Heading3"/>
      </w:pPr>
      <w:bookmarkStart w:id="61" w:name="_Toc231814402"/>
      <w:r>
        <w:t>Versions</w:t>
      </w:r>
      <w:bookmarkEnd w:id="61"/>
    </w:p>
    <w:p w14:paraId="38948784" w14:textId="389B3378" w:rsidR="00E87D24" w:rsidRDefault="00E87D24">
      <w:pPr>
        <w:pStyle w:val="BodyText"/>
        <w:numPr>
          <w:ilvl w:val="1"/>
          <w:numId w:val="3"/>
        </w:numPr>
      </w:pPr>
      <w:r>
        <w:t>Initial Draft</w:t>
      </w:r>
    </w:p>
    <w:p w14:paraId="3512656D" w14:textId="3DA8085C" w:rsidR="001A5907" w:rsidRPr="00E87D24" w:rsidRDefault="001B3D95" w:rsidP="001A5907">
      <w:pPr>
        <w:pStyle w:val="BodyText"/>
      </w:pPr>
      <w:r>
        <w:t>0.2 Correction to Background, Adding of Diagrams</w:t>
      </w:r>
    </w:p>
    <w:p w14:paraId="43AB590F" w14:textId="681DED0E" w:rsidR="008C39DC" w:rsidRDefault="008C39DC" w:rsidP="005255FC">
      <w:pPr>
        <w:pStyle w:val="Heading3"/>
      </w:pPr>
      <w:bookmarkStart w:id="62" w:name="_Toc231814403"/>
      <w:r>
        <w:t>Images</w:t>
      </w:r>
      <w:bookmarkEnd w:id="62"/>
    </w:p>
    <w:p w14:paraId="3F1FDC6E" w14:textId="16D9298B" w:rsidR="00175EBF" w:rsidRDefault="008C39DC">
      <w:pPr>
        <w:pStyle w:val="TableofFigures"/>
        <w:tabs>
          <w:tab w:val="right" w:leader="dot" w:pos="9514"/>
        </w:tabs>
        <w:rPr>
          <w:rFonts w:asciiTheme="minorHAnsi" w:eastAsiaTheme="minorEastAsia" w:hAnsiTheme="minorHAnsi" w:cstheme="minorBidi"/>
          <w:noProof/>
          <w:kern w:val="2"/>
          <w:lang w:eastAsia="en-NZ"/>
          <w14:ligatures w14:val="standardContextual"/>
        </w:rPr>
      </w:pPr>
      <w:r>
        <w:fldChar w:fldCharType="begin"/>
      </w:r>
      <w:r>
        <w:instrText xml:space="preserve"> TOC \h \z \c "Figure" </w:instrText>
      </w:r>
      <w:r>
        <w:fldChar w:fldCharType="separate"/>
      </w:r>
      <w:hyperlink w:anchor="_Toc231820831" w:history="1">
        <w:r w:rsidR="00175EBF" w:rsidRPr="001F08C0">
          <w:rPr>
            <w:rStyle w:val="Hyperlink"/>
            <w:noProof/>
          </w:rPr>
          <w:t>Figure 1: Data Tiers &amp; Purpose</w:t>
        </w:r>
        <w:r w:rsidR="00175EBF">
          <w:rPr>
            <w:noProof/>
            <w:webHidden/>
          </w:rPr>
          <w:tab/>
        </w:r>
        <w:r w:rsidR="00175EBF">
          <w:rPr>
            <w:noProof/>
            <w:webHidden/>
          </w:rPr>
          <w:fldChar w:fldCharType="begin"/>
        </w:r>
        <w:r w:rsidR="00175EBF">
          <w:rPr>
            <w:noProof/>
            <w:webHidden/>
          </w:rPr>
          <w:instrText xml:space="preserve"> PAGEREF _Toc231820831 \h </w:instrText>
        </w:r>
        <w:r w:rsidR="00175EBF">
          <w:rPr>
            <w:noProof/>
            <w:webHidden/>
          </w:rPr>
        </w:r>
        <w:r w:rsidR="00175EBF">
          <w:rPr>
            <w:noProof/>
            <w:webHidden/>
          </w:rPr>
          <w:fldChar w:fldCharType="separate"/>
        </w:r>
        <w:r w:rsidR="004854A5">
          <w:rPr>
            <w:noProof/>
            <w:webHidden/>
          </w:rPr>
          <w:t>7</w:t>
        </w:r>
        <w:r w:rsidR="00175EBF">
          <w:rPr>
            <w:noProof/>
            <w:webHidden/>
          </w:rPr>
          <w:fldChar w:fldCharType="end"/>
        </w:r>
      </w:hyperlink>
    </w:p>
    <w:p w14:paraId="44584180" w14:textId="4F5DC506" w:rsidR="00175EBF" w:rsidRDefault="00175EBF">
      <w:pPr>
        <w:pStyle w:val="TableofFigures"/>
        <w:tabs>
          <w:tab w:val="right" w:leader="dot" w:pos="9514"/>
        </w:tabs>
        <w:rPr>
          <w:rFonts w:asciiTheme="minorHAnsi" w:eastAsiaTheme="minorEastAsia" w:hAnsiTheme="minorHAnsi" w:cstheme="minorBidi"/>
          <w:noProof/>
          <w:kern w:val="2"/>
          <w:lang w:eastAsia="en-NZ"/>
          <w14:ligatures w14:val="standardContextual"/>
        </w:rPr>
      </w:pPr>
      <w:hyperlink w:anchor="_Toc231820832" w:history="1">
        <w:r w:rsidRPr="001F08C0">
          <w:rPr>
            <w:rStyle w:val="Hyperlink"/>
            <w:noProof/>
          </w:rPr>
          <w:t>Figure 2: Information Tiers, by Responsible Roles</w:t>
        </w:r>
        <w:r>
          <w:rPr>
            <w:noProof/>
            <w:webHidden/>
          </w:rPr>
          <w:tab/>
        </w:r>
        <w:r>
          <w:rPr>
            <w:noProof/>
            <w:webHidden/>
          </w:rPr>
          <w:fldChar w:fldCharType="begin"/>
        </w:r>
        <w:r>
          <w:rPr>
            <w:noProof/>
            <w:webHidden/>
          </w:rPr>
          <w:instrText xml:space="preserve"> PAGEREF _Toc231820832 \h </w:instrText>
        </w:r>
        <w:r>
          <w:rPr>
            <w:noProof/>
            <w:webHidden/>
          </w:rPr>
        </w:r>
        <w:r>
          <w:rPr>
            <w:noProof/>
            <w:webHidden/>
          </w:rPr>
          <w:fldChar w:fldCharType="separate"/>
        </w:r>
        <w:r w:rsidR="004854A5">
          <w:rPr>
            <w:noProof/>
            <w:webHidden/>
          </w:rPr>
          <w:t>10</w:t>
        </w:r>
        <w:r>
          <w:rPr>
            <w:noProof/>
            <w:webHidden/>
          </w:rPr>
          <w:fldChar w:fldCharType="end"/>
        </w:r>
      </w:hyperlink>
    </w:p>
    <w:p w14:paraId="2DD82614" w14:textId="30199A3B" w:rsidR="008C39DC" w:rsidRDefault="008C39DC" w:rsidP="008C39DC">
      <w:r>
        <w:fldChar w:fldCharType="end"/>
      </w:r>
    </w:p>
    <w:p w14:paraId="5ED594EB" w14:textId="18C9D77A" w:rsidR="008C39DC" w:rsidRPr="001E2299" w:rsidRDefault="008C39DC" w:rsidP="001E2299">
      <w:pPr>
        <w:pStyle w:val="Heading3"/>
      </w:pPr>
      <w:bookmarkStart w:id="63" w:name="_Toc231814404"/>
      <w:r w:rsidRPr="001E2299">
        <w:t>Tables</w:t>
      </w:r>
      <w:bookmarkEnd w:id="63"/>
    </w:p>
    <w:p w14:paraId="125C1C6B" w14:textId="1FC538AC" w:rsidR="008C39DC" w:rsidRDefault="006C7C56" w:rsidP="008C39DC">
      <w:fldSimple w:instr=" TOC \h \z \c &quot;Table&quot; ">
        <w:r>
          <w:rPr>
            <w:b/>
            <w:bCs/>
            <w:noProof/>
            <w:lang w:val="en-US"/>
          </w:rPr>
          <w:t>No table of figures entries found.</w:t>
        </w:r>
      </w:fldSimple>
    </w:p>
    <w:p w14:paraId="20825760" w14:textId="69F12EA0" w:rsidR="000F10AE" w:rsidRDefault="000F10AE" w:rsidP="00660C49">
      <w:pPr>
        <w:pStyle w:val="Heading3"/>
      </w:pPr>
      <w:bookmarkStart w:id="64" w:name="_Toc231814405"/>
      <w:r>
        <w:t>References</w:t>
      </w:r>
      <w:bookmarkEnd w:id="64"/>
    </w:p>
    <w:p w14:paraId="1FF06C38" w14:textId="77777777" w:rsidR="004D58EF" w:rsidRPr="004D58EF" w:rsidRDefault="004D58EF" w:rsidP="004D58EF">
      <w:pPr>
        <w:pStyle w:val="BodyText"/>
      </w:pPr>
      <w:r w:rsidRPr="004D58EF">
        <w:t xml:space="preserve">  ANSI/SPARC three-schema architecture and its enduring distinction between external, conceptual, and internal schema levels. </w:t>
      </w:r>
      <w:hyperlink r:id="rId20" w:history="1">
        <w:r w:rsidRPr="004D58EF">
          <w:rPr>
            <w:rStyle w:val="Hyperlink"/>
          </w:rPr>
          <w:t>[docs.teradata.com]</w:t>
        </w:r>
      </w:hyperlink>
      <w:r w:rsidRPr="004D58EF">
        <w:t xml:space="preserve">, </w:t>
      </w:r>
      <w:hyperlink r:id="rId21" w:history="1">
        <w:r w:rsidRPr="004D58EF">
          <w:rPr>
            <w:rStyle w:val="Hyperlink"/>
          </w:rPr>
          <w:t>[docs.teradata.com]</w:t>
        </w:r>
      </w:hyperlink>
    </w:p>
    <w:p w14:paraId="657474A3" w14:textId="77777777" w:rsidR="004D58EF" w:rsidRPr="004D58EF" w:rsidRDefault="004D58EF" w:rsidP="004D58EF">
      <w:pPr>
        <w:pStyle w:val="BodyText"/>
      </w:pPr>
      <w:r w:rsidRPr="004D58EF">
        <w:t xml:space="preserve">  IIBA BABOK data modelling guidance, including the distinction between conceptual, logical, and physical models. </w:t>
      </w:r>
      <w:hyperlink r:id="rId22" w:history="1">
        <w:r w:rsidRPr="004D58EF">
          <w:rPr>
            <w:rStyle w:val="Hyperlink"/>
          </w:rPr>
          <w:t>[iiba.org]</w:t>
        </w:r>
      </w:hyperlink>
    </w:p>
    <w:p w14:paraId="3FAB7851" w14:textId="77777777" w:rsidR="004D58EF" w:rsidRPr="004D58EF" w:rsidRDefault="004D58EF" w:rsidP="004D58EF">
      <w:pPr>
        <w:pStyle w:val="BodyText"/>
      </w:pPr>
      <w:r w:rsidRPr="004D58EF">
        <w:t xml:space="preserve">  TOGAF Phase C data architecture guidance, including the expectation that data architecture models be explicitly created and reviewed. </w:t>
      </w:r>
      <w:hyperlink r:id="rId23" w:history="1">
        <w:r w:rsidRPr="004D58EF">
          <w:rPr>
            <w:rStyle w:val="Hyperlink"/>
          </w:rPr>
          <w:t>[Phase C: I...chitecture]</w:t>
        </w:r>
      </w:hyperlink>
    </w:p>
    <w:p w14:paraId="303392DE" w14:textId="77777777" w:rsidR="004D58EF" w:rsidRPr="004D58EF" w:rsidRDefault="004D58EF" w:rsidP="004D58EF">
      <w:pPr>
        <w:pStyle w:val="BodyText"/>
      </w:pPr>
      <w:r w:rsidRPr="004D58EF">
        <w:lastRenderedPageBreak/>
        <w:t xml:space="preserve">  Martin Fowler on bounded contexts, ubiquitous language, Party, organisational hierarchy, and typed inter-party relationships through Accountability. </w:t>
      </w:r>
      <w:hyperlink r:id="rId24" w:history="1">
        <w:r w:rsidRPr="004D58EF">
          <w:rPr>
            <w:rStyle w:val="Hyperlink"/>
          </w:rPr>
          <w:t>[martinfowler.com]</w:t>
        </w:r>
      </w:hyperlink>
      <w:r w:rsidRPr="004D58EF">
        <w:t xml:space="preserve">, </w:t>
      </w:r>
      <w:hyperlink r:id="rId25" w:history="1">
        <w:r w:rsidRPr="004D58EF">
          <w:rPr>
            <w:rStyle w:val="Hyperlink"/>
          </w:rPr>
          <w:t>[martinfowler.com]</w:t>
        </w:r>
      </w:hyperlink>
      <w:r w:rsidRPr="004D58EF">
        <w:t xml:space="preserve">, </w:t>
      </w:r>
      <w:hyperlink r:id="rId26" w:history="1">
        <w:r w:rsidRPr="004D58EF">
          <w:rPr>
            <w:rStyle w:val="Hyperlink"/>
          </w:rPr>
          <w:t>[martinfowler.com]</w:t>
        </w:r>
      </w:hyperlink>
    </w:p>
    <w:p w14:paraId="45962783" w14:textId="77777777" w:rsidR="004D58EF" w:rsidRPr="004D58EF" w:rsidRDefault="004D58EF" w:rsidP="004D58EF">
      <w:pPr>
        <w:pStyle w:val="BodyText"/>
      </w:pPr>
      <w:r w:rsidRPr="004D58EF">
        <w:t xml:space="preserve">  Microsoft Learn on DDD entities, value objects, aggregates, and bounded contexts. </w:t>
      </w:r>
      <w:hyperlink r:id="rId27" w:history="1">
        <w:r w:rsidRPr="004D58EF">
          <w:rPr>
            <w:rStyle w:val="Hyperlink"/>
          </w:rPr>
          <w:t>[learn.microsoft.com]</w:t>
        </w:r>
      </w:hyperlink>
    </w:p>
    <w:p w14:paraId="2C76B6C4" w14:textId="77777777" w:rsidR="004D58EF" w:rsidRPr="004D58EF" w:rsidRDefault="004D58EF" w:rsidP="004D58EF">
      <w:pPr>
        <w:pStyle w:val="BodyText"/>
      </w:pPr>
      <w:r w:rsidRPr="004D58EF">
        <w:t xml:space="preserve">  Microsoft Learn on EF Core efficient querying, including indexing, query shape, projection, and avoiding unnecessary roundtrips. </w:t>
      </w:r>
      <w:hyperlink r:id="rId28" w:history="1">
        <w:r w:rsidRPr="004D58EF">
          <w:rPr>
            <w:rStyle w:val="Hyperlink"/>
          </w:rPr>
          <w:t>[learn.microsoft.com]</w:t>
        </w:r>
      </w:hyperlink>
    </w:p>
    <w:p w14:paraId="614E3F70" w14:textId="77777777" w:rsidR="004D58EF" w:rsidRPr="004D58EF" w:rsidRDefault="004D58EF" w:rsidP="004D58EF">
      <w:pPr>
        <w:pStyle w:val="BodyText"/>
      </w:pPr>
      <w:r w:rsidRPr="004D58EF">
        <w:t xml:space="preserve">  Microsoft Learn on EF Core migrations and production deployment of migrations through reviewable scripts and controlled deployment strategies. </w:t>
      </w:r>
      <w:hyperlink r:id="rId29" w:history="1">
        <w:r w:rsidRPr="004D58EF">
          <w:rPr>
            <w:rStyle w:val="Hyperlink"/>
          </w:rPr>
          <w:t>[learn.microsoft.com]</w:t>
        </w:r>
      </w:hyperlink>
      <w:r w:rsidRPr="004D58EF">
        <w:t xml:space="preserve">, </w:t>
      </w:r>
      <w:hyperlink r:id="rId30" w:history="1">
        <w:r w:rsidRPr="004D58EF">
          <w:rPr>
            <w:rStyle w:val="Hyperlink"/>
          </w:rPr>
          <w:t>[learn.microsoft.com]</w:t>
        </w:r>
      </w:hyperlink>
    </w:p>
    <w:p w14:paraId="11E49B69" w14:textId="77777777" w:rsidR="004D58EF" w:rsidRPr="004D58EF" w:rsidRDefault="004D58EF" w:rsidP="004D58EF">
      <w:pPr>
        <w:pStyle w:val="BodyText"/>
      </w:pPr>
      <w:r w:rsidRPr="004D58EF">
        <w:t xml:space="preserve">  Microsoft Learn on SQL Server index architecture and design guidance. </w:t>
      </w:r>
      <w:hyperlink r:id="rId31" w:history="1">
        <w:r w:rsidRPr="004D58EF">
          <w:rPr>
            <w:rStyle w:val="Hyperlink"/>
          </w:rPr>
          <w:t>[learn.microsoft.com]</w:t>
        </w:r>
      </w:hyperlink>
    </w:p>
    <w:p w14:paraId="0A2AB7F5" w14:textId="77777777" w:rsidR="004D58EF" w:rsidRPr="004D58EF" w:rsidRDefault="004D58EF" w:rsidP="004D58EF">
      <w:pPr>
        <w:pStyle w:val="BodyText"/>
      </w:pPr>
      <w:r w:rsidRPr="004D58EF">
        <w:t xml:space="preserve">  Microsoft Learn on clustered indexes and clustered primary key behaviour. </w:t>
      </w:r>
      <w:hyperlink r:id="rId32" w:history="1">
        <w:r w:rsidRPr="004D58EF">
          <w:rPr>
            <w:rStyle w:val="Hyperlink"/>
          </w:rPr>
          <w:t>[learn.microsoft.com]</w:t>
        </w:r>
      </w:hyperlink>
    </w:p>
    <w:p w14:paraId="23DFD6F2" w14:textId="77777777" w:rsidR="004D58EF" w:rsidRPr="004D58EF" w:rsidRDefault="004D58EF" w:rsidP="004D58EF">
      <w:pPr>
        <w:pStyle w:val="BodyText"/>
      </w:pPr>
      <w:r w:rsidRPr="004D58EF">
        <w:t xml:space="preserve">  Microsoft Learn on primary and foreign key constraints, including the fact that foreign keys are not automatically indexed. </w:t>
      </w:r>
      <w:hyperlink r:id="rId33" w:history="1">
        <w:r w:rsidRPr="004D58EF">
          <w:rPr>
            <w:rStyle w:val="Hyperlink"/>
          </w:rPr>
          <w:t>[learn.microsoft.com]</w:t>
        </w:r>
      </w:hyperlink>
    </w:p>
    <w:p w14:paraId="5D45CA71" w14:textId="77777777" w:rsidR="004D58EF" w:rsidRPr="004D58EF" w:rsidRDefault="004D58EF" w:rsidP="004D58EF">
      <w:pPr>
        <w:pStyle w:val="BodyText"/>
      </w:pPr>
      <w:r w:rsidRPr="004D58EF">
        <w:t xml:space="preserve">  Microsoft Learn on filtered indexes and when they are appropriate. </w:t>
      </w:r>
      <w:hyperlink r:id="rId34" w:history="1">
        <w:r w:rsidRPr="004D58EF">
          <w:rPr>
            <w:rStyle w:val="Hyperlink"/>
          </w:rPr>
          <w:t>[learn.microsoft.com]</w:t>
        </w:r>
      </w:hyperlink>
    </w:p>
    <w:p w14:paraId="59744AA8" w14:textId="77777777" w:rsidR="004D58EF" w:rsidRPr="004D58EF" w:rsidRDefault="004D58EF" w:rsidP="004D58EF">
      <w:pPr>
        <w:pStyle w:val="BodyText"/>
      </w:pPr>
      <w:r w:rsidRPr="004D58EF">
        <w:t xml:space="preserve">  Microsoft Learn on Unicode support, collations, code pages, and UTF-8 support in SQL Server. </w:t>
      </w:r>
      <w:hyperlink r:id="rId35" w:history="1">
        <w:r w:rsidRPr="004D58EF">
          <w:rPr>
            <w:rStyle w:val="Hyperlink"/>
          </w:rPr>
          <w:t>[learn.microsoft.com]</w:t>
        </w:r>
      </w:hyperlink>
    </w:p>
    <w:p w14:paraId="5D6107AA" w14:textId="77777777" w:rsidR="004D58EF" w:rsidRPr="004D58EF" w:rsidRDefault="004D58EF" w:rsidP="004D58EF">
      <w:pPr>
        <w:pStyle w:val="BodyText"/>
      </w:pPr>
      <w:r w:rsidRPr="004D58EF">
        <w:t xml:space="preserve">  Microsoft Learn on NEWSEQUENTIALID() and its use to reduce page splits and random I/O relative to NEWID(). </w:t>
      </w:r>
      <w:hyperlink r:id="rId36" w:history="1">
        <w:r w:rsidRPr="004D58EF">
          <w:rPr>
            <w:rStyle w:val="Hyperlink"/>
          </w:rPr>
          <w:t>[learn.microsoft.com]</w:t>
        </w:r>
      </w:hyperlink>
    </w:p>
    <w:p w14:paraId="6E6FEF87" w14:textId="77777777" w:rsidR="004D58EF" w:rsidRPr="004D58EF" w:rsidRDefault="004D58EF" w:rsidP="004D58EF">
      <w:pPr>
        <w:pStyle w:val="BodyText"/>
      </w:pPr>
      <w:r w:rsidRPr="004D58EF">
        <w:t xml:space="preserve">  RFC 9562 on UUIDs, including the motivation for time-ordered UUIDs and the poor index locality of non-time-ordered UUIDs such as UUIDv4. </w:t>
      </w:r>
      <w:hyperlink r:id="rId37" w:history="1">
        <w:r w:rsidRPr="004D58EF">
          <w:rPr>
            <w:rStyle w:val="Hyperlink"/>
          </w:rPr>
          <w:t>[rfc-editor.org]</w:t>
        </w:r>
      </w:hyperlink>
    </w:p>
    <w:p w14:paraId="57450806" w14:textId="77777777" w:rsidR="004D58EF" w:rsidRPr="004D58EF" w:rsidRDefault="004D58EF" w:rsidP="004D58EF">
      <w:pPr>
        <w:pStyle w:val="BodyText"/>
      </w:pPr>
      <w:r w:rsidRPr="004D58EF">
        <w:t xml:space="preserve">  Microsoft Learn on fragmentation, page density, and index maintenance impacts on performance and resource consumption. </w:t>
      </w:r>
      <w:hyperlink r:id="rId38" w:history="1">
        <w:r w:rsidRPr="004D58EF">
          <w:rPr>
            <w:rStyle w:val="Hyperlink"/>
          </w:rPr>
          <w:t>[learn.microsoft.com]</w:t>
        </w:r>
      </w:hyperlink>
    </w:p>
    <w:p w14:paraId="76FD8452" w14:textId="77777777" w:rsidR="00297420" w:rsidRDefault="00297420" w:rsidP="0051270D">
      <w:pPr>
        <w:pStyle w:val="BodyText"/>
        <w:numPr>
          <w:ilvl w:val="0"/>
          <w:numId w:val="16"/>
        </w:numPr>
      </w:pPr>
      <w:hyperlink r:id="rId39" w:history="1">
        <w:r w:rsidRPr="00314933">
          <w:rPr>
            <w:rStyle w:val="Hyperlink"/>
          </w:rPr>
          <w:t>[Phase C: I...chitecture]</w:t>
        </w:r>
      </w:hyperlink>
    </w:p>
    <w:p w14:paraId="4022E79D" w14:textId="25D6758E" w:rsidR="00E51B68" w:rsidRPr="00E51B68" w:rsidRDefault="00297420" w:rsidP="0051270D">
      <w:pPr>
        <w:pStyle w:val="ListParagraph"/>
        <w:numPr>
          <w:ilvl w:val="0"/>
          <w:numId w:val="16"/>
        </w:numPr>
      </w:pPr>
      <w:hyperlink r:id="rId40" w:history="1">
        <w:r w:rsidRPr="00E51B68">
          <w:rPr>
            <w:rStyle w:val="Hyperlink"/>
          </w:rPr>
          <w:t>[topictrick.com]</w:t>
        </w:r>
      </w:hyperlink>
    </w:p>
    <w:p w14:paraId="161C50F9" w14:textId="77777777" w:rsidR="00E51B68" w:rsidRPr="00DA79DC" w:rsidRDefault="00E51B68" w:rsidP="0051270D">
      <w:pPr>
        <w:pStyle w:val="BodyText"/>
        <w:numPr>
          <w:ilvl w:val="0"/>
          <w:numId w:val="16"/>
        </w:numPr>
      </w:pPr>
      <w:hyperlink r:id="rId41" w:history="1">
        <w:r w:rsidRPr="00423402">
          <w:rPr>
            <w:rStyle w:val="Hyperlink"/>
          </w:rPr>
          <w:t>[rfc-editor.org]</w:t>
        </w:r>
      </w:hyperlink>
      <w:r w:rsidRPr="00423402">
        <w:t xml:space="preserve">, </w:t>
      </w:r>
      <w:hyperlink r:id="rId42" w:history="1">
        <w:r w:rsidRPr="00423402">
          <w:rPr>
            <w:rStyle w:val="Hyperlink"/>
          </w:rPr>
          <w:t>[github.com]</w:t>
        </w:r>
      </w:hyperlink>
      <w:r w:rsidRPr="00423402">
        <w:t xml:space="preserve">, </w:t>
      </w:r>
      <w:hyperlink r:id="rId43" w:history="1">
        <w:r w:rsidRPr="00423402">
          <w:rPr>
            <w:rStyle w:val="Hyperlink"/>
          </w:rPr>
          <w:t>[sqlservert...torial.net]</w:t>
        </w:r>
      </w:hyperlink>
      <w:r>
        <w:br/>
      </w:r>
      <w:hyperlink r:id="rId44" w:history="1">
        <w:r w:rsidRPr="00DA79DC">
          <w:rPr>
            <w:rStyle w:val="Hyperlink"/>
          </w:rPr>
          <w:t>[github.com]</w:t>
        </w:r>
      </w:hyperlink>
      <w:r w:rsidRPr="00DA79DC">
        <w:t xml:space="preserve">, </w:t>
      </w:r>
      <w:hyperlink r:id="rId45" w:history="1">
        <w:r w:rsidRPr="00DA79DC">
          <w:rPr>
            <w:rStyle w:val="Hyperlink"/>
          </w:rPr>
          <w:t>[rfc-editor.org]</w:t>
        </w:r>
      </w:hyperlink>
      <w:r w:rsidRPr="00DA79DC">
        <w:t xml:space="preserve">, </w:t>
      </w:r>
      <w:hyperlink r:id="rId46" w:history="1">
        <w:r w:rsidRPr="00DA79DC">
          <w:rPr>
            <w:rStyle w:val="Hyperlink"/>
          </w:rPr>
          <w:t>[Phase C: I...chitecture]</w:t>
        </w:r>
      </w:hyperlink>
    </w:p>
    <w:p w14:paraId="575B1940" w14:textId="77777777" w:rsidR="00E51B68" w:rsidRPr="00DA79DC" w:rsidRDefault="00E51B68" w:rsidP="0051270D">
      <w:pPr>
        <w:pStyle w:val="BodyText"/>
        <w:numPr>
          <w:ilvl w:val="0"/>
          <w:numId w:val="16"/>
        </w:numPr>
      </w:pPr>
      <w:hyperlink r:id="rId47" w:history="1">
        <w:r w:rsidRPr="00DA79DC">
          <w:rPr>
            <w:rStyle w:val="Hyperlink"/>
          </w:rPr>
          <w:t>[Phase C: I...chitecture]</w:t>
        </w:r>
      </w:hyperlink>
      <w:r w:rsidRPr="00DA79DC">
        <w:t xml:space="preserve">, </w:t>
      </w:r>
      <w:hyperlink r:id="rId48" w:history="1">
        <w:r w:rsidRPr="00DA79DC">
          <w:rPr>
            <w:rStyle w:val="Hyperlink"/>
          </w:rPr>
          <w:t>[topictrick.com]</w:t>
        </w:r>
      </w:hyperlink>
      <w:r w:rsidRPr="00DA79DC">
        <w:t xml:space="preserve">, </w:t>
      </w:r>
      <w:hyperlink r:id="rId49" w:history="1">
        <w:r w:rsidRPr="00DA79DC">
          <w:rPr>
            <w:rStyle w:val="Hyperlink"/>
          </w:rPr>
          <w:t>[learn.microsoft.com]</w:t>
        </w:r>
      </w:hyperlink>
    </w:p>
    <w:p w14:paraId="5CE4A050" w14:textId="77777777" w:rsidR="00E51B68" w:rsidRPr="00DA79DC" w:rsidRDefault="00E51B68" w:rsidP="0051270D">
      <w:pPr>
        <w:pStyle w:val="BodyText"/>
        <w:numPr>
          <w:ilvl w:val="0"/>
          <w:numId w:val="16"/>
        </w:numPr>
      </w:pPr>
      <w:hyperlink r:id="rId50" w:history="1">
        <w:r w:rsidRPr="00DA79DC">
          <w:rPr>
            <w:rStyle w:val="Hyperlink"/>
          </w:rPr>
          <w:t>[learn.microsoft.com]</w:t>
        </w:r>
      </w:hyperlink>
      <w:r w:rsidRPr="00DA79DC">
        <w:t xml:space="preserve">, </w:t>
      </w:r>
      <w:hyperlink r:id="rId51" w:history="1">
        <w:r w:rsidRPr="00DA79DC">
          <w:rPr>
            <w:rStyle w:val="Hyperlink"/>
          </w:rPr>
          <w:t>[slideserve.com]</w:t>
        </w:r>
      </w:hyperlink>
      <w:r w:rsidRPr="00DA79DC">
        <w:t xml:space="preserve">, </w:t>
      </w:r>
      <w:hyperlink r:id="rId52" w:history="1">
        <w:r w:rsidRPr="00DA79DC">
          <w:rPr>
            <w:rStyle w:val="Hyperlink"/>
          </w:rPr>
          <w:t>[stackoverflow.com]</w:t>
        </w:r>
      </w:hyperlink>
      <w:r w:rsidRPr="00DA79DC">
        <w:t xml:space="preserve">, </w:t>
      </w:r>
      <w:hyperlink r:id="rId53" w:history="1">
        <w:r w:rsidRPr="00DA79DC">
          <w:rPr>
            <w:rStyle w:val="Hyperlink"/>
          </w:rPr>
          <w:t>[learn.microsoft.com]</w:t>
        </w:r>
      </w:hyperlink>
      <w:r w:rsidRPr="00DA79DC">
        <w:t xml:space="preserve">, </w:t>
      </w:r>
      <w:hyperlink r:id="rId54" w:history="1">
        <w:r w:rsidRPr="00DA79DC">
          <w:rPr>
            <w:rStyle w:val="Hyperlink"/>
          </w:rPr>
          <w:t>[learn.microsoft.com]</w:t>
        </w:r>
      </w:hyperlink>
    </w:p>
    <w:p w14:paraId="3310044D" w14:textId="77777777" w:rsidR="00E51B68" w:rsidRDefault="00E51B68" w:rsidP="0051270D">
      <w:pPr>
        <w:pStyle w:val="BodyText"/>
        <w:numPr>
          <w:ilvl w:val="0"/>
          <w:numId w:val="16"/>
        </w:numPr>
      </w:pPr>
      <w:hyperlink r:id="rId55" w:history="1">
        <w:r w:rsidRPr="00567DC3">
          <w:rPr>
            <w:rStyle w:val="Hyperlink"/>
          </w:rPr>
          <w:t>[learn.microsoft.com]</w:t>
        </w:r>
      </w:hyperlink>
      <w:r w:rsidRPr="00567DC3">
        <w:t xml:space="preserve">, </w:t>
      </w:r>
    </w:p>
    <w:p w14:paraId="76FF26B7" w14:textId="77777777" w:rsidR="00E51B68" w:rsidRDefault="00E51B68" w:rsidP="0051270D">
      <w:pPr>
        <w:pStyle w:val="BodyText"/>
        <w:numPr>
          <w:ilvl w:val="0"/>
          <w:numId w:val="16"/>
        </w:numPr>
      </w:pPr>
      <w:hyperlink r:id="rId56" w:history="1">
        <w:r w:rsidRPr="00567DC3">
          <w:rPr>
            <w:rStyle w:val="Hyperlink"/>
          </w:rPr>
          <w:t>[mongodb.com]</w:t>
        </w:r>
      </w:hyperlink>
      <w:r w:rsidRPr="00567DC3">
        <w:t xml:space="preserve">, </w:t>
      </w:r>
    </w:p>
    <w:p w14:paraId="3EAE95AA" w14:textId="0881CF6C" w:rsidR="00E51B68" w:rsidRPr="00567DC3" w:rsidRDefault="00E51B68" w:rsidP="0051270D">
      <w:pPr>
        <w:pStyle w:val="BodyText"/>
        <w:numPr>
          <w:ilvl w:val="0"/>
          <w:numId w:val="16"/>
        </w:numPr>
      </w:pPr>
      <w:hyperlink r:id="rId57" w:history="1">
        <w:r w:rsidRPr="00567DC3">
          <w:rPr>
            <w:rStyle w:val="Hyperlink"/>
          </w:rPr>
          <w:t>[learn.microsoft.com]</w:t>
        </w:r>
      </w:hyperlink>
    </w:p>
    <w:p w14:paraId="05573067" w14:textId="77777777" w:rsidR="00203E56" w:rsidRDefault="00203E56" w:rsidP="0051270D">
      <w:pPr>
        <w:pStyle w:val="ListParagraph"/>
        <w:numPr>
          <w:ilvl w:val="0"/>
          <w:numId w:val="16"/>
        </w:numPr>
      </w:pPr>
      <w:hyperlink r:id="rId58" w:history="1">
        <w:r w:rsidRPr="000B768B">
          <w:rPr>
            <w:rStyle w:val="Hyperlink"/>
          </w:rPr>
          <w:t>[docs.teradata.com]</w:t>
        </w:r>
      </w:hyperlink>
      <w:r w:rsidRPr="000B768B">
        <w:t xml:space="preserve">, </w:t>
      </w:r>
      <w:hyperlink r:id="rId59" w:history="1">
        <w:r w:rsidRPr="000B768B">
          <w:rPr>
            <w:rStyle w:val="Hyperlink"/>
          </w:rPr>
          <w:t>[iiba.org]</w:t>
        </w:r>
      </w:hyperlink>
      <w:r w:rsidRPr="000B768B">
        <w:t xml:space="preserve">, </w:t>
      </w:r>
      <w:hyperlink r:id="rId60" w:history="1">
        <w:r w:rsidRPr="000B768B">
          <w:rPr>
            <w:rStyle w:val="Hyperlink"/>
          </w:rPr>
          <w:t>[Phase C: I...chitecture]</w:t>
        </w:r>
      </w:hyperlink>
    </w:p>
    <w:p w14:paraId="7CE88DB8" w14:textId="77777777" w:rsidR="00203E56" w:rsidRDefault="00203E56" w:rsidP="0051270D">
      <w:pPr>
        <w:pStyle w:val="ListParagraph"/>
        <w:numPr>
          <w:ilvl w:val="0"/>
          <w:numId w:val="16"/>
        </w:numPr>
      </w:pPr>
      <w:hyperlink r:id="rId61" w:history="1">
        <w:r w:rsidRPr="000B768B">
          <w:rPr>
            <w:rStyle w:val="Hyperlink"/>
          </w:rPr>
          <w:t>[martinfowler.com]</w:t>
        </w:r>
      </w:hyperlink>
      <w:r w:rsidRPr="000B768B">
        <w:t xml:space="preserve">, </w:t>
      </w:r>
      <w:hyperlink r:id="rId62" w:history="1">
        <w:r w:rsidRPr="000B768B">
          <w:rPr>
            <w:rStyle w:val="Hyperlink"/>
          </w:rPr>
          <w:t>[learn.microsoft.com]</w:t>
        </w:r>
      </w:hyperlink>
    </w:p>
    <w:p w14:paraId="0091D5CA" w14:textId="77777777" w:rsidR="00203E56" w:rsidRPr="000B768B" w:rsidRDefault="00203E56" w:rsidP="0051270D">
      <w:pPr>
        <w:pStyle w:val="ListParagraph"/>
        <w:numPr>
          <w:ilvl w:val="0"/>
          <w:numId w:val="16"/>
        </w:numPr>
      </w:pPr>
      <w:hyperlink r:id="rId63" w:history="1">
        <w:r w:rsidRPr="000B768B">
          <w:rPr>
            <w:rStyle w:val="Hyperlink"/>
          </w:rPr>
          <w:t>[martinfowler.com]</w:t>
        </w:r>
      </w:hyperlink>
      <w:r w:rsidRPr="000B768B">
        <w:t xml:space="preserve">, </w:t>
      </w:r>
      <w:hyperlink r:id="rId64" w:history="1">
        <w:r w:rsidRPr="000B768B">
          <w:rPr>
            <w:rStyle w:val="Hyperlink"/>
          </w:rPr>
          <w:t>[martinfowler.com]</w:t>
        </w:r>
      </w:hyperlink>
      <w:r w:rsidRPr="000B768B">
        <w:t xml:space="preserve">, </w:t>
      </w:r>
      <w:hyperlink r:id="rId65" w:history="1">
        <w:r w:rsidRPr="000B768B">
          <w:rPr>
            <w:rStyle w:val="Hyperlink"/>
          </w:rPr>
          <w:t>[martinfowler.com]</w:t>
        </w:r>
      </w:hyperlink>
    </w:p>
    <w:p w14:paraId="7FC4F14A" w14:textId="7D194DE5" w:rsidR="004D58EF" w:rsidRDefault="00203E56" w:rsidP="0051270D">
      <w:pPr>
        <w:pStyle w:val="ListParagraph"/>
        <w:numPr>
          <w:ilvl w:val="0"/>
          <w:numId w:val="16"/>
        </w:numPr>
      </w:pPr>
      <w:hyperlink r:id="rId66" w:history="1">
        <w:r w:rsidRPr="000B768B">
          <w:rPr>
            <w:rStyle w:val="Hyperlink"/>
          </w:rPr>
          <w:t>[martinfowler.com]</w:t>
        </w:r>
      </w:hyperlink>
      <w:r w:rsidRPr="000B768B">
        <w:t xml:space="preserve">, </w:t>
      </w:r>
      <w:hyperlink r:id="rId67" w:history="1">
        <w:r w:rsidRPr="000B768B">
          <w:rPr>
            <w:rStyle w:val="Hyperlink"/>
          </w:rPr>
          <w:t>[martinfowler.com]</w:t>
        </w:r>
      </w:hyperlink>
    </w:p>
    <w:p w14:paraId="7FF12217" w14:textId="77777777" w:rsidR="0051270D" w:rsidRDefault="0051270D" w:rsidP="0051270D">
      <w:pPr>
        <w:pStyle w:val="ListParagraph"/>
        <w:numPr>
          <w:ilvl w:val="0"/>
          <w:numId w:val="16"/>
        </w:numPr>
      </w:pPr>
      <w:hyperlink r:id="rId68" w:history="1">
        <w:r w:rsidRPr="00FB6719">
          <w:rPr>
            <w:rStyle w:val="Hyperlink"/>
          </w:rPr>
          <w:t>[martinfowler.com]</w:t>
        </w:r>
      </w:hyperlink>
      <w:r w:rsidRPr="00FB6719">
        <w:t xml:space="preserve">, </w:t>
      </w:r>
      <w:hyperlink r:id="rId69" w:history="1">
        <w:r w:rsidRPr="00FB6719">
          <w:rPr>
            <w:rStyle w:val="Hyperlink"/>
          </w:rPr>
          <w:t>[martinfowler.com]</w:t>
        </w:r>
      </w:hyperlink>
      <w:hyperlink r:id="rId70" w:history="1">
        <w:r w:rsidRPr="00FB6719">
          <w:rPr>
            <w:rStyle w:val="Hyperlink"/>
          </w:rPr>
          <w:t>[martinfowler.com]</w:t>
        </w:r>
      </w:hyperlink>
      <w:r w:rsidRPr="00FB6719">
        <w:t xml:space="preserve">, </w:t>
      </w:r>
      <w:hyperlink r:id="rId71" w:history="1">
        <w:r w:rsidRPr="00FB6719">
          <w:rPr>
            <w:rStyle w:val="Hyperlink"/>
          </w:rPr>
          <w:t>[martinfowler.com]</w:t>
        </w:r>
      </w:hyperlink>
    </w:p>
    <w:p w14:paraId="60B5CFA1" w14:textId="77777777" w:rsidR="0051270D" w:rsidRPr="00FB6719" w:rsidRDefault="0051270D" w:rsidP="0051270D">
      <w:pPr>
        <w:pStyle w:val="ListParagraph"/>
        <w:numPr>
          <w:ilvl w:val="0"/>
          <w:numId w:val="16"/>
        </w:numPr>
      </w:pPr>
      <w:r w:rsidRPr="00FB6719">
        <w:t xml:space="preserve">. </w:t>
      </w:r>
      <w:hyperlink r:id="rId72" w:history="1">
        <w:r w:rsidRPr="00FB6719">
          <w:rPr>
            <w:rStyle w:val="Hyperlink"/>
          </w:rPr>
          <w:t>[martinfowler.com]</w:t>
        </w:r>
      </w:hyperlink>
      <w:r w:rsidRPr="00FB6719">
        <w:t xml:space="preserve">, </w:t>
      </w:r>
      <w:hyperlink r:id="rId73" w:history="1">
        <w:r w:rsidRPr="00FB6719">
          <w:rPr>
            <w:rStyle w:val="Hyperlink"/>
          </w:rPr>
          <w:t>[martinfowler.com]</w:t>
        </w:r>
      </w:hyperlink>
    </w:p>
    <w:p w14:paraId="39EB3652" w14:textId="77777777" w:rsidR="0051270D" w:rsidRDefault="0051270D" w:rsidP="0051270D">
      <w:pPr>
        <w:pStyle w:val="BodyText"/>
      </w:pPr>
    </w:p>
    <w:p w14:paraId="0F8FB1AC" w14:textId="77777777" w:rsidR="0051270D" w:rsidRDefault="0051270D" w:rsidP="0051270D">
      <w:pPr>
        <w:pStyle w:val="ListParagraph"/>
        <w:numPr>
          <w:ilvl w:val="0"/>
          <w:numId w:val="16"/>
        </w:numPr>
      </w:pPr>
      <w:hyperlink r:id="rId74" w:history="1">
        <w:r w:rsidRPr="003A1E67">
          <w:rPr>
            <w:rStyle w:val="Hyperlink"/>
          </w:rPr>
          <w:t>[martinfowler.com]</w:t>
        </w:r>
      </w:hyperlink>
      <w:r w:rsidRPr="003A1E67">
        <w:t xml:space="preserve">, </w:t>
      </w:r>
      <w:hyperlink r:id="rId75" w:history="1">
        <w:r w:rsidRPr="003A1E67">
          <w:rPr>
            <w:rStyle w:val="Hyperlink"/>
          </w:rPr>
          <w:t>[martinfowler.com]</w:t>
        </w:r>
      </w:hyperlink>
    </w:p>
    <w:p w14:paraId="169FCAB6" w14:textId="77777777" w:rsidR="0051270D" w:rsidRDefault="0051270D" w:rsidP="0051270D">
      <w:pPr>
        <w:pStyle w:val="BodyText"/>
        <w:numPr>
          <w:ilvl w:val="0"/>
          <w:numId w:val="16"/>
        </w:numPr>
      </w:pPr>
      <w:hyperlink r:id="rId76" w:history="1">
        <w:r w:rsidRPr="003A1E67">
          <w:rPr>
            <w:rStyle w:val="Hyperlink"/>
          </w:rPr>
          <w:t>[learn.microsoft.com]</w:t>
        </w:r>
      </w:hyperlink>
      <w:r w:rsidRPr="003A1E67">
        <w:t xml:space="preserve">, </w:t>
      </w:r>
      <w:hyperlink r:id="rId77" w:history="1">
        <w:r w:rsidRPr="003A1E67">
          <w:rPr>
            <w:rStyle w:val="Hyperlink"/>
          </w:rPr>
          <w:t>[learn.microsoft.com]</w:t>
        </w:r>
      </w:hyperlink>
      <w:r w:rsidRPr="003A1E67">
        <w:t xml:space="preserve">, </w:t>
      </w:r>
      <w:hyperlink r:id="rId78" w:history="1">
        <w:r w:rsidRPr="003A1E67">
          <w:rPr>
            <w:rStyle w:val="Hyperlink"/>
          </w:rPr>
          <w:t>[learn.microsoft.com]</w:t>
        </w:r>
      </w:hyperlink>
    </w:p>
    <w:p w14:paraId="0B305694" w14:textId="77777777" w:rsidR="0051270D" w:rsidRDefault="0051270D" w:rsidP="0051270D">
      <w:pPr>
        <w:pStyle w:val="BodyText"/>
        <w:numPr>
          <w:ilvl w:val="0"/>
          <w:numId w:val="16"/>
        </w:numPr>
      </w:pPr>
      <w:hyperlink r:id="rId79" w:history="1">
        <w:r w:rsidRPr="001A465F">
          <w:rPr>
            <w:rStyle w:val="Hyperlink"/>
          </w:rPr>
          <w:t>[iiba.org]</w:t>
        </w:r>
      </w:hyperlink>
      <w:r w:rsidRPr="001A465F">
        <w:t xml:space="preserve">, </w:t>
      </w:r>
    </w:p>
    <w:p w14:paraId="5876108E" w14:textId="77777777" w:rsidR="0051270D" w:rsidRDefault="0051270D" w:rsidP="0051270D">
      <w:pPr>
        <w:pStyle w:val="BodyText"/>
        <w:numPr>
          <w:ilvl w:val="0"/>
          <w:numId w:val="16"/>
        </w:numPr>
      </w:pPr>
      <w:hyperlink r:id="rId80" w:history="1">
        <w:r w:rsidRPr="001A465F">
          <w:rPr>
            <w:rStyle w:val="Hyperlink"/>
          </w:rPr>
          <w:t>[Phase C: I...chitecture]</w:t>
        </w:r>
      </w:hyperlink>
      <w:r w:rsidRPr="001A465F">
        <w:t xml:space="preserve">, </w:t>
      </w:r>
    </w:p>
    <w:p w14:paraId="4465F88B" w14:textId="77777777" w:rsidR="0051270D" w:rsidRPr="001A465F" w:rsidRDefault="0051270D" w:rsidP="0051270D">
      <w:pPr>
        <w:pStyle w:val="BodyText"/>
        <w:numPr>
          <w:ilvl w:val="0"/>
          <w:numId w:val="16"/>
        </w:numPr>
      </w:pPr>
      <w:hyperlink r:id="rId81" w:history="1">
        <w:r w:rsidRPr="001A465F">
          <w:rPr>
            <w:rStyle w:val="Hyperlink"/>
          </w:rPr>
          <w:t>[docs.teradata.com]</w:t>
        </w:r>
      </w:hyperlink>
    </w:p>
    <w:p w14:paraId="16FCC7FD" w14:textId="77777777" w:rsidR="0051270D" w:rsidRDefault="0051270D" w:rsidP="0051270D">
      <w:pPr>
        <w:pStyle w:val="BodyText"/>
        <w:numPr>
          <w:ilvl w:val="0"/>
          <w:numId w:val="16"/>
        </w:numPr>
      </w:pPr>
      <w:hyperlink r:id="rId82" w:history="1">
        <w:r w:rsidRPr="001A465F">
          <w:rPr>
            <w:rStyle w:val="Hyperlink"/>
          </w:rPr>
          <w:t>[Phase C: I...chitecture]</w:t>
        </w:r>
      </w:hyperlink>
      <w:r w:rsidRPr="001A465F">
        <w:t xml:space="preserve">, </w:t>
      </w:r>
    </w:p>
    <w:p w14:paraId="7A90E011" w14:textId="77777777" w:rsidR="0051270D" w:rsidRDefault="0051270D" w:rsidP="0051270D">
      <w:pPr>
        <w:pStyle w:val="BodyText"/>
        <w:numPr>
          <w:ilvl w:val="0"/>
          <w:numId w:val="16"/>
        </w:numPr>
      </w:pPr>
      <w:hyperlink r:id="rId83" w:history="1">
        <w:r w:rsidRPr="001A465F">
          <w:rPr>
            <w:rStyle w:val="Hyperlink"/>
          </w:rPr>
          <w:t>[iiba.org]</w:t>
        </w:r>
      </w:hyperlink>
      <w:r w:rsidRPr="001A465F">
        <w:t xml:space="preserve">, </w:t>
      </w:r>
    </w:p>
    <w:p w14:paraId="22F0DDFE" w14:textId="77777777" w:rsidR="0051270D" w:rsidRDefault="0051270D" w:rsidP="0051270D">
      <w:pPr>
        <w:pStyle w:val="BodyText"/>
        <w:numPr>
          <w:ilvl w:val="0"/>
          <w:numId w:val="16"/>
        </w:numPr>
      </w:pPr>
      <w:hyperlink r:id="rId84" w:history="1">
        <w:r w:rsidRPr="001A465F">
          <w:rPr>
            <w:rStyle w:val="Hyperlink"/>
          </w:rPr>
          <w:t>[learn.microsoft.com]</w:t>
        </w:r>
      </w:hyperlink>
    </w:p>
    <w:p w14:paraId="0D812FD2" w14:textId="77777777" w:rsidR="0051270D" w:rsidRDefault="0051270D" w:rsidP="0051270D">
      <w:pPr>
        <w:pStyle w:val="BodyText"/>
        <w:numPr>
          <w:ilvl w:val="0"/>
          <w:numId w:val="16"/>
        </w:numPr>
      </w:pPr>
      <w:hyperlink r:id="rId85" w:history="1">
        <w:r w:rsidRPr="00567DC3">
          <w:rPr>
            <w:rStyle w:val="Hyperlink"/>
          </w:rPr>
          <w:t>[docs.teradata.com]</w:t>
        </w:r>
      </w:hyperlink>
      <w:r w:rsidRPr="00567DC3">
        <w:t xml:space="preserve">, </w:t>
      </w:r>
      <w:hyperlink r:id="rId86" w:history="1">
        <w:r w:rsidRPr="00567DC3">
          <w:rPr>
            <w:rStyle w:val="Hyperlink"/>
          </w:rPr>
          <w:t>[iiba.org]</w:t>
        </w:r>
      </w:hyperlink>
      <w:r w:rsidRPr="00567DC3">
        <w:t xml:space="preserve">, </w:t>
      </w:r>
      <w:hyperlink r:id="rId87" w:history="1">
        <w:r w:rsidRPr="00567DC3">
          <w:rPr>
            <w:rStyle w:val="Hyperlink"/>
          </w:rPr>
          <w:t>[Phase C: I...chitecture]</w:t>
        </w:r>
      </w:hyperlink>
    </w:p>
    <w:p w14:paraId="756B1A3E" w14:textId="24B12DB7" w:rsidR="0051270D" w:rsidRPr="00F00221" w:rsidRDefault="0051270D" w:rsidP="0051270D">
      <w:pPr>
        <w:pStyle w:val="BodyText"/>
        <w:numPr>
          <w:ilvl w:val="0"/>
          <w:numId w:val="16"/>
        </w:numPr>
      </w:pPr>
      <w:hyperlink r:id="rId88" w:history="1">
        <w:r w:rsidRPr="00567DC3">
          <w:rPr>
            <w:rStyle w:val="Hyperlink"/>
          </w:rPr>
          <w:t>[docs.teradata.com]</w:t>
        </w:r>
      </w:hyperlink>
      <w:r w:rsidRPr="00567DC3">
        <w:t xml:space="preserve">, </w:t>
      </w:r>
      <w:hyperlink r:id="rId89" w:history="1">
        <w:r w:rsidRPr="00567DC3">
          <w:rPr>
            <w:rStyle w:val="Hyperlink"/>
          </w:rPr>
          <w:t>[iiba.org]</w:t>
        </w:r>
      </w:hyperlink>
      <w:r w:rsidRPr="00567DC3">
        <w:t xml:space="preserve">, </w:t>
      </w:r>
      <w:hyperlink r:id="rId90" w:history="1">
        <w:r w:rsidRPr="00567DC3">
          <w:rPr>
            <w:rStyle w:val="Hyperlink"/>
          </w:rPr>
          <w:t>[Phase C: I...chitecture]</w:t>
        </w:r>
      </w:hyperlink>
    </w:p>
    <w:p w14:paraId="28DAB024" w14:textId="3C33908F" w:rsidR="0051270D" w:rsidRPr="0036779D" w:rsidRDefault="0051270D" w:rsidP="0051270D">
      <w:pPr>
        <w:pStyle w:val="ListParagraph"/>
        <w:numPr>
          <w:ilvl w:val="0"/>
          <w:numId w:val="16"/>
        </w:numPr>
      </w:pPr>
      <w:hyperlink r:id="rId91" w:history="1">
        <w:r w:rsidRPr="0036779D">
          <w:rPr>
            <w:rStyle w:val="Hyperlink"/>
          </w:rPr>
          <w:t>[learn.microsoft.com]</w:t>
        </w:r>
      </w:hyperlink>
      <w:r w:rsidRPr="0036779D">
        <w:t xml:space="preserve">, </w:t>
      </w:r>
      <w:hyperlink r:id="rId92" w:history="1">
        <w:r w:rsidRPr="0036779D">
          <w:rPr>
            <w:rStyle w:val="Hyperlink"/>
          </w:rPr>
          <w:t>[learn.microsoft.com]</w:t>
        </w:r>
      </w:hyperlink>
    </w:p>
    <w:p w14:paraId="68A4130B" w14:textId="77777777" w:rsidR="0051270D" w:rsidRPr="0036779D" w:rsidRDefault="0051270D" w:rsidP="0051270D">
      <w:pPr>
        <w:pStyle w:val="ListParagraph"/>
        <w:numPr>
          <w:ilvl w:val="0"/>
          <w:numId w:val="16"/>
        </w:numPr>
      </w:pPr>
      <w:hyperlink r:id="rId93" w:history="1">
        <w:r w:rsidRPr="0036779D">
          <w:rPr>
            <w:rStyle w:val="Hyperlink"/>
          </w:rPr>
          <w:t>[learn.microsoft.com]</w:t>
        </w:r>
      </w:hyperlink>
      <w:r w:rsidRPr="0036779D">
        <w:t xml:space="preserve">, </w:t>
      </w:r>
      <w:hyperlink r:id="rId94" w:history="1">
        <w:r w:rsidRPr="0036779D">
          <w:rPr>
            <w:rStyle w:val="Hyperlink"/>
          </w:rPr>
          <w:t>[learn.microsoft.com]</w:t>
        </w:r>
      </w:hyperlink>
      <w:r w:rsidRPr="0036779D">
        <w:t xml:space="preserve">, </w:t>
      </w:r>
      <w:hyperlink r:id="rId95" w:history="1">
        <w:r w:rsidRPr="0036779D">
          <w:rPr>
            <w:rStyle w:val="Hyperlink"/>
          </w:rPr>
          <w:t>[learn.microsoft.com]</w:t>
        </w:r>
      </w:hyperlink>
    </w:p>
    <w:p w14:paraId="797B6F26" w14:textId="77777777" w:rsidR="0051270D" w:rsidRDefault="0051270D" w:rsidP="0051270D">
      <w:pPr>
        <w:pStyle w:val="BodyText"/>
        <w:numPr>
          <w:ilvl w:val="0"/>
          <w:numId w:val="16"/>
        </w:numPr>
      </w:pPr>
      <w:hyperlink r:id="rId96" w:history="1">
        <w:r w:rsidRPr="0036779D">
          <w:rPr>
            <w:rStyle w:val="Hyperlink"/>
          </w:rPr>
          <w:t>[mongodb.com]</w:t>
        </w:r>
      </w:hyperlink>
    </w:p>
    <w:p w14:paraId="0AD632D7" w14:textId="45FCA352" w:rsidR="0051270D" w:rsidRPr="00BD57A0" w:rsidRDefault="0051270D" w:rsidP="0051270D">
      <w:pPr>
        <w:pStyle w:val="ListParagraph"/>
        <w:numPr>
          <w:ilvl w:val="0"/>
          <w:numId w:val="16"/>
        </w:numPr>
      </w:pPr>
      <w:hyperlink r:id="rId97" w:history="1">
        <w:r w:rsidRPr="0036779D">
          <w:rPr>
            <w:rStyle w:val="Hyperlink"/>
          </w:rPr>
          <w:t>[docs.teradata.com]</w:t>
        </w:r>
      </w:hyperlink>
      <w:r w:rsidRPr="0036779D">
        <w:t xml:space="preserve">, </w:t>
      </w:r>
      <w:hyperlink r:id="rId98" w:history="1">
        <w:r w:rsidRPr="0036779D">
          <w:rPr>
            <w:rStyle w:val="Hyperlink"/>
          </w:rPr>
          <w:t>[iiba.org]</w:t>
        </w:r>
      </w:hyperlink>
      <w:r w:rsidRPr="0036779D">
        <w:t xml:space="preserve">, </w:t>
      </w:r>
      <w:hyperlink r:id="rId99" w:history="1">
        <w:r w:rsidRPr="0036779D">
          <w:rPr>
            <w:rStyle w:val="Hyperlink"/>
          </w:rPr>
          <w:t>[martinfowler.com]</w:t>
        </w:r>
      </w:hyperlink>
    </w:p>
    <w:p w14:paraId="18372943" w14:textId="3154307B" w:rsidR="0051270D" w:rsidRDefault="0051270D" w:rsidP="0051270D">
      <w:pPr>
        <w:pStyle w:val="ListParagraph"/>
        <w:numPr>
          <w:ilvl w:val="0"/>
          <w:numId w:val="16"/>
        </w:numPr>
      </w:pPr>
      <w:hyperlink r:id="rId100" w:history="1">
        <w:r w:rsidRPr="000B768B">
          <w:rPr>
            <w:rStyle w:val="Hyperlink"/>
          </w:rPr>
          <w:t>[docs.teradata.com]</w:t>
        </w:r>
      </w:hyperlink>
      <w:r w:rsidRPr="000B768B">
        <w:t xml:space="preserve">, </w:t>
      </w:r>
      <w:hyperlink r:id="rId101" w:history="1">
        <w:r w:rsidRPr="000B768B">
          <w:rPr>
            <w:rStyle w:val="Hyperlink"/>
          </w:rPr>
          <w:t>[iiba.org]</w:t>
        </w:r>
      </w:hyperlink>
    </w:p>
    <w:p w14:paraId="1736A3F1" w14:textId="77777777" w:rsidR="0051270D" w:rsidRPr="000B768B" w:rsidRDefault="0051270D" w:rsidP="0051270D">
      <w:pPr>
        <w:pStyle w:val="ListParagraph"/>
        <w:numPr>
          <w:ilvl w:val="0"/>
          <w:numId w:val="16"/>
        </w:numPr>
      </w:pPr>
      <w:hyperlink r:id="rId102" w:history="1">
        <w:r w:rsidRPr="000B768B">
          <w:rPr>
            <w:rStyle w:val="Hyperlink"/>
          </w:rPr>
          <w:t>[docs.teradata.com]</w:t>
        </w:r>
      </w:hyperlink>
      <w:r w:rsidRPr="000B768B">
        <w:t xml:space="preserve">, </w:t>
      </w:r>
      <w:hyperlink r:id="rId103" w:history="1">
        <w:r w:rsidRPr="000B768B">
          <w:rPr>
            <w:rStyle w:val="Hyperlink"/>
          </w:rPr>
          <w:t>[Phase C: I...chitecture]</w:t>
        </w:r>
      </w:hyperlink>
      <w:r w:rsidRPr="000B768B">
        <w:t xml:space="preserve">, </w:t>
      </w:r>
      <w:hyperlink r:id="rId104" w:history="1">
        <w:r w:rsidRPr="000B768B">
          <w:rPr>
            <w:rStyle w:val="Hyperlink"/>
          </w:rPr>
          <w:t>[martinfowler.com]</w:t>
        </w:r>
      </w:hyperlink>
    </w:p>
    <w:p w14:paraId="6AFDE454" w14:textId="3642176B" w:rsidR="0051270D" w:rsidRDefault="0051270D" w:rsidP="0051270D">
      <w:pPr>
        <w:pStyle w:val="ListParagraph"/>
        <w:numPr>
          <w:ilvl w:val="0"/>
          <w:numId w:val="16"/>
        </w:numPr>
      </w:pPr>
      <w:hyperlink r:id="rId105" w:history="1">
        <w:r w:rsidRPr="000B768B">
          <w:rPr>
            <w:rStyle w:val="Hyperlink"/>
          </w:rPr>
          <w:t>[learn.microsoft.com]</w:t>
        </w:r>
      </w:hyperlink>
    </w:p>
    <w:p w14:paraId="292D64BA" w14:textId="77777777" w:rsidR="0051270D" w:rsidRPr="00894174" w:rsidRDefault="0051270D" w:rsidP="0051270D">
      <w:pPr>
        <w:pStyle w:val="BodyText"/>
        <w:numPr>
          <w:ilvl w:val="0"/>
          <w:numId w:val="16"/>
        </w:numPr>
      </w:pPr>
      <w:hyperlink r:id="rId106" w:history="1">
        <w:r w:rsidRPr="00894174">
          <w:rPr>
            <w:rStyle w:val="Hyperlink"/>
          </w:rPr>
          <w:t>[vendorbenchmark.com]</w:t>
        </w:r>
      </w:hyperlink>
      <w:r w:rsidRPr="00894174">
        <w:t xml:space="preserve">, </w:t>
      </w:r>
      <w:hyperlink r:id="rId107" w:history="1">
        <w:r w:rsidRPr="00894174">
          <w:rPr>
            <w:rStyle w:val="Hyperlink"/>
          </w:rPr>
          <w:t>[medium.com]</w:t>
        </w:r>
      </w:hyperlink>
      <w:r w:rsidRPr="00894174">
        <w:t xml:space="preserve">, </w:t>
      </w:r>
      <w:hyperlink r:id="rId108" w:history="1">
        <w:r w:rsidRPr="00894174">
          <w:rPr>
            <w:rStyle w:val="Hyperlink"/>
          </w:rPr>
          <w:t>[relational...design.com]</w:t>
        </w:r>
      </w:hyperlink>
      <w:r w:rsidRPr="00894174">
        <w:t xml:space="preserve">, </w:t>
      </w:r>
      <w:hyperlink r:id="rId109" w:history="1">
        <w:r w:rsidRPr="00894174">
          <w:rPr>
            <w:rStyle w:val="Hyperlink"/>
          </w:rPr>
          <w:t>[docs.oracle.com]</w:t>
        </w:r>
      </w:hyperlink>
      <w:r w:rsidRPr="00894174">
        <w:t xml:space="preserve"> </w:t>
      </w:r>
      <w:hyperlink r:id="rId110" w:history="1">
        <w:r w:rsidRPr="00894174">
          <w:rPr>
            <w:rStyle w:val="Hyperlink"/>
          </w:rPr>
          <w:t>[detailedpedia.com]</w:t>
        </w:r>
      </w:hyperlink>
      <w:r w:rsidRPr="00894174">
        <w:t xml:space="preserve">, </w:t>
      </w:r>
      <w:hyperlink r:id="rId111" w:history="1">
        <w:r w:rsidRPr="00894174">
          <w:rPr>
            <w:rStyle w:val="Hyperlink"/>
          </w:rPr>
          <w:t>[en.wikipedia.org]</w:t>
        </w:r>
      </w:hyperlink>
      <w:r w:rsidRPr="00894174">
        <w:t xml:space="preserve">, </w:t>
      </w:r>
      <w:hyperlink r:id="rId112" w:history="1">
        <w:r w:rsidRPr="00894174">
          <w:rPr>
            <w:rStyle w:val="Hyperlink"/>
          </w:rPr>
          <w:t>[numberanalytics.com]</w:t>
        </w:r>
      </w:hyperlink>
      <w:r w:rsidRPr="00894174">
        <w:t xml:space="preserve">, </w:t>
      </w:r>
      <w:hyperlink r:id="rId113" w:history="1">
        <w:r w:rsidRPr="00894174">
          <w:rPr>
            <w:rStyle w:val="Hyperlink"/>
          </w:rPr>
          <w:t>[Phase C: I...chitecture]</w:t>
        </w:r>
      </w:hyperlink>
      <w:r w:rsidRPr="00894174">
        <w:t xml:space="preserve"> </w:t>
      </w:r>
      <w:hyperlink r:id="rId114" w:history="1">
        <w:r w:rsidRPr="00894174">
          <w:rPr>
            <w:rStyle w:val="Hyperlink"/>
          </w:rPr>
          <w:t>[vendorbenchmark.com]</w:t>
        </w:r>
      </w:hyperlink>
      <w:r w:rsidRPr="00894174">
        <w:t xml:space="preserve">, </w:t>
      </w:r>
      <w:hyperlink r:id="rId115" w:history="1">
        <w:r w:rsidRPr="00894174">
          <w:rPr>
            <w:rStyle w:val="Hyperlink"/>
          </w:rPr>
          <w:t>[learn.microsoft.com]</w:t>
        </w:r>
      </w:hyperlink>
      <w:r w:rsidRPr="00894174">
        <w:t xml:space="preserve">, </w:t>
      </w:r>
      <w:hyperlink r:id="rId116" w:history="1">
        <w:r w:rsidRPr="00894174">
          <w:rPr>
            <w:rStyle w:val="Hyperlink"/>
          </w:rPr>
          <w:t>[Phase C: I...chitecture]</w:t>
        </w:r>
      </w:hyperlink>
      <w:r w:rsidRPr="00894174">
        <w:t xml:space="preserve">, </w:t>
      </w:r>
      <w:hyperlink r:id="rId117" w:history="1">
        <w:r w:rsidRPr="00894174">
          <w:rPr>
            <w:rStyle w:val="Hyperlink"/>
          </w:rPr>
          <w:t>[martinfowler.com]</w:t>
        </w:r>
      </w:hyperlink>
    </w:p>
    <w:p w14:paraId="7390F7F5" w14:textId="33ED5405" w:rsidR="0051270D" w:rsidRDefault="0051270D" w:rsidP="0051270D">
      <w:pPr>
        <w:pStyle w:val="BodyText"/>
        <w:numPr>
          <w:ilvl w:val="0"/>
          <w:numId w:val="16"/>
        </w:numPr>
      </w:pPr>
      <w:hyperlink r:id="rId118" w:history="1">
        <w:r w:rsidRPr="003A1E67">
          <w:rPr>
            <w:rStyle w:val="Hyperlink"/>
          </w:rPr>
          <w:t>[iiba.org]</w:t>
        </w:r>
      </w:hyperlink>
      <w:r w:rsidRPr="003A1E67">
        <w:t xml:space="preserve">, </w:t>
      </w:r>
      <w:hyperlink r:id="rId119" w:history="1">
        <w:r w:rsidRPr="003A1E67">
          <w:rPr>
            <w:rStyle w:val="Hyperlink"/>
          </w:rPr>
          <w:t>[Phase C: I...chitecture]</w:t>
        </w:r>
      </w:hyperlink>
      <w:r w:rsidRPr="003A1E67">
        <w:t xml:space="preserve">, </w:t>
      </w:r>
      <w:hyperlink r:id="rId120" w:history="1">
        <w:r w:rsidRPr="003A1E67">
          <w:rPr>
            <w:rStyle w:val="Hyperlink"/>
          </w:rPr>
          <w:t>[docs.teradata.com]</w:t>
        </w:r>
      </w:hyperlink>
    </w:p>
    <w:p w14:paraId="1B856ADE" w14:textId="77777777" w:rsidR="0051270D" w:rsidRDefault="0051270D" w:rsidP="0051270D">
      <w:pPr>
        <w:pStyle w:val="BodyText"/>
        <w:numPr>
          <w:ilvl w:val="0"/>
          <w:numId w:val="16"/>
        </w:numPr>
      </w:pPr>
      <w:hyperlink r:id="rId121" w:history="1">
        <w:r w:rsidRPr="00561071">
          <w:rPr>
            <w:rStyle w:val="Hyperlink"/>
          </w:rPr>
          <w:t>[Phase C: I...chitecture]</w:t>
        </w:r>
      </w:hyperlink>
      <w:r w:rsidRPr="00561071">
        <w:t xml:space="preserve">, </w:t>
      </w:r>
      <w:hyperlink r:id="rId122" w:history="1">
        <w:r w:rsidRPr="00561071">
          <w:rPr>
            <w:rStyle w:val="Hyperlink"/>
          </w:rPr>
          <w:t>[topictrick.com]</w:t>
        </w:r>
      </w:hyperlink>
    </w:p>
    <w:p w14:paraId="686179AC" w14:textId="77777777" w:rsidR="0051270D" w:rsidRPr="003A1E67" w:rsidRDefault="0051270D" w:rsidP="0051270D">
      <w:pPr>
        <w:pStyle w:val="ListParagraph"/>
        <w:numPr>
          <w:ilvl w:val="0"/>
          <w:numId w:val="16"/>
        </w:numPr>
      </w:pPr>
      <w:hyperlink r:id="rId123" w:history="1">
        <w:r w:rsidRPr="003A1E67">
          <w:rPr>
            <w:rStyle w:val="Hyperlink"/>
          </w:rPr>
          <w:t>[learn.microsoft.com]</w:t>
        </w:r>
      </w:hyperlink>
      <w:r w:rsidRPr="003A1E67">
        <w:t xml:space="preserve">, </w:t>
      </w:r>
      <w:hyperlink r:id="rId124" w:history="1">
        <w:r w:rsidRPr="003A1E67">
          <w:rPr>
            <w:rStyle w:val="Hyperlink"/>
          </w:rPr>
          <w:t>[mongodb.com]</w:t>
        </w:r>
      </w:hyperlink>
      <w:r w:rsidRPr="003A1E67">
        <w:t xml:space="preserve">, </w:t>
      </w:r>
      <w:hyperlink r:id="rId125" w:history="1">
        <w:r w:rsidRPr="003A1E67">
          <w:rPr>
            <w:rStyle w:val="Hyperlink"/>
          </w:rPr>
          <w:t>[learn.microsoft.com]</w:t>
        </w:r>
      </w:hyperlink>
    </w:p>
    <w:p w14:paraId="7E85B012" w14:textId="77777777" w:rsidR="0051270D" w:rsidRPr="003A1E67" w:rsidRDefault="0051270D" w:rsidP="0051270D">
      <w:pPr>
        <w:pStyle w:val="ListParagraph"/>
        <w:numPr>
          <w:ilvl w:val="0"/>
          <w:numId w:val="16"/>
        </w:numPr>
      </w:pPr>
      <w:hyperlink r:id="rId126" w:history="1">
        <w:r w:rsidRPr="003A1E67">
          <w:rPr>
            <w:rStyle w:val="Hyperlink"/>
          </w:rPr>
          <w:t>[docs.teradata.com]</w:t>
        </w:r>
      </w:hyperlink>
      <w:r w:rsidRPr="003A1E67">
        <w:t xml:space="preserve">, </w:t>
      </w:r>
      <w:hyperlink r:id="rId127" w:history="1">
        <w:r w:rsidRPr="003A1E67">
          <w:rPr>
            <w:rStyle w:val="Hyperlink"/>
          </w:rPr>
          <w:t>[iiba.org]</w:t>
        </w:r>
      </w:hyperlink>
      <w:r w:rsidRPr="003A1E67">
        <w:t xml:space="preserve">, </w:t>
      </w:r>
      <w:hyperlink r:id="rId128" w:history="1">
        <w:r w:rsidRPr="003A1E67">
          <w:rPr>
            <w:rStyle w:val="Hyperlink"/>
          </w:rPr>
          <w:t>[Phase C: I...chitecture]</w:t>
        </w:r>
      </w:hyperlink>
      <w:r w:rsidRPr="003A1E67">
        <w:t xml:space="preserve">, </w:t>
      </w:r>
      <w:hyperlink r:id="rId129" w:history="1">
        <w:r w:rsidRPr="003A1E67">
          <w:rPr>
            <w:rStyle w:val="Hyperlink"/>
          </w:rPr>
          <w:t>[martinfowler.com]</w:t>
        </w:r>
      </w:hyperlink>
    </w:p>
    <w:p w14:paraId="4F8D6F3C" w14:textId="77777777" w:rsidR="0051270D" w:rsidRPr="004D58EF" w:rsidRDefault="0051270D" w:rsidP="00203E56"/>
    <w:p w14:paraId="6496AFBA" w14:textId="04E4C59B" w:rsidR="000F10AE" w:rsidRDefault="000F10AE" w:rsidP="008C39DC">
      <w:r>
        <w:fldChar w:fldCharType="begin"/>
      </w:r>
      <w:r>
        <w:instrText xml:space="preserve"> BIBLIOGRAPHY  \l 5129 </w:instrText>
      </w:r>
      <w:r>
        <w:fldChar w:fldCharType="separate"/>
      </w:r>
      <w:r>
        <w:rPr>
          <w:b/>
          <w:bCs/>
          <w:noProof/>
          <w:lang w:val="en-US"/>
        </w:rPr>
        <w:t>There are no sources in the current document.</w:t>
      </w:r>
      <w:r>
        <w:fldChar w:fldCharType="end"/>
      </w:r>
    </w:p>
    <w:p w14:paraId="4B5653AB" w14:textId="77777777" w:rsidR="004D58EF" w:rsidRPr="008C39DC" w:rsidRDefault="004D58EF" w:rsidP="008C39DC"/>
    <w:p w14:paraId="677B4FFE" w14:textId="10F7543F" w:rsidR="002031CE" w:rsidRDefault="002031CE" w:rsidP="00660C49">
      <w:pPr>
        <w:pStyle w:val="Heading3"/>
      </w:pPr>
      <w:bookmarkStart w:id="65" w:name="_Toc231814406"/>
      <w:r>
        <w:t>Review Distribution</w:t>
      </w:r>
      <w:bookmarkEnd w:id="65"/>
    </w:p>
    <w:p w14:paraId="7B67B120" w14:textId="2C97F490" w:rsidR="006646CD" w:rsidRPr="006646CD" w:rsidRDefault="006646CD" w:rsidP="006646CD">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4678"/>
        <w:gridCol w:w="4846"/>
      </w:tblGrid>
      <w:tr w:rsidR="002031CE" w14:paraId="4B0FE9A8" w14:textId="77777777" w:rsidTr="00AE2E49">
        <w:trPr>
          <w:cnfStyle w:val="100000000000" w:firstRow="1" w:lastRow="0" w:firstColumn="0" w:lastColumn="0" w:oddVBand="0" w:evenVBand="0" w:oddHBand="0" w:evenHBand="0" w:firstRowFirstColumn="0" w:firstRowLastColumn="0" w:lastRowFirstColumn="0" w:lastRowLastColumn="0"/>
        </w:trPr>
        <w:tc>
          <w:tcPr>
            <w:tcW w:w="4678" w:type="dxa"/>
          </w:tcPr>
          <w:p w14:paraId="08E67AEC" w14:textId="499FC28C" w:rsidR="002031CE" w:rsidRDefault="006646CD" w:rsidP="00494555">
            <w:pPr>
              <w:pStyle w:val="BodyText"/>
            </w:pPr>
            <w:bookmarkStart w:id="66" w:name="_Hlk145229633"/>
            <w:r>
              <w:t>Identity</w:t>
            </w:r>
          </w:p>
        </w:tc>
        <w:tc>
          <w:tcPr>
            <w:tcW w:w="4846" w:type="dxa"/>
          </w:tcPr>
          <w:p w14:paraId="0D067053" w14:textId="1879522F" w:rsidR="002031CE" w:rsidRDefault="006646CD" w:rsidP="00494555">
            <w:pPr>
              <w:pStyle w:val="BodyText"/>
            </w:pPr>
            <w:r>
              <w:t>Notes</w:t>
            </w:r>
          </w:p>
        </w:tc>
      </w:tr>
      <w:tr w:rsidR="002031CE" w14:paraId="6E29415B"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3C83B324" w14:textId="411BE401" w:rsidR="002031CE" w:rsidRDefault="0051270D" w:rsidP="00494555">
            <w:pPr>
              <w:pStyle w:val="BodyText"/>
            </w:pPr>
            <w:r>
              <w:t xml:space="preserve">Duncan Watson, </w:t>
            </w:r>
            <w:r w:rsidR="00695E5A">
              <w:t>Enterprise Architect</w:t>
            </w:r>
          </w:p>
        </w:tc>
        <w:tc>
          <w:tcPr>
            <w:tcW w:w="4846" w:type="dxa"/>
          </w:tcPr>
          <w:p w14:paraId="237C2F24" w14:textId="77777777" w:rsidR="002031CE" w:rsidRDefault="002031CE" w:rsidP="00494555">
            <w:pPr>
              <w:pStyle w:val="BodyText"/>
            </w:pPr>
          </w:p>
        </w:tc>
      </w:tr>
      <w:tr w:rsidR="002031CE" w14:paraId="74CE103F"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3FBD32A0" w14:textId="0B6B3DF6" w:rsidR="002031CE" w:rsidRDefault="0051270D" w:rsidP="00494555">
            <w:pPr>
              <w:pStyle w:val="BodyText"/>
            </w:pPr>
            <w:r>
              <w:t>Michael Rocks, Senior DBA</w:t>
            </w:r>
          </w:p>
        </w:tc>
        <w:tc>
          <w:tcPr>
            <w:tcW w:w="4846" w:type="dxa"/>
          </w:tcPr>
          <w:p w14:paraId="584BF39F" w14:textId="77777777" w:rsidR="002031CE" w:rsidRDefault="002031CE" w:rsidP="00494555">
            <w:pPr>
              <w:pStyle w:val="BodyText"/>
            </w:pPr>
          </w:p>
        </w:tc>
      </w:tr>
      <w:tr w:rsidR="002031CE" w14:paraId="193BCD4D"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205239E6" w14:textId="44C8FD1E" w:rsidR="002031CE" w:rsidRDefault="00695E5A" w:rsidP="00494555">
            <w:pPr>
              <w:pStyle w:val="BodyText"/>
            </w:pPr>
            <w:r>
              <w:t>Bindya Boovaragamurthy, BA</w:t>
            </w:r>
          </w:p>
        </w:tc>
        <w:tc>
          <w:tcPr>
            <w:tcW w:w="4846" w:type="dxa"/>
          </w:tcPr>
          <w:p w14:paraId="0D83ED85" w14:textId="77777777" w:rsidR="002031CE" w:rsidRDefault="002031CE" w:rsidP="00494555">
            <w:pPr>
              <w:pStyle w:val="BodyText"/>
            </w:pPr>
          </w:p>
        </w:tc>
      </w:tr>
      <w:tr w:rsidR="00695E5A" w14:paraId="38995C7D"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334063D3" w14:textId="21BFE6EF" w:rsidR="00695E5A" w:rsidRDefault="001A311D" w:rsidP="00494555">
            <w:pPr>
              <w:pStyle w:val="BodyText"/>
            </w:pPr>
            <w:r>
              <w:t xml:space="preserve">Carl </w:t>
            </w:r>
            <w:r w:rsidR="006C7C56">
              <w:t>Klitcher</w:t>
            </w:r>
            <w:r w:rsidR="00695E5A">
              <w:t>, Solution Architect</w:t>
            </w:r>
          </w:p>
        </w:tc>
        <w:tc>
          <w:tcPr>
            <w:tcW w:w="4846" w:type="dxa"/>
          </w:tcPr>
          <w:p w14:paraId="48427543" w14:textId="77777777" w:rsidR="00695E5A" w:rsidRDefault="00695E5A" w:rsidP="00494555">
            <w:pPr>
              <w:pStyle w:val="BodyText"/>
            </w:pPr>
          </w:p>
        </w:tc>
      </w:tr>
      <w:tr w:rsidR="001A311D" w14:paraId="07010CF6"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7EA1422A" w14:textId="237AB3AA" w:rsidR="001A311D" w:rsidRDefault="001A311D" w:rsidP="00494555">
            <w:pPr>
              <w:pStyle w:val="BodyText"/>
            </w:pPr>
            <w:r>
              <w:t>Ian Bloodworth, Data Architect</w:t>
            </w:r>
          </w:p>
        </w:tc>
        <w:tc>
          <w:tcPr>
            <w:tcW w:w="4846" w:type="dxa"/>
          </w:tcPr>
          <w:p w14:paraId="0B744829" w14:textId="77777777" w:rsidR="001A311D" w:rsidRDefault="001A311D" w:rsidP="00494555">
            <w:pPr>
              <w:pStyle w:val="BodyText"/>
            </w:pPr>
          </w:p>
        </w:tc>
      </w:tr>
      <w:tr w:rsidR="00864E2F" w14:paraId="4FE92160"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2FCAAFD4" w14:textId="2F517158" w:rsidR="00864E2F" w:rsidRDefault="00864E2F" w:rsidP="00494555">
            <w:pPr>
              <w:pStyle w:val="BodyText"/>
            </w:pPr>
            <w:r>
              <w:t>Gareth Philpott, Senior Solution Architect</w:t>
            </w:r>
          </w:p>
        </w:tc>
        <w:tc>
          <w:tcPr>
            <w:tcW w:w="4846" w:type="dxa"/>
          </w:tcPr>
          <w:p w14:paraId="0DC81563" w14:textId="77777777" w:rsidR="00864E2F" w:rsidRDefault="00864E2F" w:rsidP="00494555">
            <w:pPr>
              <w:pStyle w:val="BodyText"/>
            </w:pPr>
          </w:p>
        </w:tc>
      </w:tr>
      <w:tr w:rsidR="00C8157B" w14:paraId="23693569"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33C55502" w14:textId="15E38DA0" w:rsidR="00C8157B" w:rsidRDefault="00C8157B" w:rsidP="00494555">
            <w:pPr>
              <w:pStyle w:val="BodyText"/>
            </w:pPr>
            <w:r>
              <w:t>Stephen Renor, DBA</w:t>
            </w:r>
          </w:p>
        </w:tc>
        <w:tc>
          <w:tcPr>
            <w:tcW w:w="4846" w:type="dxa"/>
          </w:tcPr>
          <w:p w14:paraId="345B08B1" w14:textId="77777777" w:rsidR="00C8157B" w:rsidRDefault="00C8157B" w:rsidP="00494555">
            <w:pPr>
              <w:pStyle w:val="BodyText"/>
            </w:pPr>
          </w:p>
        </w:tc>
      </w:tr>
      <w:tr w:rsidR="00934061" w14:paraId="797040A4"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71B6FE0A" w14:textId="1F263328" w:rsidR="00934061" w:rsidRDefault="00934061" w:rsidP="00494555">
            <w:pPr>
              <w:pStyle w:val="BodyText"/>
            </w:pPr>
            <w:r>
              <w:t>Rianto Lukman</w:t>
            </w:r>
            <w:r w:rsidR="0090388F">
              <w:t>, [Data] Platform Manager</w:t>
            </w:r>
          </w:p>
        </w:tc>
        <w:tc>
          <w:tcPr>
            <w:tcW w:w="4846" w:type="dxa"/>
          </w:tcPr>
          <w:p w14:paraId="143CBECB" w14:textId="77777777" w:rsidR="00934061" w:rsidRDefault="00934061" w:rsidP="00494555">
            <w:pPr>
              <w:pStyle w:val="BodyText"/>
            </w:pPr>
          </w:p>
        </w:tc>
      </w:tr>
      <w:tr w:rsidR="007D5085" w14:paraId="24398EEC"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47838DD7" w14:textId="4FEB911B" w:rsidR="007D5085" w:rsidRDefault="007D5085" w:rsidP="007D5085">
            <w:pPr>
              <w:pStyle w:val="BodyText"/>
            </w:pPr>
            <w:r>
              <w:t>Craig Moir, Automation Test Lead</w:t>
            </w:r>
          </w:p>
        </w:tc>
        <w:tc>
          <w:tcPr>
            <w:tcW w:w="4846" w:type="dxa"/>
          </w:tcPr>
          <w:p w14:paraId="1CE54FF8" w14:textId="77777777" w:rsidR="007D5085" w:rsidRDefault="007D5085" w:rsidP="00494555">
            <w:pPr>
              <w:pStyle w:val="BodyText"/>
            </w:pPr>
          </w:p>
        </w:tc>
      </w:tr>
    </w:tbl>
    <w:p w14:paraId="499A029E" w14:textId="77777777" w:rsidR="00C8157B" w:rsidRPr="00175EBF" w:rsidRDefault="00C8157B" w:rsidP="00175EBF">
      <w:bookmarkStart w:id="67" w:name="_Toc231814407"/>
      <w:bookmarkEnd w:id="66"/>
    </w:p>
    <w:p w14:paraId="4E821DAB" w14:textId="55BCDDE8" w:rsidR="00660C49" w:rsidRDefault="00660C49" w:rsidP="00660C49">
      <w:pPr>
        <w:pStyle w:val="Heading3"/>
      </w:pPr>
      <w:r>
        <w:t>Audience</w:t>
      </w:r>
      <w:bookmarkEnd w:id="67"/>
    </w:p>
    <w:p w14:paraId="41692DAB" w14:textId="3D8DA2E0" w:rsidR="00660C49" w:rsidRPr="00660C49" w:rsidRDefault="00660C49" w:rsidP="00660C49">
      <w:pPr>
        <w:pStyle w:val="BodyText"/>
      </w:pPr>
      <w:r>
        <w:t xml:space="preserve">The document is technical in nature, but parts are expected to be read and/or validated by a non-technical audience. </w:t>
      </w:r>
    </w:p>
    <w:p w14:paraId="687DC93E" w14:textId="77777777" w:rsidR="0012615C" w:rsidRDefault="0012615C" w:rsidP="0012615C">
      <w:pPr>
        <w:pStyle w:val="Heading3"/>
      </w:pPr>
      <w:bookmarkStart w:id="68" w:name="_Toc231814408"/>
      <w:r>
        <w:t>Structure</w:t>
      </w:r>
      <w:bookmarkEnd w:id="68"/>
    </w:p>
    <w:p w14:paraId="3C9E4E3A" w14:textId="1A7FDEEE" w:rsidR="0012615C" w:rsidRDefault="0012615C" w:rsidP="0012615C">
      <w:pPr>
        <w:pStyle w:val="BodyText"/>
      </w:pPr>
      <w:r>
        <w:t>Where possible, the document structure is guided by either ISO-* standards or best practice.</w:t>
      </w:r>
    </w:p>
    <w:p w14:paraId="4A6E4CC2" w14:textId="218E23CF" w:rsidR="005255FC" w:rsidRDefault="00660C49" w:rsidP="00660C49">
      <w:pPr>
        <w:pStyle w:val="Heading3"/>
      </w:pPr>
      <w:bookmarkStart w:id="69" w:name="_Toc231814409"/>
      <w:r>
        <w:t>Diagrams</w:t>
      </w:r>
      <w:bookmarkEnd w:id="69"/>
    </w:p>
    <w:p w14:paraId="65008B06" w14:textId="1507D50E" w:rsidR="00660C49" w:rsidRDefault="00660C49" w:rsidP="008C39DC">
      <w:pPr>
        <w:pStyle w:val="BodyText"/>
      </w:pPr>
      <w:bookmarkStart w:id="70" w:name="_Hlk145229490"/>
      <w:r>
        <w:t>Diagrams are developed for a wide audience. Unless specifically for a technical audience, where the use of industry standard diagram types (</w:t>
      </w:r>
      <w:r w:rsidR="00ED6520">
        <w:t>ArchiMate</w:t>
      </w:r>
      <w:r>
        <w:t>, UML, C4), is appropriate, diagrams are developed as simple “box &amp; line” monochrome diagrams.</w:t>
      </w:r>
    </w:p>
    <w:p w14:paraId="3D5F3C6E" w14:textId="77777777" w:rsidR="00A8163B" w:rsidRDefault="00A8163B" w:rsidP="0012615C">
      <w:pPr>
        <w:pStyle w:val="Heading3"/>
      </w:pPr>
      <w:bookmarkStart w:id="71" w:name="_Toc231814410"/>
      <w:bookmarkStart w:id="72" w:name="_Hlk174689663"/>
      <w:bookmarkEnd w:id="70"/>
      <w:r>
        <w:t>Acronyms</w:t>
      </w:r>
      <w:bookmarkEnd w:id="71"/>
    </w:p>
    <w:p w14:paraId="3FF05247" w14:textId="77777777" w:rsidR="00A8163B" w:rsidRPr="00A8163B" w:rsidRDefault="00A8163B" w:rsidP="006D133E">
      <w:pPr>
        <w:pStyle w:val="Term-Def"/>
        <w:rPr>
          <w:vanish/>
          <w:specVanish/>
        </w:rPr>
      </w:pPr>
      <w:bookmarkStart w:id="73" w:name="Acronym_API"/>
      <w:bookmarkEnd w:id="73"/>
      <w:r>
        <w:t>API</w:t>
      </w:r>
    </w:p>
    <w:p w14:paraId="11C2EFD0" w14:textId="64EE6FB4" w:rsidR="00A8163B" w:rsidRDefault="00A8163B" w:rsidP="00A8163B">
      <w:pPr>
        <w:pStyle w:val="BodyText"/>
      </w:pPr>
      <w:r>
        <w:t xml:space="preserve"> : </w:t>
      </w:r>
      <w:hyperlink w:anchor="Term_ApplicationProgrammingInterface" w:history="1">
        <w:r w:rsidRPr="007409DD">
          <w:rPr>
            <w:rStyle w:val="Hyperlink"/>
          </w:rPr>
          <w:t>Application Programming Interface</w:t>
        </w:r>
      </w:hyperlink>
      <w:r>
        <w:t>.</w:t>
      </w:r>
    </w:p>
    <w:p w14:paraId="454A87BC" w14:textId="03AAEB20" w:rsidR="007D13C5" w:rsidRDefault="007D13C5" w:rsidP="00A8163B">
      <w:pPr>
        <w:pStyle w:val="BodyText"/>
      </w:pPr>
      <w:r>
        <w:t>DDD</w:t>
      </w:r>
    </w:p>
    <w:p w14:paraId="6F5ED875" w14:textId="0CC4D34F" w:rsidR="007D13C5" w:rsidRDefault="007D13C5" w:rsidP="00A8163B">
      <w:pPr>
        <w:pStyle w:val="BodyText"/>
      </w:pPr>
      <w:r>
        <w:t>: Domain Driven Design</w:t>
      </w:r>
    </w:p>
    <w:p w14:paraId="6E66AA97" w14:textId="247F4827" w:rsidR="007409DD" w:rsidRPr="007409DD" w:rsidRDefault="007409DD" w:rsidP="007409DD">
      <w:pPr>
        <w:pStyle w:val="Term-Def"/>
        <w:rPr>
          <w:vanish/>
          <w:specVanish/>
        </w:rPr>
      </w:pPr>
      <w:bookmarkStart w:id="74" w:name="Acronym_GUI"/>
      <w:bookmarkEnd w:id="74"/>
      <w:r>
        <w:t>GUI</w:t>
      </w:r>
    </w:p>
    <w:p w14:paraId="6E11B0E3" w14:textId="2AF87606" w:rsidR="007409DD" w:rsidRDefault="007409DD" w:rsidP="00A8163B">
      <w:pPr>
        <w:pStyle w:val="BodyText"/>
      </w:pPr>
      <w:r>
        <w:t xml:space="preserve">: </w:t>
      </w:r>
      <w:hyperlink w:anchor="Term_ApplicationProgrammingInterface" w:history="1">
        <w:r w:rsidRPr="00201C1F">
          <w:rPr>
            <w:rStyle w:val="Hyperlink"/>
          </w:rPr>
          <w:t>Graphical User Interface</w:t>
        </w:r>
      </w:hyperlink>
      <w:r>
        <w:t xml:space="preserve">. A form of </w:t>
      </w:r>
      <w:hyperlink w:anchor="Acronym_UI" w:history="1">
        <w:r w:rsidRPr="00201C1F">
          <w:rPr>
            <w:rStyle w:val="Term-Use"/>
          </w:rPr>
          <w:t>UI</w:t>
        </w:r>
      </w:hyperlink>
      <w:r>
        <w:t>.</w:t>
      </w:r>
    </w:p>
    <w:p w14:paraId="3C75D16F" w14:textId="77777777" w:rsidR="007409DD" w:rsidRPr="008C39DC" w:rsidRDefault="007409DD" w:rsidP="007409DD">
      <w:pPr>
        <w:pStyle w:val="Term-Def"/>
        <w:rPr>
          <w:vanish/>
          <w:specVanish/>
        </w:rPr>
      </w:pPr>
      <w:bookmarkStart w:id="75" w:name="Acronym_UI"/>
      <w:bookmarkStart w:id="76" w:name="Acronym_ICT"/>
      <w:bookmarkEnd w:id="75"/>
      <w:bookmarkEnd w:id="76"/>
      <w:r>
        <w:lastRenderedPageBreak/>
        <w:t>ICT</w:t>
      </w:r>
    </w:p>
    <w:p w14:paraId="0EF052B0" w14:textId="70FC7729" w:rsidR="007409DD" w:rsidRDefault="007409DD" w:rsidP="007409DD">
      <w:pPr>
        <w:pStyle w:val="BodyText"/>
      </w:pPr>
      <w:r>
        <w:t xml:space="preserve">: acronym for Information &amp; Communication Technology, the domain of defining Information elements and using technology to automate their communication between entities. </w:t>
      </w:r>
      <w:hyperlink w:anchor="Acronym_IT" w:history="1">
        <w:r w:rsidRPr="00201C1F">
          <w:rPr>
            <w:rStyle w:val="Term-Use"/>
          </w:rPr>
          <w:t>IT</w:t>
        </w:r>
      </w:hyperlink>
      <w:r>
        <w:t xml:space="preserve"> is a subset of ICT.</w:t>
      </w:r>
    </w:p>
    <w:p w14:paraId="34A0E8BA" w14:textId="77777777" w:rsidR="007409DD" w:rsidRPr="00EB4A97" w:rsidRDefault="007409DD" w:rsidP="007409DD">
      <w:pPr>
        <w:pStyle w:val="Term-Def"/>
        <w:rPr>
          <w:vanish/>
          <w:specVanish/>
        </w:rPr>
      </w:pPr>
      <w:bookmarkStart w:id="77" w:name="Acronym_IT"/>
      <w:bookmarkEnd w:id="77"/>
      <w:r>
        <w:t>IT</w:t>
      </w:r>
    </w:p>
    <w:p w14:paraId="1C0D09A7" w14:textId="77777777" w:rsidR="007409DD" w:rsidRDefault="007409DD" w:rsidP="007409DD">
      <w:pPr>
        <w:pStyle w:val="BodyText"/>
      </w:pPr>
      <w:r>
        <w:t xml:space="preserve"> : acronym for Information, using Technology to automate and facilitate its management.</w:t>
      </w:r>
    </w:p>
    <w:p w14:paraId="16EBDE83" w14:textId="77777777" w:rsidR="00A8163B" w:rsidRPr="00904C73" w:rsidRDefault="00A8163B" w:rsidP="00A8163B">
      <w:pPr>
        <w:pStyle w:val="Term-Def"/>
        <w:rPr>
          <w:vanish/>
          <w:specVanish/>
        </w:rPr>
      </w:pPr>
      <w:r>
        <w:t>UI</w:t>
      </w:r>
    </w:p>
    <w:p w14:paraId="71C3F7EA" w14:textId="26B9BDF1" w:rsidR="00A8163B" w:rsidRDefault="00A8163B" w:rsidP="00A8163B">
      <w:pPr>
        <w:pStyle w:val="BodyText"/>
      </w:pPr>
      <w:r>
        <w:t xml:space="preserve"> : User Interface. Contrast with </w:t>
      </w:r>
      <w:hyperlink w:anchor="Acronym_API" w:history="1">
        <w:r w:rsidRPr="00A8163B">
          <w:rPr>
            <w:rStyle w:val="Term-Use"/>
          </w:rPr>
          <w:t>API</w:t>
        </w:r>
      </w:hyperlink>
      <w:r>
        <w:t>.</w:t>
      </w:r>
    </w:p>
    <w:p w14:paraId="52BC2532" w14:textId="77777777" w:rsidR="00A8163B" w:rsidRPr="00A8163B" w:rsidRDefault="00A8163B" w:rsidP="00A8163B">
      <w:pPr>
        <w:pStyle w:val="BodyText"/>
      </w:pPr>
    </w:p>
    <w:p w14:paraId="5851EE43" w14:textId="588D3CB8" w:rsidR="0012615C" w:rsidRDefault="0012615C" w:rsidP="0012615C">
      <w:pPr>
        <w:pStyle w:val="Heading3"/>
      </w:pPr>
      <w:bookmarkStart w:id="78" w:name="_Toc231814411"/>
      <w:r>
        <w:t>Terms</w:t>
      </w:r>
      <w:bookmarkEnd w:id="78"/>
    </w:p>
    <w:p w14:paraId="3FD69F0F" w14:textId="730855D2" w:rsidR="00A15219" w:rsidRDefault="00A15219" w:rsidP="00A15219">
      <w:pPr>
        <w:pStyle w:val="BodyText"/>
      </w:pPr>
      <w:r>
        <w:t>Refer to the project’s Glossary.</w:t>
      </w:r>
    </w:p>
    <w:p w14:paraId="6AD4CD4A" w14:textId="77777777" w:rsidR="00A8163B" w:rsidRPr="007409DD" w:rsidRDefault="00A8163B" w:rsidP="00A8163B">
      <w:pPr>
        <w:pStyle w:val="Term-Def"/>
        <w:rPr>
          <w:vanish/>
          <w:specVanish/>
        </w:rPr>
      </w:pPr>
      <w:bookmarkStart w:id="79" w:name="Term_ApplicationProgrammingInterface"/>
      <w:bookmarkEnd w:id="79"/>
      <w:r>
        <w:t>Application Programming Interface</w:t>
      </w:r>
    </w:p>
    <w:p w14:paraId="3C64260F" w14:textId="442EC125" w:rsidR="00A8163B" w:rsidRDefault="007409DD" w:rsidP="00A15219">
      <w:pPr>
        <w:pStyle w:val="BodyText"/>
      </w:pPr>
      <w:r>
        <w:t xml:space="preserve"> </w:t>
      </w:r>
      <w:r w:rsidR="00A8163B">
        <w:t xml:space="preserve">: an Interface provided for other systems to invoke (as opposed to User Interfaces). </w:t>
      </w:r>
    </w:p>
    <w:p w14:paraId="6A34212C" w14:textId="77777777" w:rsidR="007D13C5" w:rsidRPr="007D13C5" w:rsidRDefault="007D13C5" w:rsidP="007D13C5">
      <w:pPr>
        <w:pStyle w:val="Term-Def"/>
        <w:rPr>
          <w:vanish/>
          <w:specVanish/>
        </w:rPr>
      </w:pPr>
      <w:r w:rsidRPr="007D13C5">
        <w:t>Capability</w:t>
      </w:r>
    </w:p>
    <w:p w14:paraId="0B8EF6DF" w14:textId="713157A5" w:rsidR="007D13C5" w:rsidRDefault="007D13C5" w:rsidP="007D13C5">
      <w:pPr>
        <w:pStyle w:val="Term-Def"/>
        <w:rPr>
          <w:b w:val="0"/>
          <w:color w:val="auto"/>
        </w:rPr>
      </w:pPr>
      <w:r>
        <w:rPr>
          <w:b w:val="0"/>
          <w:color w:val="auto"/>
        </w:rPr>
        <w:t xml:space="preserve"> : a</w:t>
      </w:r>
      <w:r w:rsidRPr="007D13C5">
        <w:rPr>
          <w:b w:val="0"/>
          <w:color w:val="auto"/>
        </w:rPr>
        <w:t xml:space="preserve"> capability is what an organisation or system must be able to achieve to meet its goals. Each capability belongs to a domain and is realised through one or more functions that, together, deliver the intended outcome within that area of concern.</w:t>
      </w:r>
    </w:p>
    <w:p w14:paraId="7EAE8782" w14:textId="1096FDB0" w:rsidR="007D13C5" w:rsidRPr="007D13C5" w:rsidRDefault="007D13C5" w:rsidP="007D13C5">
      <w:pPr>
        <w:pStyle w:val="Term-Def"/>
        <w:rPr>
          <w:vanish/>
          <w:specVanish/>
        </w:rPr>
      </w:pPr>
      <w:r w:rsidRPr="007D13C5">
        <w:t>Domain</w:t>
      </w:r>
    </w:p>
    <w:p w14:paraId="52D95C13" w14:textId="0CFC4556" w:rsidR="007D13C5" w:rsidRPr="007D13C5" w:rsidRDefault="007D13C5" w:rsidP="007D13C5">
      <w:pPr>
        <w:pStyle w:val="BodyText"/>
      </w:pPr>
      <w:r>
        <w:t xml:space="preserve"> : a</w:t>
      </w:r>
      <w:r w:rsidRPr="007D13C5">
        <w:t xml:space="preserve"> domain is a defined area of knowledge, responsibility, or activity within an organisation or system. It groups related capabilities, entities, and functions that collectively serve a common purpose. Each capability belongs to a domain, and each function operates within one.</w:t>
      </w:r>
    </w:p>
    <w:p w14:paraId="1B930786" w14:textId="77777777" w:rsidR="007D13C5" w:rsidRPr="007D13C5" w:rsidRDefault="007D13C5" w:rsidP="007D13C5">
      <w:pPr>
        <w:pStyle w:val="Term-Def"/>
        <w:rPr>
          <w:vanish/>
          <w:specVanish/>
        </w:rPr>
      </w:pPr>
      <w:r w:rsidRPr="007D13C5">
        <w:t>Entity</w:t>
      </w:r>
    </w:p>
    <w:p w14:paraId="77AE2615" w14:textId="44FCB967" w:rsidR="007D13C5" w:rsidRPr="007D13C5" w:rsidRDefault="007D13C5" w:rsidP="007D13C5">
      <w:pPr>
        <w:pStyle w:val="BodyText"/>
      </w:pPr>
      <w:r>
        <w:t xml:space="preserve"> : a</w:t>
      </w:r>
      <w:r w:rsidRPr="007D13C5">
        <w:t>n entity is a core object of interest within a domain, usually representing a person, place, thing, or event that holds information and can change over time, such as a Student, School, or Enrolment.</w:t>
      </w:r>
    </w:p>
    <w:p w14:paraId="11605352" w14:textId="77777777" w:rsidR="007D13C5" w:rsidRPr="007D13C5" w:rsidRDefault="007D13C5" w:rsidP="007D13C5">
      <w:pPr>
        <w:pStyle w:val="Term-Def"/>
        <w:rPr>
          <w:vanish/>
          <w:specVanish/>
        </w:rPr>
      </w:pPr>
      <w:r w:rsidRPr="007D13C5">
        <w:t>Function</w:t>
      </w:r>
    </w:p>
    <w:p w14:paraId="7E2E6230" w14:textId="6F258B3D" w:rsidR="007D13C5" w:rsidRDefault="007D13C5" w:rsidP="007D13C5">
      <w:r>
        <w:t xml:space="preserve"> : a</w:t>
      </w:r>
      <w:r w:rsidRPr="007D13C5">
        <w:t xml:space="preserve"> function is a specific task or operation performed by a system, process, or person. Functions work together to enable a capability to be carried out. Each function operates within a domain and supports the delivery of one or more capabilities.</w:t>
      </w:r>
    </w:p>
    <w:p w14:paraId="0AB459FE" w14:textId="44564E1C" w:rsidR="007D13C5" w:rsidRPr="007D13C5" w:rsidRDefault="007D13C5" w:rsidP="007D13C5">
      <w:pPr>
        <w:pStyle w:val="Term-Def"/>
        <w:rPr>
          <w:vanish/>
          <w:specVanish/>
        </w:rPr>
      </w:pPr>
      <w:r>
        <w:t>Person</w:t>
      </w:r>
    </w:p>
    <w:p w14:paraId="07DBD039" w14:textId="6F3E29C0" w:rsidR="007D13C5" w:rsidRDefault="007D13C5" w:rsidP="007D13C5">
      <w:r>
        <w:t xml:space="preserve"> : a physical person, who has one or more Personas. Not necessarily a system User.</w:t>
      </w:r>
    </w:p>
    <w:p w14:paraId="25BA0244" w14:textId="6CAF7FE0" w:rsidR="007D13C5" w:rsidRPr="007D13C5" w:rsidRDefault="007D13C5" w:rsidP="007D13C5">
      <w:pPr>
        <w:pStyle w:val="Term-Def"/>
        <w:rPr>
          <w:vanish/>
          <w:specVanish/>
        </w:rPr>
      </w:pPr>
      <w:r>
        <w:t>Persona</w:t>
      </w:r>
    </w:p>
    <w:p w14:paraId="0C6F0019" w14:textId="6479DFD6" w:rsidR="007D13C5" w:rsidRDefault="007D13C5" w:rsidP="007D13C5">
      <w:r>
        <w:t xml:space="preserve"> : a facet that a Person presents to a Group of some kind. </w:t>
      </w:r>
    </w:p>
    <w:p w14:paraId="5F3B8F22" w14:textId="77777777" w:rsidR="007D13C5" w:rsidRPr="007D13C5" w:rsidRDefault="007D13C5" w:rsidP="007D13C5">
      <w:pPr>
        <w:pStyle w:val="Term-Def"/>
        <w:rPr>
          <w:vanish/>
          <w:specVanish/>
        </w:rPr>
      </w:pPr>
      <w:r w:rsidRPr="007D13C5">
        <w:t>Quality</w:t>
      </w:r>
    </w:p>
    <w:p w14:paraId="65F586DD" w14:textId="02AA4A2D" w:rsidR="007D13C5" w:rsidRPr="00A15219" w:rsidRDefault="007D13C5" w:rsidP="00A15219">
      <w:pPr>
        <w:pStyle w:val="BodyText"/>
      </w:pPr>
      <w:r>
        <w:t xml:space="preserve"> : a</w:t>
      </w:r>
      <w:r w:rsidRPr="007D13C5">
        <w:t xml:space="preserve"> quality is a measurable or observable attribute of a system or outcome that indicates how well it meets expectations. Examples include reliability, usability, and performance.</w:t>
      </w:r>
      <w:r>
        <w:t xml:space="preserve"> Refer to the ISO-25000 SQuaRE series of standards.</w:t>
      </w:r>
    </w:p>
    <w:p w14:paraId="2EF5ABE7" w14:textId="2417950F" w:rsidR="00A8163B" w:rsidRPr="007409DD" w:rsidRDefault="00A8163B" w:rsidP="007409DD">
      <w:pPr>
        <w:pStyle w:val="Term-Def"/>
        <w:rPr>
          <w:vanish/>
          <w:specVanish/>
        </w:rPr>
      </w:pPr>
      <w:bookmarkStart w:id="80" w:name="Term_User"/>
      <w:bookmarkEnd w:id="80"/>
      <w:r>
        <w:t xml:space="preserve">User </w:t>
      </w:r>
    </w:p>
    <w:p w14:paraId="15E370AC" w14:textId="3F6FBF1B" w:rsidR="00A8163B" w:rsidRDefault="007409DD" w:rsidP="00EB4A97">
      <w:pPr>
        <w:pStyle w:val="BodyText"/>
      </w:pPr>
      <w:r>
        <w:t xml:space="preserve"> </w:t>
      </w:r>
      <w:r w:rsidR="00A8163B">
        <w:t>: a human user of a system via its UIs.</w:t>
      </w:r>
    </w:p>
    <w:p w14:paraId="016EA72A" w14:textId="3D035709" w:rsidR="00A8163B" w:rsidRPr="00A8163B" w:rsidRDefault="00A8163B" w:rsidP="00A8163B">
      <w:pPr>
        <w:pStyle w:val="Term-Def"/>
        <w:rPr>
          <w:vanish/>
          <w:specVanish/>
        </w:rPr>
      </w:pPr>
      <w:bookmarkStart w:id="81" w:name="Term_UserInterface"/>
      <w:bookmarkEnd w:id="81"/>
      <w:r>
        <w:t>User Interface</w:t>
      </w:r>
    </w:p>
    <w:p w14:paraId="469F25FE" w14:textId="4C9EF98A" w:rsidR="00A8163B" w:rsidRDefault="00A8163B" w:rsidP="00EB4A97">
      <w:pPr>
        <w:pStyle w:val="BodyText"/>
      </w:pPr>
      <w:r>
        <w:t xml:space="preserve"> : a system interface intended for use by system users. Most computer system UIs are Graphics User Interfaces (</w:t>
      </w:r>
      <w:hyperlink w:anchor="Acronym_GUI" w:history="1">
        <w:r w:rsidRPr="00201C1F">
          <w:rPr>
            <w:rStyle w:val="Hyperlink"/>
          </w:rPr>
          <w:t>GUI</w:t>
        </w:r>
      </w:hyperlink>
      <w:r>
        <w:t>) or Text/Console User Interfaces (TUI).</w:t>
      </w:r>
    </w:p>
    <w:bookmarkEnd w:id="72"/>
    <w:p w14:paraId="61938180" w14:textId="72DC07CE" w:rsidR="0012615C" w:rsidRDefault="0012615C" w:rsidP="008C39DC">
      <w:pPr>
        <w:pStyle w:val="BodyText"/>
      </w:pPr>
    </w:p>
    <w:p w14:paraId="7D93165A" w14:textId="29D527E6" w:rsidR="0012615C" w:rsidRDefault="00B53686" w:rsidP="00B53686">
      <w:pPr>
        <w:pStyle w:val="Appendix"/>
      </w:pPr>
      <w:bookmarkStart w:id="82" w:name="_Toc231814412"/>
      <w:r>
        <w:lastRenderedPageBreak/>
        <w:t xml:space="preserve">Appendix B </w:t>
      </w:r>
      <w:r w:rsidR="001A1691">
        <w:t>–</w:t>
      </w:r>
      <w:r>
        <w:t xml:space="preserve"> </w:t>
      </w:r>
      <w:r w:rsidR="0003038A">
        <w:t xml:space="preserve">Physical Model Design </w:t>
      </w:r>
      <w:r w:rsidR="00C568BD">
        <w:t xml:space="preserve">and Storage </w:t>
      </w:r>
      <w:r w:rsidR="001A1691">
        <w:t>Considerations</w:t>
      </w:r>
      <w:bookmarkEnd w:id="82"/>
    </w:p>
    <w:p w14:paraId="011EE6D8" w14:textId="4D0D63D7" w:rsidR="001A1691" w:rsidRDefault="00C568BD" w:rsidP="00B53686">
      <w:r w:rsidRPr="00C568BD">
        <w:t>This appendix sets out key physical design considerations that affect performance, scalability, and operational cost. These concerns sit within the physical layer of the model and must not be used to define or infer the logical structure. However, they are essential to ensure that a well-designed logical model performs effectively in practice.</w:t>
      </w:r>
    </w:p>
    <w:p w14:paraId="45BA484C" w14:textId="27A7E6ED" w:rsidR="001A1691" w:rsidRPr="00FB6719" w:rsidRDefault="001A1691" w:rsidP="001842C8">
      <w:pPr>
        <w:pStyle w:val="Heading3"/>
      </w:pPr>
      <w:bookmarkStart w:id="83" w:name="_Toc231814413"/>
      <w:r w:rsidRPr="00FB6719">
        <w:t>Model enduring entities separately from roles, memberships, and statuses</w:t>
      </w:r>
      <w:bookmarkEnd w:id="83"/>
    </w:p>
    <w:p w14:paraId="16747470" w14:textId="09ED4668" w:rsidR="001A1691" w:rsidRPr="00FB6719" w:rsidRDefault="001A1691" w:rsidP="001A1691">
      <w:r w:rsidRPr="00FB6719">
        <w:t xml:space="preserve">A common smell in long-lived domains is to model a temporary or situational label as though it were the enduring entity itself. A person is not permanently a Student, Teacher, Parent, Employee, Prospect, or User. Those are roles, memberships, accountabilities, or statuses that apply within a context and over a period. Fowler’s Party and Accountability patterns exist precisely because explicit current-role structures age badly and because typed relationships often deserve to be modelled in their own right. </w:t>
      </w:r>
    </w:p>
    <w:p w14:paraId="71D500D4" w14:textId="77777777" w:rsidR="0032762F" w:rsidRDefault="001A1691" w:rsidP="001A1691">
      <w:r w:rsidRPr="00FB6719">
        <w:t xml:space="preserve">In many cases, a more durable logical pattern is to start with a persistent party or person concept, then represent contextual participation through membership, relationship, accountability, or role structures. For example, a student can often be better represented as a person participating in a cohort, course, class, or institution through a time-bounded membership or role rather than as a standalone enduring “Student” entity at the logical core. This avoids making the system incapable of reasoning about the same person before, during, and after that role. </w:t>
      </w:r>
    </w:p>
    <w:p w14:paraId="6C71CBF1" w14:textId="35C4922B" w:rsidR="006C3275" w:rsidRDefault="001A1691" w:rsidP="006C3275">
      <w:r w:rsidRPr="00FB6719">
        <w:t>The same principle applies to system users. A service often needs to know about people or organisations before they become active users, after they cease to be active users, or in contexts where they have several memberships to different groups. A durable logical design can therefore treat “user” as a contextual participation or profile linked to a party, person, group, or membership rather than as the root enduring entity. This is consistent with Fowler’s use of Party as a supertype and Accountability as a typed relationship object where the relationship itself has meaning</w:t>
      </w:r>
    </w:p>
    <w:p w14:paraId="0E1AEAD7" w14:textId="77777777" w:rsidR="006C3275" w:rsidRPr="006C3275" w:rsidRDefault="006C3275" w:rsidP="006C3275">
      <w:pPr>
        <w:pStyle w:val="Heading3"/>
      </w:pPr>
      <w:bookmarkStart w:id="84" w:name="_Toc231814414"/>
      <w:r w:rsidRPr="006C3275">
        <w:t>Separation of Logical and Physical Responsibilities</w:t>
      </w:r>
      <w:bookmarkEnd w:id="84"/>
    </w:p>
    <w:p w14:paraId="39AFEA36" w14:textId="77777777" w:rsidR="006C3275" w:rsidRPr="006C3275" w:rsidRDefault="006C3275" w:rsidP="006C3275">
      <w:pPr>
        <w:pStyle w:val="BodyText"/>
      </w:pPr>
      <w:r w:rsidRPr="006C3275">
        <w:t>Logical stability must be preserved even as physical design varies. Different persistence technologies may realise the same logical model in different ways. A relational implementation may normalise identity and relationships explicitly, while a document store may embed tightly coupled value structures and duplicate selected read-optimised fields.</w:t>
      </w:r>
    </w:p>
    <w:p w14:paraId="2CB8E49F" w14:textId="77777777" w:rsidR="006C3275" w:rsidRPr="006C3275" w:rsidRDefault="006C3275" w:rsidP="006C3275">
      <w:pPr>
        <w:pStyle w:val="BodyText"/>
      </w:pPr>
      <w:r w:rsidRPr="006C3275">
        <w:t>This is acceptable only where the team can clearly explain:</w:t>
      </w:r>
    </w:p>
    <w:p w14:paraId="4C277AC8" w14:textId="77777777" w:rsidR="006C3275" w:rsidRPr="006C3275" w:rsidRDefault="006C3275" w:rsidP="006C3275">
      <w:pPr>
        <w:pStyle w:val="BodyText"/>
        <w:numPr>
          <w:ilvl w:val="0"/>
          <w:numId w:val="6"/>
        </w:numPr>
      </w:pPr>
      <w:r w:rsidRPr="006C3275">
        <w:t>the conceptual vocabulary</w:t>
      </w:r>
    </w:p>
    <w:p w14:paraId="219E2E63" w14:textId="77777777" w:rsidR="006C3275" w:rsidRPr="006C3275" w:rsidRDefault="006C3275" w:rsidP="006C3275">
      <w:pPr>
        <w:pStyle w:val="BodyText"/>
        <w:numPr>
          <w:ilvl w:val="0"/>
          <w:numId w:val="6"/>
        </w:numPr>
      </w:pPr>
      <w:r w:rsidRPr="006C3275">
        <w:t>the logical structure that endures</w:t>
      </w:r>
    </w:p>
    <w:p w14:paraId="4C665CBD" w14:textId="77777777" w:rsidR="006C3275" w:rsidRPr="006C3275" w:rsidRDefault="006C3275" w:rsidP="006C3275">
      <w:pPr>
        <w:pStyle w:val="BodyText"/>
        <w:numPr>
          <w:ilvl w:val="0"/>
          <w:numId w:val="6"/>
        </w:numPr>
      </w:pPr>
      <w:r w:rsidRPr="006C3275">
        <w:lastRenderedPageBreak/>
        <w:t>the physical realisation chosen for the platform</w:t>
      </w:r>
    </w:p>
    <w:p w14:paraId="0E009129" w14:textId="77777777" w:rsidR="006C3275" w:rsidRPr="006C3275" w:rsidRDefault="006C3275" w:rsidP="006C3275">
      <w:pPr>
        <w:pStyle w:val="BodyText"/>
      </w:pPr>
      <w:r w:rsidRPr="006C3275">
        <w:t>If these cannot be explained separately, the design is likely entangled and difficult to evolve.</w:t>
      </w:r>
    </w:p>
    <w:p w14:paraId="556E4016" w14:textId="77777777" w:rsidR="006C3275" w:rsidRPr="006C3275" w:rsidRDefault="006C3275" w:rsidP="006C3275">
      <w:pPr>
        <w:pStyle w:val="Heading3"/>
      </w:pPr>
      <w:bookmarkStart w:id="85" w:name="_Toc231814415"/>
      <w:r w:rsidRPr="006C3275">
        <w:t>Clustered Key Selection and Insert Patterns</w:t>
      </w:r>
      <w:bookmarkEnd w:id="85"/>
    </w:p>
    <w:p w14:paraId="019D823C" w14:textId="77777777" w:rsidR="006C3275" w:rsidRPr="006C3275" w:rsidRDefault="006C3275" w:rsidP="006C3275">
      <w:pPr>
        <w:pStyle w:val="BodyText"/>
      </w:pPr>
      <w:r w:rsidRPr="006C3275">
        <w:t>Most tables will use a clustered index, typically defined through the primary key. This is a starting point, not a full design decision. Clustered key choice determines storage order, index structure, fragmentation behaviour, and write patterns.</w:t>
      </w:r>
    </w:p>
    <w:p w14:paraId="1299DD0A" w14:textId="77777777" w:rsidR="006C3275" w:rsidRPr="006C3275" w:rsidRDefault="006C3275" w:rsidP="006C3275">
      <w:pPr>
        <w:pStyle w:val="BodyText"/>
      </w:pPr>
      <w:r w:rsidRPr="006C3275">
        <w:t>Common patterns have trade-offs:</w:t>
      </w:r>
    </w:p>
    <w:p w14:paraId="33C186AD" w14:textId="77777777" w:rsidR="006C3275" w:rsidRPr="006C3275" w:rsidRDefault="006C3275" w:rsidP="006C3275">
      <w:pPr>
        <w:pStyle w:val="BodyText"/>
        <w:numPr>
          <w:ilvl w:val="0"/>
          <w:numId w:val="7"/>
        </w:numPr>
      </w:pPr>
      <w:r w:rsidRPr="006C3275">
        <w:t>Sequential integer keys provide locality but can introduce contention under high concurrency and do not support distributed generation.</w:t>
      </w:r>
    </w:p>
    <w:p w14:paraId="2258691D" w14:textId="77777777" w:rsidR="006C3275" w:rsidRPr="006C3275" w:rsidRDefault="006C3275" w:rsidP="006C3275">
      <w:pPr>
        <w:pStyle w:val="BodyText"/>
        <w:numPr>
          <w:ilvl w:val="0"/>
          <w:numId w:val="7"/>
        </w:numPr>
      </w:pPr>
      <w:r w:rsidRPr="006C3275">
        <w:t>Random UUIDs remove central coordination but create poor index locality, increasing fragmentation and I/O.</w:t>
      </w:r>
    </w:p>
    <w:p w14:paraId="34C53997" w14:textId="77777777" w:rsidR="006C3275" w:rsidRPr="006C3275" w:rsidRDefault="006C3275" w:rsidP="006C3275">
      <w:pPr>
        <w:pStyle w:val="BodyText"/>
        <w:numPr>
          <w:ilvl w:val="0"/>
          <w:numId w:val="7"/>
        </w:numPr>
      </w:pPr>
      <w:r w:rsidRPr="006C3275">
        <w:t>Time-ordered identifiers can improve locality while supporting distributed generation, but must be evaluated in the context of the target database engine.</w:t>
      </w:r>
    </w:p>
    <w:p w14:paraId="0D3F32F5" w14:textId="77777777" w:rsidR="006C3275" w:rsidRPr="006C3275" w:rsidRDefault="006C3275" w:rsidP="006C3275">
      <w:pPr>
        <w:pStyle w:val="BodyText"/>
      </w:pPr>
      <w:r w:rsidRPr="006C3275">
        <w:t>In SQL Server, for example, NEWSEQUENTIALID() reduces random I/O and page splits compared to NEWID(). However, even time-ordered identifiers can behave poorly depending on how sort order is applied internally.</w:t>
      </w:r>
    </w:p>
    <w:p w14:paraId="4C929BB6" w14:textId="77777777" w:rsidR="006C3275" w:rsidRPr="006C3275" w:rsidRDefault="006C3275" w:rsidP="006C3275">
      <w:pPr>
        <w:pStyle w:val="BodyText"/>
      </w:pPr>
      <w:r w:rsidRPr="006C3275">
        <w:t>Clustered key selection is therefore an architectural decision and must reflect workload, concurrency model, and deployment context.</w:t>
      </w:r>
    </w:p>
    <w:p w14:paraId="6CD9DAEF" w14:textId="77777777" w:rsidR="006C3275" w:rsidRPr="006C3275" w:rsidRDefault="006C3275" w:rsidP="006C3275">
      <w:pPr>
        <w:pStyle w:val="Heading3"/>
      </w:pPr>
      <w:bookmarkStart w:id="86" w:name="_Toc231814416"/>
      <w:r w:rsidRPr="006C3275">
        <w:t>Indexing Strategy and Selectivity</w:t>
      </w:r>
      <w:bookmarkEnd w:id="86"/>
    </w:p>
    <w:p w14:paraId="7CB0E580" w14:textId="77777777" w:rsidR="006C3275" w:rsidRPr="006C3275" w:rsidRDefault="006C3275" w:rsidP="006C3275">
      <w:pPr>
        <w:pStyle w:val="BodyText"/>
      </w:pPr>
      <w:r w:rsidRPr="006C3275">
        <w:t>Primary keys are automatically indexed, but foreign keys are not. Indexing foreign keys is often necessary because they are frequently used in joins, referential checks, and cascading operations.</w:t>
      </w:r>
    </w:p>
    <w:p w14:paraId="2961683F" w14:textId="77777777" w:rsidR="006C3275" w:rsidRPr="006C3275" w:rsidRDefault="006C3275" w:rsidP="006C3275">
      <w:pPr>
        <w:pStyle w:val="BodyText"/>
      </w:pPr>
      <w:r w:rsidRPr="006C3275">
        <w:t>Indexing should extend beyond primary and foreign keys:</w:t>
      </w:r>
    </w:p>
    <w:p w14:paraId="18E8FF66" w14:textId="77777777" w:rsidR="006C3275" w:rsidRPr="006C3275" w:rsidRDefault="006C3275" w:rsidP="006C3275">
      <w:pPr>
        <w:pStyle w:val="BodyText"/>
        <w:numPr>
          <w:ilvl w:val="0"/>
          <w:numId w:val="8"/>
        </w:numPr>
      </w:pPr>
      <w:r w:rsidRPr="006C3275">
        <w:t>Columns frequently used in predicates, joins, and ordering should be considered for indexing.</w:t>
      </w:r>
    </w:p>
    <w:p w14:paraId="3D9A9C9C" w14:textId="77777777" w:rsidR="006C3275" w:rsidRPr="006C3275" w:rsidRDefault="006C3275" w:rsidP="006C3275">
      <w:pPr>
        <w:pStyle w:val="BodyText"/>
        <w:numPr>
          <w:ilvl w:val="0"/>
          <w:numId w:val="8"/>
        </w:numPr>
      </w:pPr>
      <w:r w:rsidRPr="006C3275">
        <w:t>Index value depends heavily on selectivity. Columns with a high proportion of duplicate values provide less benefit and may degrade performance.</w:t>
      </w:r>
    </w:p>
    <w:p w14:paraId="6F76DB1F" w14:textId="77777777" w:rsidR="006C3275" w:rsidRPr="006C3275" w:rsidRDefault="006C3275" w:rsidP="006C3275">
      <w:pPr>
        <w:pStyle w:val="BodyText"/>
        <w:numPr>
          <w:ilvl w:val="0"/>
          <w:numId w:val="8"/>
        </w:numPr>
      </w:pPr>
      <w:r w:rsidRPr="006C3275">
        <w:t>Filtered indexes are often more effective when workloads target well-defined subsets (e.g. active records, unprocessed items, non-null values).</w:t>
      </w:r>
    </w:p>
    <w:p w14:paraId="3DC114EB" w14:textId="77777777" w:rsidR="006C3275" w:rsidRPr="006C3275" w:rsidRDefault="006C3275" w:rsidP="006C3275">
      <w:pPr>
        <w:pStyle w:val="BodyText"/>
      </w:pPr>
      <w:r w:rsidRPr="006C3275">
        <w:t>Indexing is not a binary decision. It requires an understanding of access patterns, data distribution, and operational cost.</w:t>
      </w:r>
    </w:p>
    <w:p w14:paraId="14453515" w14:textId="77777777" w:rsidR="006C3275" w:rsidRPr="006C3275" w:rsidRDefault="006C3275" w:rsidP="006C3275">
      <w:pPr>
        <w:pStyle w:val="Heading3"/>
      </w:pPr>
      <w:bookmarkStart w:id="87" w:name="_Toc231814417"/>
      <w:r w:rsidRPr="006C3275">
        <w:t>Identifier Strategy and Fragmentation</w:t>
      </w:r>
      <w:bookmarkEnd w:id="87"/>
    </w:p>
    <w:p w14:paraId="3E122857" w14:textId="77777777" w:rsidR="006C3275" w:rsidRPr="006C3275" w:rsidRDefault="006C3275" w:rsidP="006C3275">
      <w:pPr>
        <w:pStyle w:val="BodyText"/>
      </w:pPr>
      <w:r w:rsidRPr="006C3275">
        <w:t>Identifier strategy affects both write performance and long-term maintenance.</w:t>
      </w:r>
    </w:p>
    <w:p w14:paraId="59A276E8" w14:textId="77777777" w:rsidR="006C3275" w:rsidRPr="006C3275" w:rsidRDefault="006C3275" w:rsidP="006C3275">
      <w:pPr>
        <w:pStyle w:val="BodyText"/>
        <w:numPr>
          <w:ilvl w:val="0"/>
          <w:numId w:val="9"/>
        </w:numPr>
      </w:pPr>
      <w:r w:rsidRPr="006C3275">
        <w:lastRenderedPageBreak/>
        <w:t>Random identifiers (e.g. UUIDv4) introduce fragmentation due to non-localised insert patterns.</w:t>
      </w:r>
    </w:p>
    <w:p w14:paraId="48B8924D" w14:textId="77777777" w:rsidR="006C3275" w:rsidRPr="006C3275" w:rsidRDefault="006C3275" w:rsidP="006C3275">
      <w:pPr>
        <w:pStyle w:val="BodyText"/>
        <w:numPr>
          <w:ilvl w:val="0"/>
          <w:numId w:val="9"/>
        </w:numPr>
      </w:pPr>
      <w:r w:rsidRPr="006C3275">
        <w:t>Sequential identifiers improve locality but can introduce contention at scale.</w:t>
      </w:r>
    </w:p>
    <w:p w14:paraId="6BD15CA7" w14:textId="77777777" w:rsidR="006C3275" w:rsidRPr="006C3275" w:rsidRDefault="006C3275" w:rsidP="006C3275">
      <w:pPr>
        <w:pStyle w:val="BodyText"/>
        <w:numPr>
          <w:ilvl w:val="0"/>
          <w:numId w:val="9"/>
        </w:numPr>
      </w:pPr>
      <w:r w:rsidRPr="006C3275">
        <w:t>Time-ordered identifiers attempt to balance these concerns but must be validated against database-specific behaviour.</w:t>
      </w:r>
    </w:p>
    <w:p w14:paraId="59DC53D9" w14:textId="77777777" w:rsidR="006C3275" w:rsidRPr="006C3275" w:rsidRDefault="006C3275" w:rsidP="006C3275">
      <w:pPr>
        <w:pStyle w:val="BodyText"/>
      </w:pPr>
      <w:r w:rsidRPr="006C3275">
        <w:t>Teams must not treat identifier choice as incidental. It directly influences indexing behaviour, fragmentation, and system throughput.</w:t>
      </w:r>
    </w:p>
    <w:p w14:paraId="5E3E0219" w14:textId="77777777" w:rsidR="006C3275" w:rsidRPr="006C3275" w:rsidRDefault="006C3275" w:rsidP="006C3275">
      <w:pPr>
        <w:pStyle w:val="Heading3"/>
      </w:pPr>
      <w:bookmarkStart w:id="88" w:name="_Toc231814418"/>
      <w:r w:rsidRPr="006C3275">
        <w:t>Unicode and String Storage</w:t>
      </w:r>
      <w:bookmarkEnd w:id="88"/>
    </w:p>
    <w:p w14:paraId="0BE367E8" w14:textId="77777777" w:rsidR="006C3275" w:rsidRPr="006C3275" w:rsidRDefault="006C3275" w:rsidP="006C3275">
      <w:pPr>
        <w:pStyle w:val="BodyText"/>
      </w:pPr>
      <w:r w:rsidRPr="006C3275">
        <w:t>String storage decisions should prioritise correctness and interoperability.</w:t>
      </w:r>
    </w:p>
    <w:p w14:paraId="2E15D532" w14:textId="77777777" w:rsidR="006C3275" w:rsidRPr="006C3275" w:rsidRDefault="006C3275" w:rsidP="006C3275">
      <w:pPr>
        <w:pStyle w:val="BodyText"/>
      </w:pPr>
      <w:r w:rsidRPr="006C3275">
        <w:t>Non-Unicode storage relies on code pages, which limit character representation and introduce risk when handling names, addresses, and multilingual data. Unicode-capable storage avoids these limitations.</w:t>
      </w:r>
    </w:p>
    <w:p w14:paraId="16A0B58F" w14:textId="77777777" w:rsidR="006C3275" w:rsidRPr="006C3275" w:rsidRDefault="006C3275" w:rsidP="006C3275">
      <w:pPr>
        <w:pStyle w:val="BodyText"/>
      </w:pPr>
      <w:r w:rsidRPr="006C3275">
        <w:t>In SQL Server environments, this typically means using nvarchar or carefully governing the use of UTF</w:t>
      </w:r>
      <w:r w:rsidRPr="006C3275">
        <w:noBreakHyphen/>
        <w:t>8 collations. The choice should be explicit and justified.</w:t>
      </w:r>
    </w:p>
    <w:p w14:paraId="7EB384AF" w14:textId="77777777" w:rsidR="006C3275" w:rsidRPr="006C3275" w:rsidRDefault="006C3275" w:rsidP="006C3275">
      <w:pPr>
        <w:pStyle w:val="Heading3"/>
      </w:pPr>
      <w:bookmarkStart w:id="89" w:name="_Toc231814419"/>
      <w:r w:rsidRPr="006C3275">
        <w:t>Schema-as-Code and Migration Control</w:t>
      </w:r>
      <w:bookmarkEnd w:id="89"/>
    </w:p>
    <w:p w14:paraId="47F6374B" w14:textId="77777777" w:rsidR="006C3275" w:rsidRPr="006C3275" w:rsidRDefault="006C3275" w:rsidP="006C3275">
      <w:pPr>
        <w:pStyle w:val="BodyText"/>
      </w:pPr>
      <w:r w:rsidRPr="006C3275">
        <w:t>Schema automation does not remove design responsibility.</w:t>
      </w:r>
    </w:p>
    <w:p w14:paraId="4BB40CB1" w14:textId="77777777" w:rsidR="006C3275" w:rsidRPr="006C3275" w:rsidRDefault="006C3275" w:rsidP="006C3275">
      <w:pPr>
        <w:pStyle w:val="BodyText"/>
      </w:pPr>
      <w:r w:rsidRPr="006C3275">
        <w:t>Tools such as EF Core can generate migrations and schema changes, but these must be treated as artefacts subject to review. Production changes should be deployed through controlled, reviewable mechanisms rather than assumed correct by virtue of generation.</w:t>
      </w:r>
    </w:p>
    <w:p w14:paraId="5557B0F9" w14:textId="77777777" w:rsidR="006C3275" w:rsidRPr="006C3275" w:rsidRDefault="006C3275" w:rsidP="006C3275">
      <w:pPr>
        <w:pStyle w:val="BodyText"/>
      </w:pPr>
      <w:r w:rsidRPr="006C3275">
        <w:t>The presence of automation increases speed; it does not replace design discipline.</w:t>
      </w:r>
    </w:p>
    <w:p w14:paraId="017E376F" w14:textId="77777777" w:rsidR="006C3275" w:rsidRPr="006C3275" w:rsidRDefault="006C3275" w:rsidP="006C3275">
      <w:pPr>
        <w:pStyle w:val="Heading3"/>
      </w:pPr>
      <w:bookmarkStart w:id="90" w:name="_Toc231814420"/>
      <w:r w:rsidRPr="006C3275">
        <w:t>Key Point</w:t>
      </w:r>
      <w:bookmarkEnd w:id="90"/>
    </w:p>
    <w:p w14:paraId="62215A17" w14:textId="77777777" w:rsidR="006C3275" w:rsidRPr="006C3275" w:rsidRDefault="006C3275" w:rsidP="006C3275">
      <w:pPr>
        <w:pStyle w:val="BodyText"/>
      </w:pPr>
      <w:r w:rsidRPr="006C3275">
        <w:t>Physical design choices do not define the logical model, but they have significant consequences when poorly chosen. Durable systems require both a stable logical model and a deliberate physical implementation.</w:t>
      </w:r>
    </w:p>
    <w:p w14:paraId="2EB2ACBD" w14:textId="77777777" w:rsidR="006C3275" w:rsidRPr="006C3275" w:rsidRDefault="006C3275" w:rsidP="006C3275">
      <w:pPr>
        <w:pStyle w:val="Heading2"/>
      </w:pPr>
      <w:bookmarkStart w:id="91" w:name="_Toc231814421"/>
      <w:r w:rsidRPr="006C3275">
        <w:t>Appendix C – Interfaces, Views, and Data Exchange</w:t>
      </w:r>
      <w:bookmarkEnd w:id="91"/>
    </w:p>
    <w:p w14:paraId="17999CF7" w14:textId="77777777" w:rsidR="006C3275" w:rsidRPr="006C3275" w:rsidRDefault="006C3275" w:rsidP="006C3275">
      <w:pPr>
        <w:pStyle w:val="BodyText"/>
      </w:pPr>
      <w:r w:rsidRPr="006C3275">
        <w:t>This appendix clarifies the distinction between internal structures, database views, and external interfaces, and addresses the risks associated with bypassing system-level validation.</w:t>
      </w:r>
    </w:p>
    <w:p w14:paraId="7B275C16" w14:textId="77777777" w:rsidR="006C3275" w:rsidRPr="006C3275" w:rsidRDefault="006C3275" w:rsidP="006C3275">
      <w:pPr>
        <w:pStyle w:val="Heading3"/>
      </w:pPr>
      <w:bookmarkStart w:id="92" w:name="_Toc231814422"/>
      <w:r w:rsidRPr="006C3275">
        <w:t>Views as Legacy Interface Constructs</w:t>
      </w:r>
      <w:bookmarkEnd w:id="92"/>
    </w:p>
    <w:p w14:paraId="3004A637" w14:textId="77777777" w:rsidR="006C3275" w:rsidRPr="006C3275" w:rsidRDefault="006C3275" w:rsidP="006C3275">
      <w:pPr>
        <w:pStyle w:val="BodyText"/>
      </w:pPr>
      <w:r w:rsidRPr="006C3275">
        <w:t>Database views have historically been used to present data in a form suitable for consumption by other systems. In practice, they function as interfaces: they shape, filter, and project internal data into a consumer-facing structure.</w:t>
      </w:r>
    </w:p>
    <w:p w14:paraId="3D6946F3" w14:textId="77777777" w:rsidR="006C3275" w:rsidRDefault="006C3275" w:rsidP="006C3275">
      <w:pPr>
        <w:pStyle w:val="BodyText"/>
      </w:pPr>
      <w:r w:rsidRPr="006C3275">
        <w:lastRenderedPageBreak/>
        <w:t>In this sense, views can be understood as an earlier form of interface — effectively a “sideways” conceptual representation used for data exchange. They expose selected aspects of the underlying model in a way that is more recognisable to the consumer.</w:t>
      </w:r>
    </w:p>
    <w:p w14:paraId="595ABD11" w14:textId="2ADEFADB" w:rsidR="006C3275" w:rsidRPr="006C3275" w:rsidRDefault="006C3275" w:rsidP="006C3275">
      <w:pPr>
        <w:pStyle w:val="BodyText"/>
      </w:pPr>
      <w:r>
        <w:t xml:space="preserve">Essentially, they protect systems from being too tightly bound at the logical layer of either. </w:t>
      </w:r>
    </w:p>
    <w:p w14:paraId="560D3529" w14:textId="77777777" w:rsidR="006C3275" w:rsidRPr="006C3275" w:rsidRDefault="006C3275" w:rsidP="006C3275">
      <w:pPr>
        <w:pStyle w:val="Heading3"/>
      </w:pPr>
      <w:bookmarkStart w:id="93" w:name="_Toc231814423"/>
      <w:r w:rsidRPr="006C3275">
        <w:t>APIs as the Preferred Interface Model</w:t>
      </w:r>
      <w:bookmarkEnd w:id="93"/>
    </w:p>
    <w:p w14:paraId="53BD511E" w14:textId="77777777" w:rsidR="006C3275" w:rsidRPr="006C3275" w:rsidRDefault="006C3275" w:rsidP="006C3275">
      <w:pPr>
        <w:pStyle w:val="BodyText"/>
      </w:pPr>
      <w:r w:rsidRPr="006C3275">
        <w:t>Modern system design favours APIs as the primary mechanism for data exchange.</w:t>
      </w:r>
    </w:p>
    <w:p w14:paraId="20DDC2F8" w14:textId="77777777" w:rsidR="006C3275" w:rsidRPr="006C3275" w:rsidRDefault="006C3275" w:rsidP="006C3275">
      <w:pPr>
        <w:pStyle w:val="BodyText"/>
      </w:pPr>
      <w:r w:rsidRPr="006C3275">
        <w:t>APIs provide:</w:t>
      </w:r>
    </w:p>
    <w:p w14:paraId="768D5A1D" w14:textId="77777777" w:rsidR="006C3275" w:rsidRPr="006C3275" w:rsidRDefault="006C3275" w:rsidP="006C3275">
      <w:pPr>
        <w:pStyle w:val="BodyText"/>
        <w:numPr>
          <w:ilvl w:val="0"/>
          <w:numId w:val="10"/>
        </w:numPr>
      </w:pPr>
      <w:r w:rsidRPr="006C3275">
        <w:t>explicit contracts</w:t>
      </w:r>
    </w:p>
    <w:p w14:paraId="27C70951" w14:textId="77777777" w:rsidR="006C3275" w:rsidRPr="006C3275" w:rsidRDefault="006C3275" w:rsidP="006C3275">
      <w:pPr>
        <w:pStyle w:val="BodyText"/>
        <w:numPr>
          <w:ilvl w:val="0"/>
          <w:numId w:val="10"/>
        </w:numPr>
      </w:pPr>
      <w:r w:rsidRPr="006C3275">
        <w:t>controlled projection of internal structures</w:t>
      </w:r>
    </w:p>
    <w:p w14:paraId="19BD28CB" w14:textId="77777777" w:rsidR="006C3275" w:rsidRPr="006C3275" w:rsidRDefault="006C3275" w:rsidP="006C3275">
      <w:pPr>
        <w:pStyle w:val="BodyText"/>
        <w:numPr>
          <w:ilvl w:val="0"/>
          <w:numId w:val="10"/>
        </w:numPr>
      </w:pPr>
      <w:r w:rsidRPr="006C3275">
        <w:t>validation of incoming and outgoing data</w:t>
      </w:r>
    </w:p>
    <w:p w14:paraId="08D2A859" w14:textId="77777777" w:rsidR="006C3275" w:rsidRPr="006C3275" w:rsidRDefault="006C3275" w:rsidP="006C3275">
      <w:pPr>
        <w:pStyle w:val="BodyText"/>
        <w:numPr>
          <w:ilvl w:val="0"/>
          <w:numId w:val="10"/>
        </w:numPr>
      </w:pPr>
      <w:r w:rsidRPr="006C3275">
        <w:t>enforcement of business rules</w:t>
      </w:r>
    </w:p>
    <w:p w14:paraId="14912571" w14:textId="77777777" w:rsidR="006C3275" w:rsidRPr="006C3275" w:rsidRDefault="006C3275" w:rsidP="006C3275">
      <w:pPr>
        <w:pStyle w:val="BodyText"/>
      </w:pPr>
      <w:r w:rsidRPr="006C3275">
        <w:t>Where views expose structure, APIs express behaviour. They allow systems to validate, transform, and constrain data at the boundary, rather than relying on structural alignment alone.</w:t>
      </w:r>
    </w:p>
    <w:p w14:paraId="1F5621FD" w14:textId="77777777" w:rsidR="006C3275" w:rsidRPr="006C3275" w:rsidRDefault="006C3275" w:rsidP="006C3275">
      <w:pPr>
        <w:pStyle w:val="BodyText"/>
      </w:pPr>
      <w:r w:rsidRPr="006C3275">
        <w:t>APIs therefore implement the conceptual layer for system interaction, projecting business-recognisable forms from an underlying logical model.</w:t>
      </w:r>
    </w:p>
    <w:p w14:paraId="54A361C4" w14:textId="77777777" w:rsidR="006C3275" w:rsidRPr="006C3275" w:rsidRDefault="006C3275" w:rsidP="006C3275">
      <w:pPr>
        <w:pStyle w:val="Heading4"/>
      </w:pPr>
      <w:bookmarkStart w:id="94" w:name="_Toc231814424"/>
      <w:r w:rsidRPr="006C3275">
        <w:t>The Problem with Direct Database-to-Database Transfer</w:t>
      </w:r>
      <w:bookmarkEnd w:id="94"/>
    </w:p>
    <w:p w14:paraId="1AEA8C60" w14:textId="77777777" w:rsidR="006C3275" w:rsidRPr="006C3275" w:rsidRDefault="006C3275" w:rsidP="006C3275">
      <w:pPr>
        <w:pStyle w:val="BodyText"/>
      </w:pPr>
      <w:r w:rsidRPr="006C3275">
        <w:t>Data movement that bypasses system interfaces introduces significant risk.</w:t>
      </w:r>
    </w:p>
    <w:p w14:paraId="3317EF21" w14:textId="62AF7457" w:rsidR="006C3275" w:rsidRPr="006C3275" w:rsidRDefault="006C3275" w:rsidP="006C3275">
      <w:pPr>
        <w:pStyle w:val="BodyText"/>
      </w:pPr>
      <w:r w:rsidRPr="006C3275">
        <w:t>ETL processes used in migrations or integration — particularly database-to-database transfers — often bypass the validation logic of the target system</w:t>
      </w:r>
      <w:r w:rsidR="00BA4134">
        <w:t xml:space="preserve"> as it is in the tier above (system tier)</w:t>
      </w:r>
      <w:r w:rsidRPr="006C3275">
        <w:t>. Data is inserted directly into structures without passing through the rules that govern how that data should be created, updated, or interpreted.</w:t>
      </w:r>
    </w:p>
    <w:p w14:paraId="383D9DEE" w14:textId="77777777" w:rsidR="006C3275" w:rsidRPr="006C3275" w:rsidRDefault="006C3275" w:rsidP="006C3275">
      <w:pPr>
        <w:pStyle w:val="BodyText"/>
      </w:pPr>
      <w:r w:rsidRPr="006C3275">
        <w:t>Even small differences between source assumptions and target validation rules can result in persistent inconsistencies.</w:t>
      </w:r>
    </w:p>
    <w:p w14:paraId="2EE07E3E" w14:textId="77777777" w:rsidR="006C3275" w:rsidRPr="006C3275" w:rsidRDefault="006C3275" w:rsidP="006C3275">
      <w:pPr>
        <w:pStyle w:val="BodyText"/>
      </w:pPr>
      <w:r w:rsidRPr="006C3275">
        <w:t>These issues are rarely visible at the time of transfer. Instead, they appear later as:</w:t>
      </w:r>
    </w:p>
    <w:p w14:paraId="7557CEA3" w14:textId="77777777" w:rsidR="006C3275" w:rsidRPr="006C3275" w:rsidRDefault="006C3275" w:rsidP="006C3275">
      <w:pPr>
        <w:pStyle w:val="BodyText"/>
        <w:numPr>
          <w:ilvl w:val="0"/>
          <w:numId w:val="11"/>
        </w:numPr>
      </w:pPr>
      <w:r w:rsidRPr="006C3275">
        <w:t>subtle data defects</w:t>
      </w:r>
    </w:p>
    <w:p w14:paraId="449F334F" w14:textId="77777777" w:rsidR="006C3275" w:rsidRPr="006C3275" w:rsidRDefault="006C3275" w:rsidP="006C3275">
      <w:pPr>
        <w:pStyle w:val="BodyText"/>
        <w:numPr>
          <w:ilvl w:val="0"/>
          <w:numId w:val="11"/>
        </w:numPr>
      </w:pPr>
      <w:r w:rsidRPr="006C3275">
        <w:t>reconciliation issues</w:t>
      </w:r>
    </w:p>
    <w:p w14:paraId="2A802D5A" w14:textId="77777777" w:rsidR="006C3275" w:rsidRPr="006C3275" w:rsidRDefault="006C3275" w:rsidP="006C3275">
      <w:pPr>
        <w:pStyle w:val="BodyText"/>
        <w:numPr>
          <w:ilvl w:val="0"/>
          <w:numId w:val="11"/>
        </w:numPr>
      </w:pPr>
      <w:r w:rsidRPr="006C3275">
        <w:t>behavioural inconsistencies</w:t>
      </w:r>
    </w:p>
    <w:p w14:paraId="12588C65" w14:textId="77777777" w:rsidR="006C3275" w:rsidRPr="006C3275" w:rsidRDefault="006C3275" w:rsidP="006C3275">
      <w:pPr>
        <w:pStyle w:val="BodyText"/>
        <w:numPr>
          <w:ilvl w:val="0"/>
          <w:numId w:val="11"/>
        </w:numPr>
      </w:pPr>
      <w:r w:rsidRPr="006C3275">
        <w:t>long-term maintenance overhead</w:t>
      </w:r>
    </w:p>
    <w:p w14:paraId="544585B8" w14:textId="4DBC1BE9" w:rsidR="006C3275" w:rsidRPr="006C3275" w:rsidRDefault="006C3275" w:rsidP="006C3275">
      <w:pPr>
        <w:pStyle w:val="BodyText"/>
      </w:pPr>
      <w:r w:rsidRPr="006C3275">
        <w:t>In effect, the system is populated with data that it would not have accepted through its own interfaces.</w:t>
      </w:r>
    </w:p>
    <w:p w14:paraId="0A27C22F" w14:textId="77777777" w:rsidR="006C3275" w:rsidRPr="006C3275" w:rsidRDefault="006C3275" w:rsidP="006C3275">
      <w:pPr>
        <w:pStyle w:val="Heading4"/>
      </w:pPr>
      <w:bookmarkStart w:id="95" w:name="_Toc231814425"/>
      <w:r w:rsidRPr="006C3275">
        <w:t>System Integrity and Validation Boundaries</w:t>
      </w:r>
      <w:bookmarkEnd w:id="95"/>
    </w:p>
    <w:p w14:paraId="32512C7D" w14:textId="77777777" w:rsidR="006C3275" w:rsidRPr="006C3275" w:rsidRDefault="006C3275" w:rsidP="006C3275">
      <w:pPr>
        <w:pStyle w:val="BodyText"/>
      </w:pPr>
      <w:r w:rsidRPr="006C3275">
        <w:t>A system’s integrity depends on controlling how data enters and changes within it.</w:t>
      </w:r>
    </w:p>
    <w:p w14:paraId="6F247FB7" w14:textId="77777777" w:rsidR="006C3275" w:rsidRPr="006C3275" w:rsidRDefault="006C3275" w:rsidP="006C3275">
      <w:pPr>
        <w:pStyle w:val="BodyText"/>
      </w:pPr>
      <w:r w:rsidRPr="006C3275">
        <w:lastRenderedPageBreak/>
        <w:t>Where APIs are used, validation logic is applied consistently, and assumptions can be enforced. Where data bypasses those interfaces, the system’s invariants are undermined.</w:t>
      </w:r>
    </w:p>
    <w:p w14:paraId="6644742F" w14:textId="77777777" w:rsidR="006C3275" w:rsidRPr="006C3275" w:rsidRDefault="006C3275" w:rsidP="006C3275">
      <w:pPr>
        <w:pStyle w:val="BodyText"/>
      </w:pPr>
      <w:r w:rsidRPr="006C3275">
        <w:t>This leads to divergence between:</w:t>
      </w:r>
    </w:p>
    <w:p w14:paraId="6B2A0DB5" w14:textId="77777777" w:rsidR="006C3275" w:rsidRPr="006C3275" w:rsidRDefault="006C3275" w:rsidP="006C3275">
      <w:pPr>
        <w:pStyle w:val="BodyText"/>
        <w:numPr>
          <w:ilvl w:val="0"/>
          <w:numId w:val="12"/>
        </w:numPr>
      </w:pPr>
      <w:r w:rsidRPr="006C3275">
        <w:t>the rules implemented by the system</w:t>
      </w:r>
    </w:p>
    <w:p w14:paraId="475CC267" w14:textId="77777777" w:rsidR="006C3275" w:rsidRPr="006C3275" w:rsidRDefault="006C3275" w:rsidP="006C3275">
      <w:pPr>
        <w:pStyle w:val="BodyText"/>
        <w:numPr>
          <w:ilvl w:val="0"/>
          <w:numId w:val="12"/>
        </w:numPr>
      </w:pPr>
      <w:r w:rsidRPr="006C3275">
        <w:t>the data stored within it</w:t>
      </w:r>
    </w:p>
    <w:p w14:paraId="4C9AC7C1" w14:textId="77777777" w:rsidR="006C3275" w:rsidRPr="006C3275" w:rsidRDefault="006C3275" w:rsidP="006C3275">
      <w:pPr>
        <w:pStyle w:val="BodyText"/>
      </w:pPr>
      <w:r w:rsidRPr="006C3275">
        <w:t>Over time, that divergence becomes increasingly difficult to detect and correct.</w:t>
      </w:r>
    </w:p>
    <w:p w14:paraId="0E3E6723" w14:textId="77777777" w:rsidR="006C3275" w:rsidRPr="006C3275" w:rsidRDefault="006C3275" w:rsidP="006C3275">
      <w:pPr>
        <w:pStyle w:val="Heading4"/>
      </w:pPr>
      <w:bookmarkStart w:id="96" w:name="_Toc231814426"/>
      <w:r w:rsidRPr="006C3275">
        <w:t>Practical Position</w:t>
      </w:r>
      <w:bookmarkEnd w:id="96"/>
    </w:p>
    <w:p w14:paraId="0B07680F" w14:textId="77777777" w:rsidR="006C3275" w:rsidRPr="006C3275" w:rsidRDefault="006C3275" w:rsidP="006C3275">
      <w:pPr>
        <w:pStyle w:val="BodyText"/>
      </w:pPr>
      <w:r w:rsidRPr="006C3275">
        <w:t>This appendix does not suggest that ETL, views, or bulk data movement are never appropriate. They are often necessary, particularly in migration or reporting scenarios.</w:t>
      </w:r>
    </w:p>
    <w:p w14:paraId="362FBFB9" w14:textId="77777777" w:rsidR="006C3275" w:rsidRPr="006C3275" w:rsidRDefault="006C3275" w:rsidP="006C3275">
      <w:pPr>
        <w:pStyle w:val="BodyText"/>
      </w:pPr>
      <w:r w:rsidRPr="006C3275">
        <w:t>However, where they are used:</w:t>
      </w:r>
    </w:p>
    <w:p w14:paraId="60DADF7E" w14:textId="77777777" w:rsidR="006C3275" w:rsidRPr="006C3275" w:rsidRDefault="006C3275" w:rsidP="006C3275">
      <w:pPr>
        <w:pStyle w:val="BodyText"/>
        <w:numPr>
          <w:ilvl w:val="0"/>
          <w:numId w:val="13"/>
        </w:numPr>
      </w:pPr>
      <w:r w:rsidRPr="006C3275">
        <w:t>the absence of validation must be understood and explicitly compensated for</w:t>
      </w:r>
    </w:p>
    <w:p w14:paraId="47BCC2F5" w14:textId="77777777" w:rsidR="006C3275" w:rsidRPr="006C3275" w:rsidRDefault="006C3275" w:rsidP="006C3275">
      <w:pPr>
        <w:pStyle w:val="BodyText"/>
        <w:numPr>
          <w:ilvl w:val="0"/>
          <w:numId w:val="13"/>
        </w:numPr>
      </w:pPr>
      <w:r w:rsidRPr="006C3275">
        <w:t>data must be reconciled against system rules after ingestion</w:t>
      </w:r>
    </w:p>
    <w:p w14:paraId="2F901735" w14:textId="77777777" w:rsidR="006C3275" w:rsidRPr="006C3275" w:rsidRDefault="006C3275" w:rsidP="006C3275">
      <w:pPr>
        <w:pStyle w:val="BodyText"/>
        <w:numPr>
          <w:ilvl w:val="0"/>
          <w:numId w:val="13"/>
        </w:numPr>
      </w:pPr>
      <w:r w:rsidRPr="006C3275">
        <w:t>the use of direct structural transfer must be treated as an exception, not a default</w:t>
      </w:r>
    </w:p>
    <w:p w14:paraId="45D71CCD" w14:textId="242578D2" w:rsidR="006C3275" w:rsidRPr="006C3275" w:rsidRDefault="006C3275" w:rsidP="006C3275">
      <w:pPr>
        <w:pStyle w:val="BodyText"/>
      </w:pPr>
      <w:r w:rsidRPr="006C3275">
        <w:t>For ongoing system interaction, APIs should be the preferred mechanism. They provide the necessary boundary to ensure that conceptual meaning, logical structure, and system behaviour remain aligned.</w:t>
      </w:r>
      <w:r w:rsidR="00431533">
        <w:t xml:space="preserve"> Legacy systems or data marts that have no integration specific API endpoints, ETL’s continuance is simply pragmatic. </w:t>
      </w:r>
    </w:p>
    <w:p w14:paraId="4ED008F8" w14:textId="5FBCE388" w:rsidR="0012615C" w:rsidRPr="008C39DC" w:rsidRDefault="00680D51" w:rsidP="008C39DC">
      <w:pPr>
        <w:pStyle w:val="BodyText"/>
      </w:pPr>
      <w:r>
        <w:t xml:space="preserve"> </w:t>
      </w:r>
    </w:p>
    <w:sectPr w:rsidR="0012615C" w:rsidRPr="008C39DC" w:rsidSect="00A2102D">
      <w:headerReference w:type="even" r:id="rId130"/>
      <w:headerReference w:type="default" r:id="rId131"/>
      <w:footerReference w:type="even" r:id="rId132"/>
      <w:footerReference w:type="default" r:id="rId133"/>
      <w:headerReference w:type="first" r:id="rId134"/>
      <w:footerReference w:type="first" r:id="rId135"/>
      <w:pgSz w:w="11906" w:h="16838"/>
      <w:pgMar w:top="1843" w:right="1191" w:bottom="1021" w:left="1191"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Craig Moir" w:date="2026-06-16T10:29:00Z" w:initials="CM">
    <w:p w14:paraId="040A9878" w14:textId="77777777" w:rsidR="001113F2" w:rsidRDefault="001113F2" w:rsidP="001113F2">
      <w:pPr>
        <w:pStyle w:val="CommentText"/>
      </w:pPr>
      <w:r>
        <w:rPr>
          <w:rStyle w:val="CommentReference"/>
        </w:rPr>
        <w:annotationRef/>
      </w:r>
      <w:r>
        <w:t xml:space="preserve">This is not wrong, but the practical constraint for testers could  be made clearer. </w:t>
      </w:r>
      <w:r>
        <w:br/>
      </w:r>
      <w:r>
        <w:br/>
        <w:t>In agile delivery, tests are normally bounded by the implemented slice and the acceptance criteria for that work item. Testers can and should ask questions about the intended logical model where it affects behaviour, lifecycle, roles etc. However, they cannot meaningfully test for capabilities, states, or roles that have not yet been built.</w:t>
      </w:r>
    </w:p>
    <w:p w14:paraId="0DA9AD3D" w14:textId="77777777" w:rsidR="001113F2" w:rsidRDefault="001113F2" w:rsidP="001113F2">
      <w:pPr>
        <w:pStyle w:val="CommentText"/>
      </w:pPr>
      <w:r>
        <w:br/>
        <w:t xml:space="preserve">Automated GUI tests are always  more concrete: they validate the screens, flows, payloads, and behaviours that exist, and are usually directly traceable to the ACs.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A9AD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F9F2C1" w16cex:dateUtc="2026-06-15T22: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A9AD3D" w16cid:durableId="01F9F2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47686" w14:textId="77777777" w:rsidR="006032C7" w:rsidRDefault="006032C7" w:rsidP="0021141C">
      <w:pPr>
        <w:spacing w:before="0" w:after="0" w:line="240" w:lineRule="auto"/>
      </w:pPr>
      <w:r>
        <w:separator/>
      </w:r>
    </w:p>
    <w:p w14:paraId="1F13A4CF" w14:textId="77777777" w:rsidR="006032C7" w:rsidRDefault="006032C7"/>
  </w:endnote>
  <w:endnote w:type="continuationSeparator" w:id="0">
    <w:p w14:paraId="3CD21840" w14:textId="77777777" w:rsidR="006032C7" w:rsidRDefault="006032C7" w:rsidP="0021141C">
      <w:pPr>
        <w:spacing w:before="0" w:after="0" w:line="240" w:lineRule="auto"/>
      </w:pPr>
      <w:r>
        <w:continuationSeparator/>
      </w:r>
    </w:p>
    <w:p w14:paraId="62F916BB" w14:textId="77777777" w:rsidR="006032C7" w:rsidRDefault="006032C7"/>
  </w:endnote>
  <w:endnote w:type="continuationNotice" w:id="1">
    <w:p w14:paraId="109173B9" w14:textId="77777777" w:rsidR="006032C7" w:rsidRDefault="006032C7">
      <w:pPr>
        <w:spacing w:before="0" w:after="0" w:line="240" w:lineRule="auto"/>
      </w:pPr>
    </w:p>
    <w:p w14:paraId="37113F5F" w14:textId="77777777" w:rsidR="006032C7" w:rsidRDefault="006032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437E62A5" w:rsidR="00F67433" w:rsidRDefault="00240F16">
    <w:pPr>
      <w:pStyle w:val="Footer"/>
    </w:pPr>
    <w:r>
      <w:rPr>
        <w:noProof/>
      </w:rPr>
      <mc:AlternateContent>
        <mc:Choice Requires="wps">
          <w:drawing>
            <wp:anchor distT="0" distB="0" distL="0" distR="0" simplePos="0" relativeHeight="251658752" behindDoc="0" locked="0" layoutInCell="1" allowOverlap="1" wp14:anchorId="629B2F94" wp14:editId="245A5AE6">
              <wp:simplePos x="635" y="635"/>
              <wp:positionH relativeFrom="page">
                <wp:align>center</wp:align>
              </wp:positionH>
              <wp:positionV relativeFrom="page">
                <wp:align>bottom</wp:align>
              </wp:positionV>
              <wp:extent cx="2214245" cy="445135"/>
              <wp:effectExtent l="0" t="0" r="14605" b="0"/>
              <wp:wrapNone/>
              <wp:docPr id="2016926152" name="Text Box 19" descr="[IN-CONFIDENCE - RELEASE EX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14245" cy="445135"/>
                      </a:xfrm>
                      <a:prstGeom prst="rect">
                        <a:avLst/>
                      </a:prstGeom>
                      <a:noFill/>
                      <a:ln>
                        <a:noFill/>
                      </a:ln>
                    </wps:spPr>
                    <wps:txbx>
                      <w:txbxContent>
                        <w:p w14:paraId="394A1448" w14:textId="69F8E572" w:rsidR="00240F16" w:rsidRPr="00240F16" w:rsidRDefault="00240F16" w:rsidP="00240F16">
                          <w:pPr>
                            <w:spacing w:after="0"/>
                            <w:rPr>
                              <w:rFonts w:ascii="Aptos" w:eastAsia="Aptos" w:hAnsi="Aptos" w:cs="Aptos"/>
                              <w:noProof/>
                              <w:color w:val="000000"/>
                              <w:sz w:val="20"/>
                              <w:szCs w:val="20"/>
                            </w:rPr>
                          </w:pPr>
                          <w:r w:rsidRPr="00240F16">
                            <w:rPr>
                              <w:rFonts w:ascii="Aptos" w:eastAsia="Aptos" w:hAnsi="Aptos" w:cs="Aptos"/>
                              <w:noProof/>
                              <w:color w:val="000000"/>
                              <w:sz w:val="20"/>
                              <w:szCs w:val="20"/>
                            </w:rPr>
                            <w:t>[IN-CONFIDENCE - RELEASE EXTERNAL]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29B2F94" id="_x0000_t202" coordsize="21600,21600" o:spt="202" path="m,l,21600r21600,l21600,xe">
              <v:stroke joinstyle="miter"/>
              <v:path gradientshapeok="t" o:connecttype="rect"/>
            </v:shapetype>
            <v:shape id="Text Box 19" o:spid="_x0000_s1028" type="#_x0000_t202" alt="[IN-CONFIDENCE - RELEASE EXTERNAL]" style="position:absolute;margin-left:0;margin-top:0;width:174.35pt;height:35.0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" filled="f" stroked="f">
              <v:textbox style="mso-fit-shape-to-text:t" inset="0,0,0,15pt">
                <w:txbxContent>
                  <w:p w14:paraId="394A1448" w14:textId="69F8E572" w:rsidR="00240F16" w:rsidRPr="00240F16" w:rsidRDefault="00240F16" w:rsidP="00240F16">
                    <w:pPr>
                      <w:spacing w:after="0"/>
                      <w:rPr>
                        <w:rFonts w:ascii="Aptos" w:eastAsia="Aptos" w:hAnsi="Aptos" w:cs="Aptos"/>
                        <w:noProof/>
                        <w:color w:val="000000"/>
                        <w:sz w:val="20"/>
                        <w:szCs w:val="20"/>
                      </w:rPr>
                    </w:pPr>
                    <w:r w:rsidRPr="00240F16">
                      <w:rPr>
                        <w:rFonts w:ascii="Aptos" w:eastAsia="Aptos" w:hAnsi="Aptos" w:cs="Aptos"/>
                        <w:noProof/>
                        <w:color w:val="000000"/>
                        <w:sz w:val="20"/>
                        <w:szCs w:val="20"/>
                      </w:rPr>
                      <w:t>[IN-CONFIDENCE - RELEASE EXTERNAL]</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63A44EAB" w:rsidR="0021141C" w:rsidRDefault="00240F16"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9776" behindDoc="0" locked="0" layoutInCell="1" allowOverlap="1" wp14:anchorId="316ADC06" wp14:editId="6C3708A4">
              <wp:simplePos x="754144" y="9728462"/>
              <wp:positionH relativeFrom="page">
                <wp:align>center</wp:align>
              </wp:positionH>
              <wp:positionV relativeFrom="page">
                <wp:align>bottom</wp:align>
              </wp:positionV>
              <wp:extent cx="2214245" cy="445135"/>
              <wp:effectExtent l="0" t="0" r="14605" b="0"/>
              <wp:wrapNone/>
              <wp:docPr id="1359711489" name="Text Box 20" descr="[IN-CONFIDENCE - RELEASE EX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14245" cy="445135"/>
                      </a:xfrm>
                      <a:prstGeom prst="rect">
                        <a:avLst/>
                      </a:prstGeom>
                      <a:noFill/>
                      <a:ln>
                        <a:noFill/>
                      </a:ln>
                    </wps:spPr>
                    <wps:txbx>
                      <w:txbxContent>
                        <w:p w14:paraId="4F0D0B6B" w14:textId="427BEC33" w:rsidR="00240F16" w:rsidRPr="00240F16" w:rsidRDefault="00240F16" w:rsidP="00240F16">
                          <w:pPr>
                            <w:spacing w:after="0"/>
                            <w:rPr>
                              <w:rFonts w:ascii="Aptos" w:eastAsia="Aptos" w:hAnsi="Aptos" w:cs="Aptos"/>
                              <w:noProof/>
                              <w:color w:val="000000"/>
                              <w:sz w:val="20"/>
                              <w:szCs w:val="20"/>
                            </w:rPr>
                          </w:pPr>
                          <w:r w:rsidRPr="00240F16">
                            <w:rPr>
                              <w:rFonts w:ascii="Aptos" w:eastAsia="Aptos" w:hAnsi="Aptos" w:cs="Aptos"/>
                              <w:noProof/>
                              <w:color w:val="000000"/>
                              <w:sz w:val="20"/>
                              <w:szCs w:val="20"/>
                            </w:rPr>
                            <w:t>[IN-CONFIDENCE - RELEASE EXTERNAL]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16ADC06" id="_x0000_t202" coordsize="21600,21600" o:spt="202" path="m,l,21600r21600,l21600,xe">
              <v:stroke joinstyle="miter"/>
              <v:path gradientshapeok="t" o:connecttype="rect"/>
            </v:shapetype>
            <v:shape id="Text Box 20" o:spid="_x0000_s1029" type="#_x0000_t202" alt="[IN-CONFIDENCE - RELEASE EXTERNAL]" style="position:absolute;margin-left:0;margin-top:0;width:174.35pt;height:35.05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" filled="f" stroked="f">
              <v:textbox style="mso-fit-shape-to-text:t" inset="0,0,0,15pt">
                <w:txbxContent>
                  <w:p w14:paraId="4F0D0B6B" w14:textId="427BEC33" w:rsidR="00240F16" w:rsidRPr="00240F16" w:rsidRDefault="00240F16" w:rsidP="00240F16">
                    <w:pPr>
                      <w:spacing w:after="0"/>
                      <w:rPr>
                        <w:rFonts w:ascii="Aptos" w:eastAsia="Aptos" w:hAnsi="Aptos" w:cs="Aptos"/>
                        <w:noProof/>
                        <w:color w:val="000000"/>
                        <w:sz w:val="20"/>
                        <w:szCs w:val="20"/>
                      </w:rPr>
                    </w:pPr>
                    <w:r w:rsidRPr="00240F16">
                      <w:rPr>
                        <w:rFonts w:ascii="Aptos" w:eastAsia="Aptos" w:hAnsi="Aptos" w:cs="Aptos"/>
                        <w:noProof/>
                        <w:color w:val="000000"/>
                        <w:sz w:val="20"/>
                        <w:szCs w:val="20"/>
                      </w:rPr>
                      <w:t>[IN-CONFIDENCE - RELEASE EXTERNAL]</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 NUMPAGES  \* Arabic  \* MERGEFORMAT ">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4B72F294" w:rsidR="00400A3B" w:rsidRPr="00400A3B" w:rsidRDefault="00240F16"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7728" behindDoc="0" locked="0" layoutInCell="1" allowOverlap="1" wp14:anchorId="13D0E41F" wp14:editId="4CF58FC9">
              <wp:simplePos x="635" y="635"/>
              <wp:positionH relativeFrom="page">
                <wp:align>center</wp:align>
              </wp:positionH>
              <wp:positionV relativeFrom="page">
                <wp:align>bottom</wp:align>
              </wp:positionV>
              <wp:extent cx="2214245" cy="445135"/>
              <wp:effectExtent l="0" t="0" r="14605" b="0"/>
              <wp:wrapNone/>
              <wp:docPr id="83032389" name="Text Box 18" descr="[IN-CONFIDENCE - RELEASE EX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14245" cy="445135"/>
                      </a:xfrm>
                      <a:prstGeom prst="rect">
                        <a:avLst/>
                      </a:prstGeom>
                      <a:noFill/>
                      <a:ln>
                        <a:noFill/>
                      </a:ln>
                    </wps:spPr>
                    <wps:txbx>
                      <w:txbxContent>
                        <w:p w14:paraId="67643A40" w14:textId="0B1BA722" w:rsidR="00240F16" w:rsidRPr="00240F16" w:rsidRDefault="00240F16" w:rsidP="00240F16">
                          <w:pPr>
                            <w:spacing w:after="0"/>
                            <w:rPr>
                              <w:rFonts w:ascii="Aptos" w:eastAsia="Aptos" w:hAnsi="Aptos" w:cs="Aptos"/>
                              <w:noProof/>
                              <w:color w:val="000000"/>
                              <w:sz w:val="20"/>
                              <w:szCs w:val="20"/>
                            </w:rPr>
                          </w:pPr>
                          <w:r w:rsidRPr="00240F16">
                            <w:rPr>
                              <w:rFonts w:ascii="Aptos" w:eastAsia="Aptos" w:hAnsi="Aptos" w:cs="Aptos"/>
                              <w:noProof/>
                              <w:color w:val="000000"/>
                              <w:sz w:val="20"/>
                              <w:szCs w:val="20"/>
                            </w:rPr>
                            <w:t>[IN-CONFIDENCE - RELEASE EXTERNAL]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D0E41F" id="_x0000_t202" coordsize="21600,21600" o:spt="202" path="m,l,21600r21600,l21600,xe">
              <v:stroke joinstyle="miter"/>
              <v:path gradientshapeok="t" o:connecttype="rect"/>
            </v:shapetype>
            <v:shape id="Text Box 18" o:spid="_x0000_s1031" type="#_x0000_t202" alt="[IN-CONFIDENCE - RELEASE EXTERNAL]" style="position:absolute;margin-left:0;margin-top:0;width:174.35pt;height:35.0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" filled="f" stroked="f">
              <v:textbox style="mso-fit-shape-to-text:t" inset="0,0,0,15pt">
                <w:txbxContent>
                  <w:p w14:paraId="67643A40" w14:textId="0B1BA722" w:rsidR="00240F16" w:rsidRPr="00240F16" w:rsidRDefault="00240F16" w:rsidP="00240F16">
                    <w:pPr>
                      <w:spacing w:after="0"/>
                      <w:rPr>
                        <w:rFonts w:ascii="Aptos" w:eastAsia="Aptos" w:hAnsi="Aptos" w:cs="Aptos"/>
                        <w:noProof/>
                        <w:color w:val="000000"/>
                        <w:sz w:val="20"/>
                        <w:szCs w:val="20"/>
                      </w:rPr>
                    </w:pPr>
                    <w:r w:rsidRPr="00240F16">
                      <w:rPr>
                        <w:rFonts w:ascii="Aptos" w:eastAsia="Aptos" w:hAnsi="Aptos" w:cs="Aptos"/>
                        <w:noProof/>
                        <w:color w:val="000000"/>
                        <w:sz w:val="20"/>
                        <w:szCs w:val="20"/>
                      </w:rPr>
                      <w:t>[IN-CONFIDENCE - RELEASE EXTERNAL]</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 NUMPAGES  \* Arabic  \* MERGEFORMAT ">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A9FEF" w14:textId="77777777" w:rsidR="006032C7" w:rsidRDefault="006032C7" w:rsidP="0021141C">
      <w:pPr>
        <w:spacing w:before="0" w:after="0" w:line="240" w:lineRule="auto"/>
      </w:pPr>
      <w:r>
        <w:separator/>
      </w:r>
    </w:p>
    <w:p w14:paraId="1D766E6A" w14:textId="77777777" w:rsidR="006032C7" w:rsidRDefault="006032C7"/>
  </w:footnote>
  <w:footnote w:type="continuationSeparator" w:id="0">
    <w:p w14:paraId="595D4C41" w14:textId="77777777" w:rsidR="006032C7" w:rsidRDefault="006032C7" w:rsidP="0021141C">
      <w:pPr>
        <w:spacing w:before="0" w:after="0" w:line="240" w:lineRule="auto"/>
      </w:pPr>
      <w:r>
        <w:continuationSeparator/>
      </w:r>
    </w:p>
    <w:p w14:paraId="6B4351F2" w14:textId="77777777" w:rsidR="006032C7" w:rsidRDefault="006032C7"/>
  </w:footnote>
  <w:footnote w:type="continuationNotice" w:id="1">
    <w:p w14:paraId="2412F087" w14:textId="77777777" w:rsidR="006032C7" w:rsidRDefault="006032C7">
      <w:pPr>
        <w:spacing w:before="0" w:after="0" w:line="240" w:lineRule="auto"/>
      </w:pPr>
    </w:p>
    <w:p w14:paraId="05A23F44" w14:textId="77777777" w:rsidR="006032C7" w:rsidRDefault="006032C7"/>
  </w:footnote>
  <w:footnote w:id="2">
    <w:p w14:paraId="3A6AF08F" w14:textId="4E13DCEA" w:rsidR="00F752C7" w:rsidRDefault="00F752C7">
      <w:pPr>
        <w:pStyle w:val="FootnoteText"/>
      </w:pPr>
      <w:r>
        <w:rPr>
          <w:rStyle w:val="FootnoteReference"/>
        </w:rPr>
        <w:footnoteRef/>
      </w:r>
      <w:r>
        <w:t xml:space="preserve"> Admittedly, when working with ORMs there is less of a</w:t>
      </w:r>
      <w:r w:rsidR="00AB103E">
        <w:t>n</w:t>
      </w:r>
      <w:r>
        <w:t xml:space="preserve"> argument for physical models – as they end up being the Logical model, storage attributes (which can be hidden as shadow properties). </w:t>
      </w:r>
    </w:p>
  </w:footnote>
  <w:footnote w:id="3">
    <w:p w14:paraId="00BC1553" w14:textId="5D0B9422" w:rsidR="00F8394B" w:rsidRDefault="00F8394B">
      <w:pPr>
        <w:pStyle w:val="FootnoteText"/>
      </w:pPr>
      <w:r>
        <w:rPr>
          <w:rStyle w:val="FootnoteReference"/>
        </w:rPr>
        <w:footnoteRef/>
      </w:r>
      <w:r>
        <w:t xml:space="preserve"> See EF Core</w:t>
      </w:r>
    </w:p>
  </w:footnote>
  <w:footnote w:id="4">
    <w:p w14:paraId="00D852C7" w14:textId="70919836" w:rsidR="00786CBE" w:rsidRDefault="00786CBE">
      <w:pPr>
        <w:pStyle w:val="FootnoteText"/>
      </w:pPr>
      <w:r>
        <w:rPr>
          <w:rStyle w:val="FootnoteReference"/>
        </w:rPr>
        <w:t xml:space="preserve"> </w:t>
      </w:r>
      <w:r>
        <w:t>Admittedly, when working with ORMs there is less of a argument for physical models – as they end up being the Logical model, storage attributes (which can be hidden as shadow properties).</w:t>
      </w:r>
    </w:p>
  </w:footnote>
  <w:footnote w:id="5">
    <w:p w14:paraId="323444AC" w14:textId="469E0A36" w:rsidR="00510289" w:rsidRDefault="00510289">
      <w:pPr>
        <w:pStyle w:val="FootnoteText"/>
      </w:pPr>
      <w:r>
        <w:rPr>
          <w:rStyle w:val="FootnoteReference"/>
        </w:rPr>
        <w:footnoteRef/>
      </w:r>
      <w:r>
        <w:t xml:space="preserve"> A View offers the same outcome without the design failure.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212DF8AF" w:rsidR="00F67433" w:rsidRDefault="00240F16">
    <w:pPr>
      <w:pStyle w:val="Header"/>
    </w:pPr>
    <w:r>
      <w:rPr>
        <w:noProof/>
      </w:rPr>
      <mc:AlternateContent>
        <mc:Choice Requires="wps">
          <w:drawing>
            <wp:anchor distT="0" distB="0" distL="0" distR="0" simplePos="0" relativeHeight="251655680" behindDoc="0" locked="0" layoutInCell="1" allowOverlap="1" wp14:anchorId="7BAA12E9" wp14:editId="1E57F4E6">
              <wp:simplePos x="635" y="635"/>
              <wp:positionH relativeFrom="page">
                <wp:align>center</wp:align>
              </wp:positionH>
              <wp:positionV relativeFrom="page">
                <wp:align>top</wp:align>
              </wp:positionV>
              <wp:extent cx="2214245" cy="445135"/>
              <wp:effectExtent l="0" t="0" r="14605" b="12065"/>
              <wp:wrapNone/>
              <wp:docPr id="110920247" name="Text Box 16" descr="[IN-CONFIDENCE - RELEASE EX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214245" cy="445135"/>
                      </a:xfrm>
                      <a:prstGeom prst="rect">
                        <a:avLst/>
                      </a:prstGeom>
                      <a:noFill/>
                      <a:ln>
                        <a:noFill/>
                      </a:ln>
                    </wps:spPr>
                    <wps:txbx>
                      <w:txbxContent>
                        <w:p w14:paraId="2AA2A2EE" w14:textId="3C51523D" w:rsidR="00240F16" w:rsidRPr="00240F16" w:rsidRDefault="00240F16" w:rsidP="00240F16">
                          <w:pPr>
                            <w:spacing w:after="0"/>
                            <w:rPr>
                              <w:rFonts w:ascii="Aptos" w:eastAsia="Aptos" w:hAnsi="Aptos" w:cs="Aptos"/>
                              <w:noProof/>
                              <w:color w:val="000000"/>
                              <w:sz w:val="20"/>
                              <w:szCs w:val="20"/>
                            </w:rPr>
                          </w:pPr>
                          <w:r w:rsidRPr="00240F16">
                            <w:rPr>
                              <w:rFonts w:ascii="Aptos" w:eastAsia="Aptos" w:hAnsi="Aptos" w:cs="Aptos"/>
                              <w:noProof/>
                              <w:color w:val="000000"/>
                              <w:sz w:val="20"/>
                              <w:szCs w:val="20"/>
                            </w:rPr>
                            <w:t>[IN-CONFIDENCE - RELEASE EXTERNAL]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BAA12E9" id="_x0000_t202" coordsize="21600,21600" o:spt="202" path="m,l,21600r21600,l21600,xe">
              <v:stroke joinstyle="miter"/>
              <v:path gradientshapeok="t" o:connecttype="rect"/>
            </v:shapetype>
            <v:shape id="Text Box 16" o:spid="_x0000_s1026" type="#_x0000_t202" alt="[IN-CONFIDENCE - RELEASE EXTERNAL]" style="position:absolute;margin-left:0;margin-top:0;width:174.35pt;height:35.0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" filled="f" stroked="f">
              <v:textbox style="mso-fit-shape-to-text:t" inset="0,15pt,0,0">
                <w:txbxContent>
                  <w:p w14:paraId="2AA2A2EE" w14:textId="3C51523D" w:rsidR="00240F16" w:rsidRPr="00240F16" w:rsidRDefault="00240F16" w:rsidP="00240F16">
                    <w:pPr>
                      <w:spacing w:after="0"/>
                      <w:rPr>
                        <w:rFonts w:ascii="Aptos" w:eastAsia="Aptos" w:hAnsi="Aptos" w:cs="Aptos"/>
                        <w:noProof/>
                        <w:color w:val="000000"/>
                        <w:sz w:val="20"/>
                        <w:szCs w:val="20"/>
                      </w:rPr>
                    </w:pPr>
                    <w:r w:rsidRPr="00240F16">
                      <w:rPr>
                        <w:rFonts w:ascii="Aptos" w:eastAsia="Aptos" w:hAnsi="Aptos" w:cs="Aptos"/>
                        <w:noProof/>
                        <w:color w:val="000000"/>
                        <w:sz w:val="20"/>
                        <w:szCs w:val="20"/>
                      </w:rPr>
                      <w:t>[IN-CONFIDENCE - RELEASE EXTERNAL]</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4E208566" w:rsidR="00F67433" w:rsidRDefault="00240F16">
    <w:pPr>
      <w:pStyle w:val="Header"/>
    </w:pPr>
    <w:r>
      <w:rPr>
        <w:noProof/>
      </w:rPr>
      <mc:AlternateContent>
        <mc:Choice Requires="wps">
          <w:drawing>
            <wp:anchor distT="0" distB="0" distL="0" distR="0" simplePos="0" relativeHeight="251656704" behindDoc="0" locked="0" layoutInCell="1" allowOverlap="1" wp14:anchorId="50AA7FBB" wp14:editId="4B68169B">
              <wp:simplePos x="754144" y="452487"/>
              <wp:positionH relativeFrom="page">
                <wp:align>center</wp:align>
              </wp:positionH>
              <wp:positionV relativeFrom="page">
                <wp:align>top</wp:align>
              </wp:positionV>
              <wp:extent cx="2214245" cy="445135"/>
              <wp:effectExtent l="0" t="0" r="14605" b="12065"/>
              <wp:wrapNone/>
              <wp:docPr id="2114042674" name="Text Box 17" descr="[IN-CONFIDENCE - RELEASE EX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214245" cy="445135"/>
                      </a:xfrm>
                      <a:prstGeom prst="rect">
                        <a:avLst/>
                      </a:prstGeom>
                      <a:noFill/>
                      <a:ln>
                        <a:noFill/>
                      </a:ln>
                    </wps:spPr>
                    <wps:txbx>
                      <w:txbxContent>
                        <w:p w14:paraId="0389F767" w14:textId="5EE4E71C" w:rsidR="00240F16" w:rsidRPr="00240F16" w:rsidRDefault="00240F16" w:rsidP="00240F16">
                          <w:pPr>
                            <w:spacing w:after="0"/>
                            <w:rPr>
                              <w:rFonts w:ascii="Aptos" w:eastAsia="Aptos" w:hAnsi="Aptos" w:cs="Aptos"/>
                              <w:noProof/>
                              <w:color w:val="000000"/>
                              <w:sz w:val="20"/>
                              <w:szCs w:val="20"/>
                            </w:rPr>
                          </w:pPr>
                          <w:r w:rsidRPr="00240F16">
                            <w:rPr>
                              <w:rFonts w:ascii="Aptos" w:eastAsia="Aptos" w:hAnsi="Aptos" w:cs="Aptos"/>
                              <w:noProof/>
                              <w:color w:val="000000"/>
                              <w:sz w:val="20"/>
                              <w:szCs w:val="20"/>
                            </w:rPr>
                            <w:t>[IN-CONFIDENCE - RELEASE EXTERNAL]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0AA7FBB" id="_x0000_t202" coordsize="21600,21600" o:spt="202" path="m,l,21600r21600,l21600,xe">
              <v:stroke joinstyle="miter"/>
              <v:path gradientshapeok="t" o:connecttype="rect"/>
            </v:shapetype>
            <v:shape id="Text Box 17" o:spid="_x0000_s1027" type="#_x0000_t202" alt="[IN-CONFIDENCE - RELEASE EXTERNAL]" style="position:absolute;margin-left:0;margin-top:0;width:174.35pt;height:35.05pt;z-index:2516567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" filled="f" stroked="f">
              <v:textbox style="mso-fit-shape-to-text:t" inset="0,15pt,0,0">
                <w:txbxContent>
                  <w:p w14:paraId="0389F767" w14:textId="5EE4E71C" w:rsidR="00240F16" w:rsidRPr="00240F16" w:rsidRDefault="00240F16" w:rsidP="00240F16">
                    <w:pPr>
                      <w:spacing w:after="0"/>
                      <w:rPr>
                        <w:rFonts w:ascii="Aptos" w:eastAsia="Aptos" w:hAnsi="Aptos" w:cs="Aptos"/>
                        <w:noProof/>
                        <w:color w:val="000000"/>
                        <w:sz w:val="20"/>
                        <w:szCs w:val="20"/>
                      </w:rPr>
                    </w:pPr>
                    <w:r w:rsidRPr="00240F16">
                      <w:rPr>
                        <w:rFonts w:ascii="Aptos" w:eastAsia="Aptos" w:hAnsi="Aptos" w:cs="Aptos"/>
                        <w:noProof/>
                        <w:color w:val="000000"/>
                        <w:sz w:val="20"/>
                        <w:szCs w:val="20"/>
                      </w:rPr>
                      <w:t>[IN-CONFIDENCE - RELEASE EXTERNAL]</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62580265" w:rsidR="00400A3B" w:rsidRDefault="00240F16" w:rsidP="00F67433">
    <w:pPr>
      <w:pStyle w:val="Logo-Org"/>
    </w:pPr>
    <w:r>
      <w:rPr>
        <w:vanish w:val="0"/>
      </w:rPr>
      <mc:AlternateContent>
        <mc:Choice Requires="wps">
          <w:drawing>
            <wp:anchor distT="0" distB="0" distL="0" distR="0" simplePos="0" relativeHeight="251654656" behindDoc="0" locked="0" layoutInCell="1" allowOverlap="1" wp14:anchorId="6560BB53" wp14:editId="05C9BD67">
              <wp:simplePos x="635" y="635"/>
              <wp:positionH relativeFrom="page">
                <wp:align>center</wp:align>
              </wp:positionH>
              <wp:positionV relativeFrom="page">
                <wp:align>top</wp:align>
              </wp:positionV>
              <wp:extent cx="2214245" cy="445135"/>
              <wp:effectExtent l="0" t="0" r="14605" b="12065"/>
              <wp:wrapNone/>
              <wp:docPr id="640548332" name="Text Box 15" descr="[IN-CONFIDENCE - RELEASE EX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214245" cy="445135"/>
                      </a:xfrm>
                      <a:prstGeom prst="rect">
                        <a:avLst/>
                      </a:prstGeom>
                      <a:noFill/>
                      <a:ln>
                        <a:noFill/>
                      </a:ln>
                    </wps:spPr>
                    <wps:txbx>
                      <w:txbxContent>
                        <w:p w14:paraId="3E98BEA8" w14:textId="04D7193D" w:rsidR="00240F16" w:rsidRPr="00240F16" w:rsidRDefault="00240F16" w:rsidP="00240F16">
                          <w:pPr>
                            <w:spacing w:after="0"/>
                            <w:rPr>
                              <w:rFonts w:ascii="Aptos" w:eastAsia="Aptos" w:hAnsi="Aptos" w:cs="Aptos"/>
                              <w:noProof/>
                              <w:color w:val="000000"/>
                              <w:sz w:val="20"/>
                              <w:szCs w:val="20"/>
                            </w:rPr>
                          </w:pPr>
                          <w:r w:rsidRPr="00240F16">
                            <w:rPr>
                              <w:rFonts w:ascii="Aptos" w:eastAsia="Aptos" w:hAnsi="Aptos" w:cs="Aptos"/>
                              <w:noProof/>
                              <w:color w:val="000000"/>
                              <w:sz w:val="20"/>
                              <w:szCs w:val="20"/>
                            </w:rPr>
                            <w:t>[IN-CONFIDENCE - RELEASE EXTERNAL]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560BB53" id="_x0000_t202" coordsize="21600,21600" o:spt="202" path="m,l,21600r21600,l21600,xe">
              <v:stroke joinstyle="miter"/>
              <v:path gradientshapeok="t" o:connecttype="rect"/>
            </v:shapetype>
            <v:shape id="Text Box 15" o:spid="_x0000_s1030" type="#_x0000_t202" alt="[IN-CONFIDENCE - RELEASE EXTERNAL]" style="position:absolute;margin-left:0;margin-top:0;width:174.35pt;height:35.05pt;z-index:2516546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" filled="f" stroked="f">
              <v:textbox style="mso-fit-shape-to-text:t" inset="0,15pt,0,0">
                <w:txbxContent>
                  <w:p w14:paraId="3E98BEA8" w14:textId="04D7193D" w:rsidR="00240F16" w:rsidRPr="00240F16" w:rsidRDefault="00240F16" w:rsidP="00240F16">
                    <w:pPr>
                      <w:spacing w:after="0"/>
                      <w:rPr>
                        <w:rFonts w:ascii="Aptos" w:eastAsia="Aptos" w:hAnsi="Aptos" w:cs="Aptos"/>
                        <w:noProof/>
                        <w:color w:val="000000"/>
                        <w:sz w:val="20"/>
                        <w:szCs w:val="20"/>
                      </w:rPr>
                    </w:pPr>
                    <w:r w:rsidRPr="00240F16">
                      <w:rPr>
                        <w:rFonts w:ascii="Aptos" w:eastAsia="Aptos" w:hAnsi="Aptos" w:cs="Aptos"/>
                        <w:noProof/>
                        <w:color w:val="000000"/>
                        <w:sz w:val="20"/>
                        <w:szCs w:val="20"/>
                      </w:rPr>
                      <w:t>[IN-CONFIDENCE - RELEASE EXTERNAL]</w:t>
                    </w:r>
                  </w:p>
                </w:txbxContent>
              </v:textbox>
              <w10:wrap anchorx="page" anchory="page"/>
            </v:shape>
          </w:pict>
        </mc:Fallback>
      </mc:AlternateContent>
    </w:r>
    <w:sdt>
      <w:sdtPr>
        <w:id w:val="-868228459"/>
        <w:docPartObj>
          <w:docPartGallery w:val="Watermarks"/>
          <w:docPartUnique/>
        </w:docPartObj>
      </w:sdtPr>
      <w:sdtContent>
        <w:r w:rsidR="00000000">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C01D2"/>
    <w:multiLevelType w:val="multilevel"/>
    <w:tmpl w:val="20E2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E6842"/>
    <w:multiLevelType w:val="hybridMultilevel"/>
    <w:tmpl w:val="0D34CEE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CD1510C"/>
    <w:multiLevelType w:val="multilevel"/>
    <w:tmpl w:val="0D7A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B6FE8"/>
    <w:multiLevelType w:val="multilevel"/>
    <w:tmpl w:val="CBE6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F028A"/>
    <w:multiLevelType w:val="multilevel"/>
    <w:tmpl w:val="22F0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F3C50"/>
    <w:multiLevelType w:val="multilevel"/>
    <w:tmpl w:val="13EE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748AE"/>
    <w:multiLevelType w:val="multilevel"/>
    <w:tmpl w:val="F6FE2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81552B"/>
    <w:multiLevelType w:val="multilevel"/>
    <w:tmpl w:val="49E6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93E73"/>
    <w:multiLevelType w:val="multilevel"/>
    <w:tmpl w:val="1838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301F4"/>
    <w:multiLevelType w:val="multilevel"/>
    <w:tmpl w:val="2AF6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11" w15:restartNumberingAfterBreak="0">
    <w:nsid w:val="58FB67F8"/>
    <w:multiLevelType w:val="multilevel"/>
    <w:tmpl w:val="E8EE782E"/>
    <w:lvl w:ilvl="0">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CE337AC"/>
    <w:multiLevelType w:val="hybridMultilevel"/>
    <w:tmpl w:val="66EE17E4"/>
    <w:lvl w:ilvl="0" w:tplc="3E64DA5A">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615B3799"/>
    <w:multiLevelType w:val="multilevel"/>
    <w:tmpl w:val="3F40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EC7CD8"/>
    <w:multiLevelType w:val="multilevel"/>
    <w:tmpl w:val="845E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10"/>
  </w:num>
  <w:num w:numId="2" w16cid:durableId="157700034">
    <w:abstractNumId w:val="15"/>
  </w:num>
  <w:num w:numId="3" w16cid:durableId="2007513129">
    <w:abstractNumId w:val="11"/>
  </w:num>
  <w:num w:numId="4" w16cid:durableId="1956790793">
    <w:abstractNumId w:val="12"/>
  </w:num>
  <w:num w:numId="5" w16cid:durableId="832838878">
    <w:abstractNumId w:val="6"/>
  </w:num>
  <w:num w:numId="6" w16cid:durableId="1003120147">
    <w:abstractNumId w:val="7"/>
  </w:num>
  <w:num w:numId="7" w16cid:durableId="1906987407">
    <w:abstractNumId w:val="9"/>
  </w:num>
  <w:num w:numId="8" w16cid:durableId="1894196900">
    <w:abstractNumId w:val="3"/>
  </w:num>
  <w:num w:numId="9" w16cid:durableId="595215517">
    <w:abstractNumId w:val="5"/>
  </w:num>
  <w:num w:numId="10" w16cid:durableId="991713589">
    <w:abstractNumId w:val="0"/>
  </w:num>
  <w:num w:numId="11" w16cid:durableId="1758210547">
    <w:abstractNumId w:val="4"/>
  </w:num>
  <w:num w:numId="12" w16cid:durableId="2052537219">
    <w:abstractNumId w:val="2"/>
  </w:num>
  <w:num w:numId="13" w16cid:durableId="133524074">
    <w:abstractNumId w:val="13"/>
  </w:num>
  <w:num w:numId="14" w16cid:durableId="1464152406">
    <w:abstractNumId w:val="8"/>
  </w:num>
  <w:num w:numId="15" w16cid:durableId="38630692">
    <w:abstractNumId w:val="14"/>
  </w:num>
  <w:num w:numId="16" w16cid:durableId="1778060645">
    <w:abstractNumId w:val="1"/>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ky Sigal">
    <w15:presenceInfo w15:providerId="AD" w15:userId="S::SigalS@moe.govt.nz::d5d7f925-8e8a-4de2-bbec-00a5dad9a1fa"/>
  </w15:person>
  <w15:person w15:author="Craig Moir">
    <w15:presenceInfo w15:providerId="AD" w15:userId="S::MoirC@moe.govt.nz::479ee15b-bda4-4a6d-ac67-01ce48ef63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trackRevisions/>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10DDC"/>
    <w:rsid w:val="00011775"/>
    <w:rsid w:val="00026DC8"/>
    <w:rsid w:val="0003038A"/>
    <w:rsid w:val="00036876"/>
    <w:rsid w:val="00042790"/>
    <w:rsid w:val="000478C2"/>
    <w:rsid w:val="000524E5"/>
    <w:rsid w:val="00054E18"/>
    <w:rsid w:val="00056366"/>
    <w:rsid w:val="000575AD"/>
    <w:rsid w:val="000708F4"/>
    <w:rsid w:val="00071C1F"/>
    <w:rsid w:val="00083C6A"/>
    <w:rsid w:val="00085612"/>
    <w:rsid w:val="00087BBD"/>
    <w:rsid w:val="00092DFD"/>
    <w:rsid w:val="00095D25"/>
    <w:rsid w:val="000A249C"/>
    <w:rsid w:val="000A6DBF"/>
    <w:rsid w:val="000B104B"/>
    <w:rsid w:val="000B768B"/>
    <w:rsid w:val="000C0AA5"/>
    <w:rsid w:val="000C4326"/>
    <w:rsid w:val="000C4ECF"/>
    <w:rsid w:val="000C59D1"/>
    <w:rsid w:val="000C6582"/>
    <w:rsid w:val="000C6872"/>
    <w:rsid w:val="000D0A25"/>
    <w:rsid w:val="000D19F0"/>
    <w:rsid w:val="000D4B60"/>
    <w:rsid w:val="000E37E1"/>
    <w:rsid w:val="000E74C3"/>
    <w:rsid w:val="000F10AE"/>
    <w:rsid w:val="000F34A9"/>
    <w:rsid w:val="000F7FA3"/>
    <w:rsid w:val="00104F24"/>
    <w:rsid w:val="00106AA0"/>
    <w:rsid w:val="00107D6F"/>
    <w:rsid w:val="0011016B"/>
    <w:rsid w:val="001113F2"/>
    <w:rsid w:val="00114111"/>
    <w:rsid w:val="00115D06"/>
    <w:rsid w:val="00115F49"/>
    <w:rsid w:val="00116201"/>
    <w:rsid w:val="00116BFF"/>
    <w:rsid w:val="00117A5F"/>
    <w:rsid w:val="00120156"/>
    <w:rsid w:val="00120B89"/>
    <w:rsid w:val="00126099"/>
    <w:rsid w:val="0012615C"/>
    <w:rsid w:val="001334D8"/>
    <w:rsid w:val="0013359E"/>
    <w:rsid w:val="00135890"/>
    <w:rsid w:val="00140331"/>
    <w:rsid w:val="00162A02"/>
    <w:rsid w:val="001678AF"/>
    <w:rsid w:val="00174B9A"/>
    <w:rsid w:val="00175EBF"/>
    <w:rsid w:val="00180347"/>
    <w:rsid w:val="00184008"/>
    <w:rsid w:val="001842C8"/>
    <w:rsid w:val="001859FF"/>
    <w:rsid w:val="00185C0A"/>
    <w:rsid w:val="001902E9"/>
    <w:rsid w:val="001927A5"/>
    <w:rsid w:val="001A1691"/>
    <w:rsid w:val="001A233C"/>
    <w:rsid w:val="001A311D"/>
    <w:rsid w:val="001A465F"/>
    <w:rsid w:val="001A5907"/>
    <w:rsid w:val="001B2D6E"/>
    <w:rsid w:val="001B3D95"/>
    <w:rsid w:val="001B4D96"/>
    <w:rsid w:val="001B51F2"/>
    <w:rsid w:val="001B7053"/>
    <w:rsid w:val="001B7515"/>
    <w:rsid w:val="001C7AFA"/>
    <w:rsid w:val="001D0683"/>
    <w:rsid w:val="001D0C29"/>
    <w:rsid w:val="001D0F0F"/>
    <w:rsid w:val="001D550A"/>
    <w:rsid w:val="001E014B"/>
    <w:rsid w:val="001E036C"/>
    <w:rsid w:val="001E1230"/>
    <w:rsid w:val="001E1564"/>
    <w:rsid w:val="001E2299"/>
    <w:rsid w:val="001E7365"/>
    <w:rsid w:val="001F35A9"/>
    <w:rsid w:val="001F5EF1"/>
    <w:rsid w:val="001F62DD"/>
    <w:rsid w:val="00201C1F"/>
    <w:rsid w:val="002031CE"/>
    <w:rsid w:val="00203E56"/>
    <w:rsid w:val="0021141C"/>
    <w:rsid w:val="00211429"/>
    <w:rsid w:val="00213DAA"/>
    <w:rsid w:val="0021547D"/>
    <w:rsid w:val="00223763"/>
    <w:rsid w:val="00233BDC"/>
    <w:rsid w:val="00240F16"/>
    <w:rsid w:val="0024225D"/>
    <w:rsid w:val="00242D7F"/>
    <w:rsid w:val="00244C9A"/>
    <w:rsid w:val="00245E6E"/>
    <w:rsid w:val="00252D75"/>
    <w:rsid w:val="00256EFC"/>
    <w:rsid w:val="0028496F"/>
    <w:rsid w:val="0029311E"/>
    <w:rsid w:val="00297420"/>
    <w:rsid w:val="002A26D7"/>
    <w:rsid w:val="002A3169"/>
    <w:rsid w:val="002A52D1"/>
    <w:rsid w:val="002A6238"/>
    <w:rsid w:val="002B1109"/>
    <w:rsid w:val="002B7AFC"/>
    <w:rsid w:val="002C004F"/>
    <w:rsid w:val="002C02D6"/>
    <w:rsid w:val="002C2D20"/>
    <w:rsid w:val="002C59DC"/>
    <w:rsid w:val="002D18E9"/>
    <w:rsid w:val="002D1D53"/>
    <w:rsid w:val="002D43AF"/>
    <w:rsid w:val="002E29D0"/>
    <w:rsid w:val="002E5B94"/>
    <w:rsid w:val="002E698B"/>
    <w:rsid w:val="00305836"/>
    <w:rsid w:val="00310FA9"/>
    <w:rsid w:val="0031118F"/>
    <w:rsid w:val="00314933"/>
    <w:rsid w:val="0032762F"/>
    <w:rsid w:val="00331BC9"/>
    <w:rsid w:val="00334B66"/>
    <w:rsid w:val="0034149C"/>
    <w:rsid w:val="00345E54"/>
    <w:rsid w:val="00351FAE"/>
    <w:rsid w:val="00352C23"/>
    <w:rsid w:val="00355253"/>
    <w:rsid w:val="0035568A"/>
    <w:rsid w:val="00356787"/>
    <w:rsid w:val="00363B61"/>
    <w:rsid w:val="0036555D"/>
    <w:rsid w:val="003671A1"/>
    <w:rsid w:val="0036779D"/>
    <w:rsid w:val="00374782"/>
    <w:rsid w:val="003767EB"/>
    <w:rsid w:val="00387654"/>
    <w:rsid w:val="003900D6"/>
    <w:rsid w:val="003924DD"/>
    <w:rsid w:val="00395A46"/>
    <w:rsid w:val="00395DEF"/>
    <w:rsid w:val="003A1041"/>
    <w:rsid w:val="003A1E67"/>
    <w:rsid w:val="003A2CB1"/>
    <w:rsid w:val="003A4FD7"/>
    <w:rsid w:val="003B0CD0"/>
    <w:rsid w:val="003B5D52"/>
    <w:rsid w:val="003B71AB"/>
    <w:rsid w:val="003C3370"/>
    <w:rsid w:val="003C61D4"/>
    <w:rsid w:val="003D736B"/>
    <w:rsid w:val="003D74F4"/>
    <w:rsid w:val="003F5014"/>
    <w:rsid w:val="00400A3B"/>
    <w:rsid w:val="00401C75"/>
    <w:rsid w:val="004028EC"/>
    <w:rsid w:val="00406FE9"/>
    <w:rsid w:val="00414FF4"/>
    <w:rsid w:val="00416023"/>
    <w:rsid w:val="004225F4"/>
    <w:rsid w:val="00423249"/>
    <w:rsid w:val="00423402"/>
    <w:rsid w:val="00424264"/>
    <w:rsid w:val="00424601"/>
    <w:rsid w:val="00431533"/>
    <w:rsid w:val="00432EEE"/>
    <w:rsid w:val="00433509"/>
    <w:rsid w:val="004335B5"/>
    <w:rsid w:val="00434AAF"/>
    <w:rsid w:val="00441793"/>
    <w:rsid w:val="004458E6"/>
    <w:rsid w:val="00450AD9"/>
    <w:rsid w:val="0045306F"/>
    <w:rsid w:val="00454D53"/>
    <w:rsid w:val="004552B2"/>
    <w:rsid w:val="00457123"/>
    <w:rsid w:val="00457E63"/>
    <w:rsid w:val="00463A83"/>
    <w:rsid w:val="004809EA"/>
    <w:rsid w:val="0048213F"/>
    <w:rsid w:val="004854A5"/>
    <w:rsid w:val="00486B4D"/>
    <w:rsid w:val="00491255"/>
    <w:rsid w:val="00491649"/>
    <w:rsid w:val="00494555"/>
    <w:rsid w:val="00494AFA"/>
    <w:rsid w:val="00497359"/>
    <w:rsid w:val="004A004D"/>
    <w:rsid w:val="004A2924"/>
    <w:rsid w:val="004B03AD"/>
    <w:rsid w:val="004B321B"/>
    <w:rsid w:val="004C1387"/>
    <w:rsid w:val="004C5139"/>
    <w:rsid w:val="004D1F0C"/>
    <w:rsid w:val="004D5390"/>
    <w:rsid w:val="004D58EF"/>
    <w:rsid w:val="004D7CAD"/>
    <w:rsid w:val="004F1C4E"/>
    <w:rsid w:val="004F1E3C"/>
    <w:rsid w:val="004F57A0"/>
    <w:rsid w:val="0050196C"/>
    <w:rsid w:val="00502323"/>
    <w:rsid w:val="0050717F"/>
    <w:rsid w:val="00510289"/>
    <w:rsid w:val="0051270D"/>
    <w:rsid w:val="00513E92"/>
    <w:rsid w:val="00514B8D"/>
    <w:rsid w:val="0051782F"/>
    <w:rsid w:val="0052203C"/>
    <w:rsid w:val="005255FC"/>
    <w:rsid w:val="005267FA"/>
    <w:rsid w:val="00526A52"/>
    <w:rsid w:val="0052759E"/>
    <w:rsid w:val="005363A0"/>
    <w:rsid w:val="005432E3"/>
    <w:rsid w:val="00544B22"/>
    <w:rsid w:val="00544B29"/>
    <w:rsid w:val="005571FD"/>
    <w:rsid w:val="005604D5"/>
    <w:rsid w:val="00560A1D"/>
    <w:rsid w:val="00560A3D"/>
    <w:rsid w:val="00561071"/>
    <w:rsid w:val="00562727"/>
    <w:rsid w:val="00562B18"/>
    <w:rsid w:val="00563AF9"/>
    <w:rsid w:val="00567DC3"/>
    <w:rsid w:val="005737CE"/>
    <w:rsid w:val="00587A30"/>
    <w:rsid w:val="00594C1D"/>
    <w:rsid w:val="005A0EFB"/>
    <w:rsid w:val="005A54A0"/>
    <w:rsid w:val="005A60C9"/>
    <w:rsid w:val="005A67B7"/>
    <w:rsid w:val="005B19C4"/>
    <w:rsid w:val="005C01CE"/>
    <w:rsid w:val="005C4A16"/>
    <w:rsid w:val="005C7C13"/>
    <w:rsid w:val="005D2A5C"/>
    <w:rsid w:val="005D2C76"/>
    <w:rsid w:val="005D3D46"/>
    <w:rsid w:val="005E1B35"/>
    <w:rsid w:val="005E4970"/>
    <w:rsid w:val="005F0A38"/>
    <w:rsid w:val="005F0DC4"/>
    <w:rsid w:val="005F73DE"/>
    <w:rsid w:val="005F792B"/>
    <w:rsid w:val="00603230"/>
    <w:rsid w:val="006032C7"/>
    <w:rsid w:val="00612935"/>
    <w:rsid w:val="006143DD"/>
    <w:rsid w:val="0061780D"/>
    <w:rsid w:val="006204F2"/>
    <w:rsid w:val="00637D43"/>
    <w:rsid w:val="006466A1"/>
    <w:rsid w:val="00650EDA"/>
    <w:rsid w:val="00652950"/>
    <w:rsid w:val="00652B59"/>
    <w:rsid w:val="00652E24"/>
    <w:rsid w:val="00655BE5"/>
    <w:rsid w:val="00656834"/>
    <w:rsid w:val="00660C49"/>
    <w:rsid w:val="006646CD"/>
    <w:rsid w:val="00671F73"/>
    <w:rsid w:val="00674A30"/>
    <w:rsid w:val="00675068"/>
    <w:rsid w:val="00677156"/>
    <w:rsid w:val="00680D51"/>
    <w:rsid w:val="00695E5A"/>
    <w:rsid w:val="0069602E"/>
    <w:rsid w:val="00696922"/>
    <w:rsid w:val="00697B12"/>
    <w:rsid w:val="006A2843"/>
    <w:rsid w:val="006A73C9"/>
    <w:rsid w:val="006B1311"/>
    <w:rsid w:val="006C24F2"/>
    <w:rsid w:val="006C3275"/>
    <w:rsid w:val="006C4734"/>
    <w:rsid w:val="006C4C9A"/>
    <w:rsid w:val="006C7C56"/>
    <w:rsid w:val="006D133E"/>
    <w:rsid w:val="006D5B4C"/>
    <w:rsid w:val="006D6F58"/>
    <w:rsid w:val="006E0BDE"/>
    <w:rsid w:val="006F3364"/>
    <w:rsid w:val="006F7B38"/>
    <w:rsid w:val="0070044F"/>
    <w:rsid w:val="00702ADE"/>
    <w:rsid w:val="00707A4C"/>
    <w:rsid w:val="0071118C"/>
    <w:rsid w:val="00712E15"/>
    <w:rsid w:val="00730254"/>
    <w:rsid w:val="007326E8"/>
    <w:rsid w:val="00732AC7"/>
    <w:rsid w:val="007409DD"/>
    <w:rsid w:val="007414F0"/>
    <w:rsid w:val="00753774"/>
    <w:rsid w:val="00760CAC"/>
    <w:rsid w:val="0077290E"/>
    <w:rsid w:val="00772AE5"/>
    <w:rsid w:val="0077333E"/>
    <w:rsid w:val="00777315"/>
    <w:rsid w:val="00777BC7"/>
    <w:rsid w:val="00777D1C"/>
    <w:rsid w:val="007803DC"/>
    <w:rsid w:val="00784B4F"/>
    <w:rsid w:val="00784C1E"/>
    <w:rsid w:val="00785C81"/>
    <w:rsid w:val="00786CBE"/>
    <w:rsid w:val="00790087"/>
    <w:rsid w:val="007942F2"/>
    <w:rsid w:val="00795CAF"/>
    <w:rsid w:val="007968BB"/>
    <w:rsid w:val="007A426E"/>
    <w:rsid w:val="007B6EF5"/>
    <w:rsid w:val="007C3D6D"/>
    <w:rsid w:val="007C7045"/>
    <w:rsid w:val="007C77AC"/>
    <w:rsid w:val="007D13C5"/>
    <w:rsid w:val="007D5085"/>
    <w:rsid w:val="007D7BF7"/>
    <w:rsid w:val="007E0184"/>
    <w:rsid w:val="007E5B46"/>
    <w:rsid w:val="007E7720"/>
    <w:rsid w:val="007F740A"/>
    <w:rsid w:val="008055FF"/>
    <w:rsid w:val="008059D9"/>
    <w:rsid w:val="00807D34"/>
    <w:rsid w:val="00813161"/>
    <w:rsid w:val="008173B1"/>
    <w:rsid w:val="00821494"/>
    <w:rsid w:val="00822A4B"/>
    <w:rsid w:val="00825742"/>
    <w:rsid w:val="00840295"/>
    <w:rsid w:val="00855420"/>
    <w:rsid w:val="00864E2F"/>
    <w:rsid w:val="00871590"/>
    <w:rsid w:val="008728A5"/>
    <w:rsid w:val="00873F86"/>
    <w:rsid w:val="00882316"/>
    <w:rsid w:val="00887DCB"/>
    <w:rsid w:val="00894174"/>
    <w:rsid w:val="008948E7"/>
    <w:rsid w:val="008A2B15"/>
    <w:rsid w:val="008A343E"/>
    <w:rsid w:val="008C08CA"/>
    <w:rsid w:val="008C2461"/>
    <w:rsid w:val="008C39DC"/>
    <w:rsid w:val="008C5511"/>
    <w:rsid w:val="008C7EE4"/>
    <w:rsid w:val="008D202F"/>
    <w:rsid w:val="008D467E"/>
    <w:rsid w:val="008D51FE"/>
    <w:rsid w:val="008E13CD"/>
    <w:rsid w:val="008E7E0B"/>
    <w:rsid w:val="008F1CA3"/>
    <w:rsid w:val="008F2FC3"/>
    <w:rsid w:val="008F4BEA"/>
    <w:rsid w:val="0090388F"/>
    <w:rsid w:val="009116EA"/>
    <w:rsid w:val="00913FF6"/>
    <w:rsid w:val="00914742"/>
    <w:rsid w:val="0092075C"/>
    <w:rsid w:val="00921365"/>
    <w:rsid w:val="00921A51"/>
    <w:rsid w:val="009233B6"/>
    <w:rsid w:val="00924760"/>
    <w:rsid w:val="00925B20"/>
    <w:rsid w:val="0092677A"/>
    <w:rsid w:val="00927D32"/>
    <w:rsid w:val="00931653"/>
    <w:rsid w:val="00934061"/>
    <w:rsid w:val="0094093A"/>
    <w:rsid w:val="00940B57"/>
    <w:rsid w:val="009414B5"/>
    <w:rsid w:val="00942F16"/>
    <w:rsid w:val="00947DC4"/>
    <w:rsid w:val="0095673F"/>
    <w:rsid w:val="00981523"/>
    <w:rsid w:val="009824E0"/>
    <w:rsid w:val="009966BF"/>
    <w:rsid w:val="009A44C3"/>
    <w:rsid w:val="009A4AAB"/>
    <w:rsid w:val="009B255D"/>
    <w:rsid w:val="009B7003"/>
    <w:rsid w:val="009B7FDD"/>
    <w:rsid w:val="009C200E"/>
    <w:rsid w:val="009D62A4"/>
    <w:rsid w:val="009E05F6"/>
    <w:rsid w:val="009E0DA1"/>
    <w:rsid w:val="009E26A3"/>
    <w:rsid w:val="009F01E8"/>
    <w:rsid w:val="009F3466"/>
    <w:rsid w:val="009F6283"/>
    <w:rsid w:val="009F6C62"/>
    <w:rsid w:val="00A034E8"/>
    <w:rsid w:val="00A053C8"/>
    <w:rsid w:val="00A1189D"/>
    <w:rsid w:val="00A15219"/>
    <w:rsid w:val="00A1614C"/>
    <w:rsid w:val="00A2026B"/>
    <w:rsid w:val="00A2102D"/>
    <w:rsid w:val="00A24ACD"/>
    <w:rsid w:val="00A35493"/>
    <w:rsid w:val="00A41285"/>
    <w:rsid w:val="00A452E3"/>
    <w:rsid w:val="00A50624"/>
    <w:rsid w:val="00A50749"/>
    <w:rsid w:val="00A518F7"/>
    <w:rsid w:val="00A51949"/>
    <w:rsid w:val="00A549AE"/>
    <w:rsid w:val="00A64B40"/>
    <w:rsid w:val="00A65325"/>
    <w:rsid w:val="00A666E1"/>
    <w:rsid w:val="00A66ADD"/>
    <w:rsid w:val="00A703E3"/>
    <w:rsid w:val="00A70F05"/>
    <w:rsid w:val="00A76A4F"/>
    <w:rsid w:val="00A77161"/>
    <w:rsid w:val="00A8163B"/>
    <w:rsid w:val="00A85DA6"/>
    <w:rsid w:val="00A86AC0"/>
    <w:rsid w:val="00A87FD8"/>
    <w:rsid w:val="00A940C5"/>
    <w:rsid w:val="00A9559B"/>
    <w:rsid w:val="00A978EF"/>
    <w:rsid w:val="00AA6C27"/>
    <w:rsid w:val="00AA6CA2"/>
    <w:rsid w:val="00AB0309"/>
    <w:rsid w:val="00AB103E"/>
    <w:rsid w:val="00AB1636"/>
    <w:rsid w:val="00AB55CB"/>
    <w:rsid w:val="00AB6DFD"/>
    <w:rsid w:val="00AB72A8"/>
    <w:rsid w:val="00AB7301"/>
    <w:rsid w:val="00AB7BFF"/>
    <w:rsid w:val="00AB7E1E"/>
    <w:rsid w:val="00AC1216"/>
    <w:rsid w:val="00AD0A7D"/>
    <w:rsid w:val="00AD2C29"/>
    <w:rsid w:val="00AD66BD"/>
    <w:rsid w:val="00AE2E49"/>
    <w:rsid w:val="00AE6B61"/>
    <w:rsid w:val="00AF17C6"/>
    <w:rsid w:val="00AF656B"/>
    <w:rsid w:val="00B0136E"/>
    <w:rsid w:val="00B02745"/>
    <w:rsid w:val="00B03203"/>
    <w:rsid w:val="00B04A41"/>
    <w:rsid w:val="00B05334"/>
    <w:rsid w:val="00B05930"/>
    <w:rsid w:val="00B13510"/>
    <w:rsid w:val="00B228BC"/>
    <w:rsid w:val="00B250AB"/>
    <w:rsid w:val="00B25583"/>
    <w:rsid w:val="00B313CF"/>
    <w:rsid w:val="00B367A2"/>
    <w:rsid w:val="00B41F05"/>
    <w:rsid w:val="00B45AB5"/>
    <w:rsid w:val="00B46438"/>
    <w:rsid w:val="00B5266D"/>
    <w:rsid w:val="00B53686"/>
    <w:rsid w:val="00B55531"/>
    <w:rsid w:val="00B6137E"/>
    <w:rsid w:val="00B6302C"/>
    <w:rsid w:val="00B63CDA"/>
    <w:rsid w:val="00B720B0"/>
    <w:rsid w:val="00B76075"/>
    <w:rsid w:val="00B80FFC"/>
    <w:rsid w:val="00B815E4"/>
    <w:rsid w:val="00B847C1"/>
    <w:rsid w:val="00B85A59"/>
    <w:rsid w:val="00B9271A"/>
    <w:rsid w:val="00B953B2"/>
    <w:rsid w:val="00B97D50"/>
    <w:rsid w:val="00BA4134"/>
    <w:rsid w:val="00BA5D9F"/>
    <w:rsid w:val="00BA65BB"/>
    <w:rsid w:val="00BA6B61"/>
    <w:rsid w:val="00BB0D70"/>
    <w:rsid w:val="00BB4E57"/>
    <w:rsid w:val="00BB66BF"/>
    <w:rsid w:val="00BC0103"/>
    <w:rsid w:val="00BC480D"/>
    <w:rsid w:val="00BC6895"/>
    <w:rsid w:val="00BC6F1E"/>
    <w:rsid w:val="00BD1E13"/>
    <w:rsid w:val="00BD3E51"/>
    <w:rsid w:val="00BD57A0"/>
    <w:rsid w:val="00BE4015"/>
    <w:rsid w:val="00C00212"/>
    <w:rsid w:val="00C06696"/>
    <w:rsid w:val="00C074FC"/>
    <w:rsid w:val="00C13001"/>
    <w:rsid w:val="00C20F41"/>
    <w:rsid w:val="00C242AF"/>
    <w:rsid w:val="00C27755"/>
    <w:rsid w:val="00C30537"/>
    <w:rsid w:val="00C343D3"/>
    <w:rsid w:val="00C43885"/>
    <w:rsid w:val="00C512D1"/>
    <w:rsid w:val="00C53056"/>
    <w:rsid w:val="00C534A1"/>
    <w:rsid w:val="00C559C1"/>
    <w:rsid w:val="00C568BD"/>
    <w:rsid w:val="00C5716B"/>
    <w:rsid w:val="00C60968"/>
    <w:rsid w:val="00C635A9"/>
    <w:rsid w:val="00C70C76"/>
    <w:rsid w:val="00C72A06"/>
    <w:rsid w:val="00C736AE"/>
    <w:rsid w:val="00C760BC"/>
    <w:rsid w:val="00C76665"/>
    <w:rsid w:val="00C8157B"/>
    <w:rsid w:val="00C83900"/>
    <w:rsid w:val="00C84BC7"/>
    <w:rsid w:val="00C872F1"/>
    <w:rsid w:val="00C919E0"/>
    <w:rsid w:val="00C95F72"/>
    <w:rsid w:val="00CA0CF5"/>
    <w:rsid w:val="00CA1319"/>
    <w:rsid w:val="00CA1795"/>
    <w:rsid w:val="00CA22AF"/>
    <w:rsid w:val="00CB3706"/>
    <w:rsid w:val="00CB453C"/>
    <w:rsid w:val="00CB6175"/>
    <w:rsid w:val="00CB7C31"/>
    <w:rsid w:val="00CC02CD"/>
    <w:rsid w:val="00CC05A0"/>
    <w:rsid w:val="00CD5A39"/>
    <w:rsid w:val="00CE290A"/>
    <w:rsid w:val="00CE6885"/>
    <w:rsid w:val="00CE6A19"/>
    <w:rsid w:val="00CF3D81"/>
    <w:rsid w:val="00D05EEC"/>
    <w:rsid w:val="00D1631A"/>
    <w:rsid w:val="00D20EA4"/>
    <w:rsid w:val="00D227BE"/>
    <w:rsid w:val="00D23173"/>
    <w:rsid w:val="00D27A89"/>
    <w:rsid w:val="00D31893"/>
    <w:rsid w:val="00D37061"/>
    <w:rsid w:val="00D40453"/>
    <w:rsid w:val="00D44A12"/>
    <w:rsid w:val="00D44B03"/>
    <w:rsid w:val="00D44D9B"/>
    <w:rsid w:val="00D575B3"/>
    <w:rsid w:val="00D7253D"/>
    <w:rsid w:val="00D812C7"/>
    <w:rsid w:val="00D8299D"/>
    <w:rsid w:val="00D84CE5"/>
    <w:rsid w:val="00D854D6"/>
    <w:rsid w:val="00D8584C"/>
    <w:rsid w:val="00D85D97"/>
    <w:rsid w:val="00DA05BF"/>
    <w:rsid w:val="00DA59D0"/>
    <w:rsid w:val="00DA79DC"/>
    <w:rsid w:val="00DC2141"/>
    <w:rsid w:val="00DC254E"/>
    <w:rsid w:val="00DC2E0A"/>
    <w:rsid w:val="00DC5FEE"/>
    <w:rsid w:val="00DD01A9"/>
    <w:rsid w:val="00DD0B4F"/>
    <w:rsid w:val="00DD40E3"/>
    <w:rsid w:val="00DD4CA2"/>
    <w:rsid w:val="00DE037F"/>
    <w:rsid w:val="00DE0526"/>
    <w:rsid w:val="00DE19E5"/>
    <w:rsid w:val="00DF1195"/>
    <w:rsid w:val="00DF4C84"/>
    <w:rsid w:val="00DF7966"/>
    <w:rsid w:val="00DF799E"/>
    <w:rsid w:val="00E07FDB"/>
    <w:rsid w:val="00E14448"/>
    <w:rsid w:val="00E30EE9"/>
    <w:rsid w:val="00E33E50"/>
    <w:rsid w:val="00E347EF"/>
    <w:rsid w:val="00E41A30"/>
    <w:rsid w:val="00E42457"/>
    <w:rsid w:val="00E4298B"/>
    <w:rsid w:val="00E44582"/>
    <w:rsid w:val="00E5045D"/>
    <w:rsid w:val="00E51B68"/>
    <w:rsid w:val="00E66BA2"/>
    <w:rsid w:val="00E81E1C"/>
    <w:rsid w:val="00E823F6"/>
    <w:rsid w:val="00E828ED"/>
    <w:rsid w:val="00E8314C"/>
    <w:rsid w:val="00E86165"/>
    <w:rsid w:val="00E87D24"/>
    <w:rsid w:val="00E87F6A"/>
    <w:rsid w:val="00E91539"/>
    <w:rsid w:val="00E93B3A"/>
    <w:rsid w:val="00EA0036"/>
    <w:rsid w:val="00EB3207"/>
    <w:rsid w:val="00EB3EF6"/>
    <w:rsid w:val="00EB4A97"/>
    <w:rsid w:val="00EC1D47"/>
    <w:rsid w:val="00EC1E4F"/>
    <w:rsid w:val="00EC2225"/>
    <w:rsid w:val="00ED1946"/>
    <w:rsid w:val="00ED2594"/>
    <w:rsid w:val="00ED2AAB"/>
    <w:rsid w:val="00ED5E99"/>
    <w:rsid w:val="00ED6520"/>
    <w:rsid w:val="00EE1A08"/>
    <w:rsid w:val="00EF24B1"/>
    <w:rsid w:val="00F00221"/>
    <w:rsid w:val="00F01242"/>
    <w:rsid w:val="00F015ED"/>
    <w:rsid w:val="00F01D3F"/>
    <w:rsid w:val="00F024B5"/>
    <w:rsid w:val="00F02521"/>
    <w:rsid w:val="00F0292A"/>
    <w:rsid w:val="00F10BEA"/>
    <w:rsid w:val="00F16095"/>
    <w:rsid w:val="00F30649"/>
    <w:rsid w:val="00F45760"/>
    <w:rsid w:val="00F45D58"/>
    <w:rsid w:val="00F47149"/>
    <w:rsid w:val="00F5715A"/>
    <w:rsid w:val="00F61C9F"/>
    <w:rsid w:val="00F6342F"/>
    <w:rsid w:val="00F67433"/>
    <w:rsid w:val="00F71BB9"/>
    <w:rsid w:val="00F726DE"/>
    <w:rsid w:val="00F736BE"/>
    <w:rsid w:val="00F752C7"/>
    <w:rsid w:val="00F75FA0"/>
    <w:rsid w:val="00F76F66"/>
    <w:rsid w:val="00F8177A"/>
    <w:rsid w:val="00F8345C"/>
    <w:rsid w:val="00F8394B"/>
    <w:rsid w:val="00F83AA9"/>
    <w:rsid w:val="00F8573B"/>
    <w:rsid w:val="00F929E7"/>
    <w:rsid w:val="00F9649C"/>
    <w:rsid w:val="00FA49FE"/>
    <w:rsid w:val="00FA5E8D"/>
    <w:rsid w:val="00FB3FB5"/>
    <w:rsid w:val="00FB6719"/>
    <w:rsid w:val="00FC621C"/>
    <w:rsid w:val="00FD42C9"/>
    <w:rsid w:val="00FD7350"/>
    <w:rsid w:val="00FD7CB5"/>
    <w:rsid w:val="00FF1C92"/>
    <w:rsid w:val="00FF3D93"/>
    <w:rsid w:val="00FF759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92C1FFB9-0B03-4F2A-897A-6C49E6DA4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A35493"/>
    <w:pPr>
      <w:keepNext/>
      <w:keepLines/>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spacing w:before="240"/>
      <w:outlineLvl w:val="1"/>
    </w:pPr>
    <w:rPr>
      <w:sz w:val="32"/>
      <w:szCs w:val="26"/>
    </w:rPr>
  </w:style>
  <w:style w:type="paragraph" w:styleId="Heading3">
    <w:name w:val="heading 3"/>
    <w:basedOn w:val="Heading1"/>
    <w:next w:val="BodyText"/>
    <w:link w:val="Heading3Char"/>
    <w:uiPriority w:val="9"/>
    <w:qFormat/>
    <w:rsid w:val="001F35A9"/>
    <w:pPr>
      <w:spacing w:before="180"/>
      <w:outlineLvl w:val="2"/>
    </w:pPr>
    <w:rPr>
      <w:i/>
      <w:sz w:val="28"/>
    </w:rPr>
  </w:style>
  <w:style w:type="paragraph" w:styleId="Heading4">
    <w:name w:val="heading 4"/>
    <w:basedOn w:val="Heading1"/>
    <w:next w:val="BodyText"/>
    <w:link w:val="Heading4Char"/>
    <w:uiPriority w:val="9"/>
    <w:qFormat/>
    <w:rsid w:val="001F35A9"/>
    <w:pPr>
      <w:spacing w:before="40"/>
      <w:outlineLvl w:val="3"/>
    </w:pPr>
    <w:rPr>
      <w:sz w:val="24"/>
      <w:szCs w:val="24"/>
    </w:rPr>
  </w:style>
  <w:style w:type="paragraph" w:styleId="Heading5">
    <w:name w:val="heading 5"/>
    <w:basedOn w:val="Heading1"/>
    <w:next w:val="BodyText"/>
    <w:link w:val="Heading5Char"/>
    <w:uiPriority w:val="9"/>
    <w:qFormat/>
    <w:rsid w:val="001F35A9"/>
    <w:pPr>
      <w:keepLines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A35493"/>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201C1F"/>
    <w:rPr>
      <w:color w:val="auto"/>
      <w:u w:val="dotted"/>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2"/>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semiHidden/>
    <w:rsid w:val="009824E0"/>
    <w:pPr>
      <w:spacing w:after="100"/>
      <w:ind w:left="1200"/>
    </w:pPr>
  </w:style>
  <w:style w:type="paragraph" w:styleId="TOC7">
    <w:name w:val="toc 7"/>
    <w:basedOn w:val="Normal"/>
    <w:next w:val="Normal"/>
    <w:autoRedefine/>
    <w:uiPriority w:val="39"/>
    <w:semiHidden/>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customStyle="1" w:styleId="Term-Def">
    <w:name w:val="Term-Def"/>
    <w:basedOn w:val="Normal"/>
    <w:link w:val="Term-DefChar"/>
    <w:qFormat/>
    <w:rsid w:val="006D133E"/>
    <w:rPr>
      <w:b/>
      <w:color w:val="1F3864" w:themeColor="accent1" w:themeShade="80"/>
    </w:rPr>
  </w:style>
  <w:style w:type="character" w:customStyle="1" w:styleId="Term-DefChar">
    <w:name w:val="Term-Def Char"/>
    <w:basedOn w:val="Heading4Char"/>
    <w:link w:val="Term-Def"/>
    <w:rsid w:val="006D133E"/>
    <w:rPr>
      <w:rFonts w:ascii="Arial" w:eastAsiaTheme="majorEastAsia" w:hAnsi="Arial" w:cstheme="majorBidi"/>
      <w:b/>
      <w:color w:val="1F3864" w:themeColor="accent1" w:themeShade="80"/>
    </w:rPr>
  </w:style>
  <w:style w:type="character" w:customStyle="1" w:styleId="Term-Use">
    <w:name w:val="Term-Use"/>
    <w:basedOn w:val="Hyperlink"/>
    <w:uiPriority w:val="1"/>
    <w:qFormat/>
    <w:rsid w:val="00201C1F"/>
    <w:rPr>
      <w:color w:val="auto"/>
      <w:u w:val="dotted"/>
    </w:rPr>
  </w:style>
  <w:style w:type="character" w:styleId="UnresolvedMention">
    <w:name w:val="Unresolved Mention"/>
    <w:basedOn w:val="DefaultParagraphFont"/>
    <w:uiPriority w:val="99"/>
    <w:semiHidden/>
    <w:rsid w:val="007409DD"/>
    <w:rPr>
      <w:color w:val="605E5C"/>
      <w:shd w:val="clear" w:color="auto" w:fill="E1DFDD"/>
    </w:rPr>
  </w:style>
  <w:style w:type="paragraph" w:styleId="ListParagraph">
    <w:name w:val="List Paragraph"/>
    <w:basedOn w:val="Normal"/>
    <w:uiPriority w:val="34"/>
    <w:rsid w:val="00FF1C92"/>
    <w:pPr>
      <w:ind w:left="720"/>
      <w:contextualSpacing/>
    </w:pPr>
  </w:style>
  <w:style w:type="paragraph" w:styleId="NormalWeb">
    <w:name w:val="Normal (Web)"/>
    <w:basedOn w:val="Normal"/>
    <w:uiPriority w:val="99"/>
    <w:semiHidden/>
    <w:unhideWhenUsed/>
    <w:rsid w:val="0024225D"/>
    <w:pPr>
      <w:spacing w:before="100" w:beforeAutospacing="1" w:after="100" w:afterAutospacing="1" w:line="240" w:lineRule="auto"/>
    </w:pPr>
    <w:rPr>
      <w:rFonts w:ascii="Times New Roman" w:eastAsia="Times New Roman" w:hAnsi="Times New Roman"/>
      <w:lang w:eastAsia="en-NZ"/>
    </w:rPr>
  </w:style>
  <w:style w:type="paragraph" w:customStyle="1" w:styleId="X">
    <w:name w:val="X"/>
    <w:basedOn w:val="Normal"/>
    <w:link w:val="XChar"/>
    <w:qFormat/>
    <w:rsid w:val="00A50749"/>
    <w:pPr>
      <w:pBdr>
        <w:left w:val="single" w:sz="24" w:space="4" w:color="8EAADB" w:themeColor="accent1" w:themeTint="99"/>
      </w:pBdr>
      <w:ind w:left="284"/>
    </w:pPr>
    <w:rPr>
      <w:b/>
      <w:bCs/>
      <w:i/>
      <w:iCs/>
    </w:rPr>
  </w:style>
  <w:style w:type="character" w:customStyle="1" w:styleId="XChar">
    <w:name w:val="X Char"/>
    <w:basedOn w:val="DefaultParagraphFont"/>
    <w:link w:val="X"/>
    <w:rsid w:val="00A50749"/>
    <w:rPr>
      <w:rFonts w:ascii="Arial" w:hAnsi="Arial"/>
      <w:b/>
      <w:bCs/>
      <w:i/>
      <w:iCs/>
    </w:rPr>
  </w:style>
  <w:style w:type="paragraph" w:styleId="FootnoteText">
    <w:name w:val="footnote text"/>
    <w:basedOn w:val="Normal"/>
    <w:link w:val="FootnoteTextChar"/>
    <w:uiPriority w:val="99"/>
    <w:semiHidden/>
    <w:unhideWhenUsed/>
    <w:rsid w:val="006F3364"/>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6F3364"/>
    <w:rPr>
      <w:rFonts w:ascii="Arial" w:hAnsi="Arial"/>
      <w:sz w:val="20"/>
      <w:szCs w:val="20"/>
    </w:rPr>
  </w:style>
  <w:style w:type="character" w:styleId="FootnoteReference">
    <w:name w:val="footnote reference"/>
    <w:basedOn w:val="DefaultParagraphFont"/>
    <w:uiPriority w:val="99"/>
    <w:semiHidden/>
    <w:unhideWhenUsed/>
    <w:rsid w:val="006F3364"/>
    <w:rPr>
      <w:vertAlign w:val="superscript"/>
    </w:rPr>
  </w:style>
  <w:style w:type="character" w:styleId="FollowedHyperlink">
    <w:name w:val="FollowedHyperlink"/>
    <w:basedOn w:val="DefaultParagraphFont"/>
    <w:uiPriority w:val="99"/>
    <w:semiHidden/>
    <w:unhideWhenUsed/>
    <w:rsid w:val="002E698B"/>
    <w:rPr>
      <w:color w:val="954F72" w:themeColor="followedHyperlink"/>
      <w:u w:val="single"/>
    </w:rPr>
  </w:style>
  <w:style w:type="character" w:styleId="CommentReference">
    <w:name w:val="annotation reference"/>
    <w:basedOn w:val="DefaultParagraphFont"/>
    <w:uiPriority w:val="99"/>
    <w:semiHidden/>
    <w:unhideWhenUsed/>
    <w:rsid w:val="00F6342F"/>
    <w:rPr>
      <w:sz w:val="16"/>
      <w:szCs w:val="16"/>
    </w:rPr>
  </w:style>
  <w:style w:type="paragraph" w:styleId="CommentText">
    <w:name w:val="annotation text"/>
    <w:basedOn w:val="Normal"/>
    <w:link w:val="CommentTextChar"/>
    <w:uiPriority w:val="99"/>
    <w:unhideWhenUsed/>
    <w:rsid w:val="00F6342F"/>
    <w:pPr>
      <w:spacing w:line="240" w:lineRule="auto"/>
    </w:pPr>
    <w:rPr>
      <w:sz w:val="20"/>
      <w:szCs w:val="20"/>
    </w:rPr>
  </w:style>
  <w:style w:type="character" w:customStyle="1" w:styleId="CommentTextChar">
    <w:name w:val="Comment Text Char"/>
    <w:basedOn w:val="DefaultParagraphFont"/>
    <w:link w:val="CommentText"/>
    <w:uiPriority w:val="99"/>
    <w:rsid w:val="00F6342F"/>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F6342F"/>
    <w:rPr>
      <w:b/>
      <w:bCs/>
    </w:rPr>
  </w:style>
  <w:style w:type="character" w:customStyle="1" w:styleId="CommentSubjectChar">
    <w:name w:val="Comment Subject Char"/>
    <w:basedOn w:val="CommentTextChar"/>
    <w:link w:val="CommentSubject"/>
    <w:uiPriority w:val="99"/>
    <w:semiHidden/>
    <w:rsid w:val="00F6342F"/>
    <w:rPr>
      <w:rFonts w:ascii="Arial" w:hAnsi="Arial"/>
      <w:b/>
      <w:bCs/>
      <w:sz w:val="20"/>
      <w:szCs w:val="20"/>
    </w:rPr>
  </w:style>
  <w:style w:type="paragraph" w:styleId="Revision">
    <w:name w:val="Revision"/>
    <w:hidden/>
    <w:uiPriority w:val="99"/>
    <w:semiHidden/>
    <w:rsid w:val="00F75FA0"/>
    <w:pPr>
      <w:spacing w:before="0"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090">
      <w:bodyDiv w:val="1"/>
      <w:marLeft w:val="0"/>
      <w:marRight w:val="0"/>
      <w:marTop w:val="0"/>
      <w:marBottom w:val="0"/>
      <w:divBdr>
        <w:top w:val="none" w:sz="0" w:space="0" w:color="auto"/>
        <w:left w:val="none" w:sz="0" w:space="0" w:color="auto"/>
        <w:bottom w:val="none" w:sz="0" w:space="0" w:color="auto"/>
        <w:right w:val="none" w:sz="0" w:space="0" w:color="auto"/>
      </w:divBdr>
    </w:div>
    <w:div w:id="33620808">
      <w:bodyDiv w:val="1"/>
      <w:marLeft w:val="0"/>
      <w:marRight w:val="0"/>
      <w:marTop w:val="0"/>
      <w:marBottom w:val="0"/>
      <w:divBdr>
        <w:top w:val="none" w:sz="0" w:space="0" w:color="auto"/>
        <w:left w:val="none" w:sz="0" w:space="0" w:color="auto"/>
        <w:bottom w:val="none" w:sz="0" w:space="0" w:color="auto"/>
        <w:right w:val="none" w:sz="0" w:space="0" w:color="auto"/>
      </w:divBdr>
    </w:div>
    <w:div w:id="91363294">
      <w:bodyDiv w:val="1"/>
      <w:marLeft w:val="0"/>
      <w:marRight w:val="0"/>
      <w:marTop w:val="0"/>
      <w:marBottom w:val="0"/>
      <w:divBdr>
        <w:top w:val="none" w:sz="0" w:space="0" w:color="auto"/>
        <w:left w:val="none" w:sz="0" w:space="0" w:color="auto"/>
        <w:bottom w:val="none" w:sz="0" w:space="0" w:color="auto"/>
        <w:right w:val="none" w:sz="0" w:space="0" w:color="auto"/>
      </w:divBdr>
      <w:divsChild>
        <w:div w:id="538126072">
          <w:marLeft w:val="0"/>
          <w:marRight w:val="0"/>
          <w:marTop w:val="0"/>
          <w:marBottom w:val="0"/>
          <w:divBdr>
            <w:top w:val="single" w:sz="2" w:space="0" w:color="E3E3E3"/>
            <w:left w:val="single" w:sz="2" w:space="0" w:color="E3E3E3"/>
            <w:bottom w:val="single" w:sz="2" w:space="0" w:color="E3E3E3"/>
            <w:right w:val="single" w:sz="2" w:space="0" w:color="E3E3E3"/>
          </w:divBdr>
          <w:divsChild>
            <w:div w:id="771556583">
              <w:marLeft w:val="0"/>
              <w:marRight w:val="0"/>
              <w:marTop w:val="0"/>
              <w:marBottom w:val="0"/>
              <w:divBdr>
                <w:top w:val="single" w:sz="2" w:space="0" w:color="auto"/>
                <w:left w:val="single" w:sz="6" w:space="0" w:color="auto"/>
                <w:bottom w:val="single" w:sz="2" w:space="0" w:color="auto"/>
                <w:right w:val="single" w:sz="2" w:space="0" w:color="auto"/>
              </w:divBdr>
              <w:divsChild>
                <w:div w:id="1296448777">
                  <w:marLeft w:val="0"/>
                  <w:marRight w:val="0"/>
                  <w:marTop w:val="0"/>
                  <w:marBottom w:val="0"/>
                  <w:divBdr>
                    <w:top w:val="single" w:sz="2" w:space="0" w:color="E3E3E3"/>
                    <w:left w:val="single" w:sz="2" w:space="0" w:color="E3E3E3"/>
                    <w:bottom w:val="single" w:sz="2" w:space="0" w:color="E3E3E3"/>
                    <w:right w:val="single" w:sz="2" w:space="0" w:color="E3E3E3"/>
                  </w:divBdr>
                  <w:divsChild>
                    <w:div w:id="590510262">
                      <w:marLeft w:val="0"/>
                      <w:marRight w:val="0"/>
                      <w:marTop w:val="0"/>
                      <w:marBottom w:val="0"/>
                      <w:divBdr>
                        <w:top w:val="single" w:sz="2" w:space="0" w:color="E3E3E3"/>
                        <w:left w:val="single" w:sz="2" w:space="0" w:color="E3E3E3"/>
                        <w:bottom w:val="single" w:sz="2" w:space="0" w:color="E3E3E3"/>
                        <w:right w:val="single" w:sz="2" w:space="0" w:color="E3E3E3"/>
                      </w:divBdr>
                      <w:divsChild>
                        <w:div w:id="599920048">
                          <w:marLeft w:val="0"/>
                          <w:marRight w:val="0"/>
                          <w:marTop w:val="0"/>
                          <w:marBottom w:val="0"/>
                          <w:divBdr>
                            <w:top w:val="single" w:sz="2" w:space="0" w:color="E3E3E3"/>
                            <w:left w:val="single" w:sz="2" w:space="0" w:color="E3E3E3"/>
                            <w:bottom w:val="single" w:sz="2" w:space="0" w:color="E3E3E3"/>
                            <w:right w:val="single" w:sz="2" w:space="0" w:color="E3E3E3"/>
                          </w:divBdr>
                          <w:divsChild>
                            <w:div w:id="1727802118">
                              <w:marLeft w:val="0"/>
                              <w:marRight w:val="0"/>
                              <w:marTop w:val="0"/>
                              <w:marBottom w:val="0"/>
                              <w:divBdr>
                                <w:top w:val="single" w:sz="2" w:space="0" w:color="E3E3E3"/>
                                <w:left w:val="single" w:sz="2" w:space="0" w:color="E3E3E3"/>
                                <w:bottom w:val="single" w:sz="2" w:space="0" w:color="E3E3E3"/>
                                <w:right w:val="single" w:sz="2" w:space="0" w:color="E3E3E3"/>
                              </w:divBdr>
                              <w:divsChild>
                                <w:div w:id="1206521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27324283">
                      <w:marLeft w:val="0"/>
                      <w:marRight w:val="0"/>
                      <w:marTop w:val="0"/>
                      <w:marBottom w:val="0"/>
                      <w:divBdr>
                        <w:top w:val="single" w:sz="2" w:space="0" w:color="E3E3E3"/>
                        <w:left w:val="single" w:sz="2" w:space="0" w:color="E3E3E3"/>
                        <w:bottom w:val="single" w:sz="2" w:space="0" w:color="E3E3E3"/>
                        <w:right w:val="single" w:sz="2" w:space="0" w:color="E3E3E3"/>
                      </w:divBdr>
                    </w:div>
                    <w:div w:id="1417510309">
                      <w:marLeft w:val="0"/>
                      <w:marRight w:val="0"/>
                      <w:marTop w:val="0"/>
                      <w:marBottom w:val="0"/>
                      <w:divBdr>
                        <w:top w:val="single" w:sz="2" w:space="0" w:color="E3E3E3"/>
                        <w:left w:val="single" w:sz="2" w:space="0" w:color="E3E3E3"/>
                        <w:bottom w:val="single" w:sz="2" w:space="0" w:color="E3E3E3"/>
                        <w:right w:val="single" w:sz="2" w:space="0" w:color="E3E3E3"/>
                      </w:divBdr>
                      <w:divsChild>
                        <w:div w:id="698897579">
                          <w:marLeft w:val="0"/>
                          <w:marRight w:val="0"/>
                          <w:marTop w:val="0"/>
                          <w:marBottom w:val="0"/>
                          <w:divBdr>
                            <w:top w:val="single" w:sz="2" w:space="0" w:color="E3E3E3"/>
                            <w:left w:val="single" w:sz="2" w:space="0" w:color="E3E3E3"/>
                            <w:bottom w:val="single" w:sz="2" w:space="0" w:color="E3E3E3"/>
                            <w:right w:val="single" w:sz="2" w:space="0" w:color="E3E3E3"/>
                          </w:divBdr>
                          <w:divsChild>
                            <w:div w:id="256718519">
                              <w:marLeft w:val="0"/>
                              <w:marRight w:val="0"/>
                              <w:marTop w:val="0"/>
                              <w:marBottom w:val="0"/>
                              <w:divBdr>
                                <w:top w:val="single" w:sz="2" w:space="0" w:color="E3E3E3"/>
                                <w:left w:val="single" w:sz="2" w:space="0" w:color="E3E3E3"/>
                                <w:bottom w:val="single" w:sz="2" w:space="0" w:color="E3E3E3"/>
                                <w:right w:val="single" w:sz="2" w:space="0" w:color="E3E3E3"/>
                              </w:divBdr>
                              <w:divsChild>
                                <w:div w:id="1435590102">
                                  <w:marLeft w:val="0"/>
                                  <w:marRight w:val="0"/>
                                  <w:marTop w:val="0"/>
                                  <w:marBottom w:val="0"/>
                                  <w:divBdr>
                                    <w:top w:val="single" w:sz="2" w:space="0" w:color="E3E3E3"/>
                                    <w:left w:val="single" w:sz="2" w:space="0" w:color="E3E3E3"/>
                                    <w:bottom w:val="single" w:sz="2" w:space="0" w:color="E3E3E3"/>
                                    <w:right w:val="single" w:sz="2" w:space="0" w:color="E3E3E3"/>
                                  </w:divBdr>
                                  <w:divsChild>
                                    <w:div w:id="122777119">
                                      <w:marLeft w:val="540"/>
                                      <w:marRight w:val="540"/>
                                      <w:marTop w:val="0"/>
                                      <w:marBottom w:val="0"/>
                                      <w:divBdr>
                                        <w:top w:val="single" w:sz="2" w:space="31" w:color="E3E3E3"/>
                                        <w:left w:val="single" w:sz="2" w:space="0" w:color="E3E3E3"/>
                                        <w:bottom w:val="single" w:sz="2" w:space="0" w:color="E3E3E3"/>
                                        <w:right w:val="single" w:sz="2" w:space="0" w:color="E3E3E3"/>
                                      </w:divBdr>
                                      <w:divsChild>
                                        <w:div w:id="1069352527">
                                          <w:marLeft w:val="0"/>
                                          <w:marRight w:val="0"/>
                                          <w:marTop w:val="0"/>
                                          <w:marBottom w:val="0"/>
                                          <w:divBdr>
                                            <w:top w:val="single" w:sz="2" w:space="0" w:color="E3E3E3"/>
                                            <w:left w:val="single" w:sz="2" w:space="0" w:color="E3E3E3"/>
                                            <w:bottom w:val="single" w:sz="2" w:space="0" w:color="E3E3E3"/>
                                            <w:right w:val="single" w:sz="2" w:space="0" w:color="E3E3E3"/>
                                          </w:divBdr>
                                          <w:divsChild>
                                            <w:div w:id="1413506160">
                                              <w:marLeft w:val="0"/>
                                              <w:marRight w:val="0"/>
                                              <w:marTop w:val="0"/>
                                              <w:marBottom w:val="0"/>
                                              <w:divBdr>
                                                <w:top w:val="single" w:sz="2" w:space="0" w:color="E3E3E3"/>
                                                <w:left w:val="single" w:sz="2" w:space="0" w:color="E3E3E3"/>
                                                <w:bottom w:val="single" w:sz="2" w:space="0" w:color="E3E3E3"/>
                                                <w:right w:val="single" w:sz="2" w:space="0" w:color="E3E3E3"/>
                                              </w:divBdr>
                                              <w:divsChild>
                                                <w:div w:id="443034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297825">
      <w:bodyDiv w:val="1"/>
      <w:marLeft w:val="0"/>
      <w:marRight w:val="0"/>
      <w:marTop w:val="0"/>
      <w:marBottom w:val="0"/>
      <w:divBdr>
        <w:top w:val="none" w:sz="0" w:space="0" w:color="auto"/>
        <w:left w:val="none" w:sz="0" w:space="0" w:color="auto"/>
        <w:bottom w:val="none" w:sz="0" w:space="0" w:color="auto"/>
        <w:right w:val="none" w:sz="0" w:space="0" w:color="auto"/>
      </w:divBdr>
    </w:div>
    <w:div w:id="113453402">
      <w:bodyDiv w:val="1"/>
      <w:marLeft w:val="0"/>
      <w:marRight w:val="0"/>
      <w:marTop w:val="0"/>
      <w:marBottom w:val="0"/>
      <w:divBdr>
        <w:top w:val="none" w:sz="0" w:space="0" w:color="auto"/>
        <w:left w:val="none" w:sz="0" w:space="0" w:color="auto"/>
        <w:bottom w:val="none" w:sz="0" w:space="0" w:color="auto"/>
        <w:right w:val="none" w:sz="0" w:space="0" w:color="auto"/>
      </w:divBdr>
    </w:div>
    <w:div w:id="161240049">
      <w:bodyDiv w:val="1"/>
      <w:marLeft w:val="0"/>
      <w:marRight w:val="0"/>
      <w:marTop w:val="0"/>
      <w:marBottom w:val="0"/>
      <w:divBdr>
        <w:top w:val="none" w:sz="0" w:space="0" w:color="auto"/>
        <w:left w:val="none" w:sz="0" w:space="0" w:color="auto"/>
        <w:bottom w:val="none" w:sz="0" w:space="0" w:color="auto"/>
        <w:right w:val="none" w:sz="0" w:space="0" w:color="auto"/>
      </w:divBdr>
    </w:div>
    <w:div w:id="178468949">
      <w:bodyDiv w:val="1"/>
      <w:marLeft w:val="0"/>
      <w:marRight w:val="0"/>
      <w:marTop w:val="0"/>
      <w:marBottom w:val="0"/>
      <w:divBdr>
        <w:top w:val="none" w:sz="0" w:space="0" w:color="auto"/>
        <w:left w:val="none" w:sz="0" w:space="0" w:color="auto"/>
        <w:bottom w:val="none" w:sz="0" w:space="0" w:color="auto"/>
        <w:right w:val="none" w:sz="0" w:space="0" w:color="auto"/>
      </w:divBdr>
    </w:div>
    <w:div w:id="190144881">
      <w:bodyDiv w:val="1"/>
      <w:marLeft w:val="0"/>
      <w:marRight w:val="0"/>
      <w:marTop w:val="0"/>
      <w:marBottom w:val="0"/>
      <w:divBdr>
        <w:top w:val="none" w:sz="0" w:space="0" w:color="auto"/>
        <w:left w:val="none" w:sz="0" w:space="0" w:color="auto"/>
        <w:bottom w:val="none" w:sz="0" w:space="0" w:color="auto"/>
        <w:right w:val="none" w:sz="0" w:space="0" w:color="auto"/>
      </w:divBdr>
    </w:div>
    <w:div w:id="211355691">
      <w:bodyDiv w:val="1"/>
      <w:marLeft w:val="0"/>
      <w:marRight w:val="0"/>
      <w:marTop w:val="0"/>
      <w:marBottom w:val="0"/>
      <w:divBdr>
        <w:top w:val="none" w:sz="0" w:space="0" w:color="auto"/>
        <w:left w:val="none" w:sz="0" w:space="0" w:color="auto"/>
        <w:bottom w:val="none" w:sz="0" w:space="0" w:color="auto"/>
        <w:right w:val="none" w:sz="0" w:space="0" w:color="auto"/>
      </w:divBdr>
    </w:div>
    <w:div w:id="246497529">
      <w:bodyDiv w:val="1"/>
      <w:marLeft w:val="0"/>
      <w:marRight w:val="0"/>
      <w:marTop w:val="0"/>
      <w:marBottom w:val="0"/>
      <w:divBdr>
        <w:top w:val="none" w:sz="0" w:space="0" w:color="auto"/>
        <w:left w:val="none" w:sz="0" w:space="0" w:color="auto"/>
        <w:bottom w:val="none" w:sz="0" w:space="0" w:color="auto"/>
        <w:right w:val="none" w:sz="0" w:space="0" w:color="auto"/>
      </w:divBdr>
    </w:div>
    <w:div w:id="247809547">
      <w:bodyDiv w:val="1"/>
      <w:marLeft w:val="0"/>
      <w:marRight w:val="0"/>
      <w:marTop w:val="0"/>
      <w:marBottom w:val="0"/>
      <w:divBdr>
        <w:top w:val="none" w:sz="0" w:space="0" w:color="auto"/>
        <w:left w:val="none" w:sz="0" w:space="0" w:color="auto"/>
        <w:bottom w:val="none" w:sz="0" w:space="0" w:color="auto"/>
        <w:right w:val="none" w:sz="0" w:space="0" w:color="auto"/>
      </w:divBdr>
    </w:div>
    <w:div w:id="252007955">
      <w:bodyDiv w:val="1"/>
      <w:marLeft w:val="0"/>
      <w:marRight w:val="0"/>
      <w:marTop w:val="0"/>
      <w:marBottom w:val="0"/>
      <w:divBdr>
        <w:top w:val="none" w:sz="0" w:space="0" w:color="auto"/>
        <w:left w:val="none" w:sz="0" w:space="0" w:color="auto"/>
        <w:bottom w:val="none" w:sz="0" w:space="0" w:color="auto"/>
        <w:right w:val="none" w:sz="0" w:space="0" w:color="auto"/>
      </w:divBdr>
    </w:div>
    <w:div w:id="294914074">
      <w:bodyDiv w:val="1"/>
      <w:marLeft w:val="0"/>
      <w:marRight w:val="0"/>
      <w:marTop w:val="0"/>
      <w:marBottom w:val="0"/>
      <w:divBdr>
        <w:top w:val="none" w:sz="0" w:space="0" w:color="auto"/>
        <w:left w:val="none" w:sz="0" w:space="0" w:color="auto"/>
        <w:bottom w:val="none" w:sz="0" w:space="0" w:color="auto"/>
        <w:right w:val="none" w:sz="0" w:space="0" w:color="auto"/>
      </w:divBdr>
    </w:div>
    <w:div w:id="303969925">
      <w:bodyDiv w:val="1"/>
      <w:marLeft w:val="0"/>
      <w:marRight w:val="0"/>
      <w:marTop w:val="0"/>
      <w:marBottom w:val="0"/>
      <w:divBdr>
        <w:top w:val="none" w:sz="0" w:space="0" w:color="auto"/>
        <w:left w:val="none" w:sz="0" w:space="0" w:color="auto"/>
        <w:bottom w:val="none" w:sz="0" w:space="0" w:color="auto"/>
        <w:right w:val="none" w:sz="0" w:space="0" w:color="auto"/>
      </w:divBdr>
    </w:div>
    <w:div w:id="308480223">
      <w:bodyDiv w:val="1"/>
      <w:marLeft w:val="0"/>
      <w:marRight w:val="0"/>
      <w:marTop w:val="0"/>
      <w:marBottom w:val="0"/>
      <w:divBdr>
        <w:top w:val="none" w:sz="0" w:space="0" w:color="auto"/>
        <w:left w:val="none" w:sz="0" w:space="0" w:color="auto"/>
        <w:bottom w:val="none" w:sz="0" w:space="0" w:color="auto"/>
        <w:right w:val="none" w:sz="0" w:space="0" w:color="auto"/>
      </w:divBdr>
    </w:div>
    <w:div w:id="331029051">
      <w:bodyDiv w:val="1"/>
      <w:marLeft w:val="0"/>
      <w:marRight w:val="0"/>
      <w:marTop w:val="0"/>
      <w:marBottom w:val="0"/>
      <w:divBdr>
        <w:top w:val="none" w:sz="0" w:space="0" w:color="auto"/>
        <w:left w:val="none" w:sz="0" w:space="0" w:color="auto"/>
        <w:bottom w:val="none" w:sz="0" w:space="0" w:color="auto"/>
        <w:right w:val="none" w:sz="0" w:space="0" w:color="auto"/>
      </w:divBdr>
    </w:div>
    <w:div w:id="336225875">
      <w:bodyDiv w:val="1"/>
      <w:marLeft w:val="0"/>
      <w:marRight w:val="0"/>
      <w:marTop w:val="0"/>
      <w:marBottom w:val="0"/>
      <w:divBdr>
        <w:top w:val="none" w:sz="0" w:space="0" w:color="auto"/>
        <w:left w:val="none" w:sz="0" w:space="0" w:color="auto"/>
        <w:bottom w:val="none" w:sz="0" w:space="0" w:color="auto"/>
        <w:right w:val="none" w:sz="0" w:space="0" w:color="auto"/>
      </w:divBdr>
    </w:div>
    <w:div w:id="358705281">
      <w:bodyDiv w:val="1"/>
      <w:marLeft w:val="0"/>
      <w:marRight w:val="0"/>
      <w:marTop w:val="0"/>
      <w:marBottom w:val="0"/>
      <w:divBdr>
        <w:top w:val="none" w:sz="0" w:space="0" w:color="auto"/>
        <w:left w:val="none" w:sz="0" w:space="0" w:color="auto"/>
        <w:bottom w:val="none" w:sz="0" w:space="0" w:color="auto"/>
        <w:right w:val="none" w:sz="0" w:space="0" w:color="auto"/>
      </w:divBdr>
    </w:div>
    <w:div w:id="359085509">
      <w:bodyDiv w:val="1"/>
      <w:marLeft w:val="0"/>
      <w:marRight w:val="0"/>
      <w:marTop w:val="0"/>
      <w:marBottom w:val="0"/>
      <w:divBdr>
        <w:top w:val="none" w:sz="0" w:space="0" w:color="auto"/>
        <w:left w:val="none" w:sz="0" w:space="0" w:color="auto"/>
        <w:bottom w:val="none" w:sz="0" w:space="0" w:color="auto"/>
        <w:right w:val="none" w:sz="0" w:space="0" w:color="auto"/>
      </w:divBdr>
    </w:div>
    <w:div w:id="425732160">
      <w:bodyDiv w:val="1"/>
      <w:marLeft w:val="0"/>
      <w:marRight w:val="0"/>
      <w:marTop w:val="0"/>
      <w:marBottom w:val="0"/>
      <w:divBdr>
        <w:top w:val="none" w:sz="0" w:space="0" w:color="auto"/>
        <w:left w:val="none" w:sz="0" w:space="0" w:color="auto"/>
        <w:bottom w:val="none" w:sz="0" w:space="0" w:color="auto"/>
        <w:right w:val="none" w:sz="0" w:space="0" w:color="auto"/>
      </w:divBdr>
    </w:div>
    <w:div w:id="429280082">
      <w:bodyDiv w:val="1"/>
      <w:marLeft w:val="0"/>
      <w:marRight w:val="0"/>
      <w:marTop w:val="0"/>
      <w:marBottom w:val="0"/>
      <w:divBdr>
        <w:top w:val="none" w:sz="0" w:space="0" w:color="auto"/>
        <w:left w:val="none" w:sz="0" w:space="0" w:color="auto"/>
        <w:bottom w:val="none" w:sz="0" w:space="0" w:color="auto"/>
        <w:right w:val="none" w:sz="0" w:space="0" w:color="auto"/>
      </w:divBdr>
    </w:div>
    <w:div w:id="460000973">
      <w:bodyDiv w:val="1"/>
      <w:marLeft w:val="0"/>
      <w:marRight w:val="0"/>
      <w:marTop w:val="0"/>
      <w:marBottom w:val="0"/>
      <w:divBdr>
        <w:top w:val="none" w:sz="0" w:space="0" w:color="auto"/>
        <w:left w:val="none" w:sz="0" w:space="0" w:color="auto"/>
        <w:bottom w:val="none" w:sz="0" w:space="0" w:color="auto"/>
        <w:right w:val="none" w:sz="0" w:space="0" w:color="auto"/>
      </w:divBdr>
    </w:div>
    <w:div w:id="469832916">
      <w:bodyDiv w:val="1"/>
      <w:marLeft w:val="0"/>
      <w:marRight w:val="0"/>
      <w:marTop w:val="0"/>
      <w:marBottom w:val="0"/>
      <w:divBdr>
        <w:top w:val="none" w:sz="0" w:space="0" w:color="auto"/>
        <w:left w:val="none" w:sz="0" w:space="0" w:color="auto"/>
        <w:bottom w:val="none" w:sz="0" w:space="0" w:color="auto"/>
        <w:right w:val="none" w:sz="0" w:space="0" w:color="auto"/>
      </w:divBdr>
    </w:div>
    <w:div w:id="494496972">
      <w:bodyDiv w:val="1"/>
      <w:marLeft w:val="0"/>
      <w:marRight w:val="0"/>
      <w:marTop w:val="0"/>
      <w:marBottom w:val="0"/>
      <w:divBdr>
        <w:top w:val="none" w:sz="0" w:space="0" w:color="auto"/>
        <w:left w:val="none" w:sz="0" w:space="0" w:color="auto"/>
        <w:bottom w:val="none" w:sz="0" w:space="0" w:color="auto"/>
        <w:right w:val="none" w:sz="0" w:space="0" w:color="auto"/>
      </w:divBdr>
    </w:div>
    <w:div w:id="511183022">
      <w:bodyDiv w:val="1"/>
      <w:marLeft w:val="0"/>
      <w:marRight w:val="0"/>
      <w:marTop w:val="0"/>
      <w:marBottom w:val="0"/>
      <w:divBdr>
        <w:top w:val="none" w:sz="0" w:space="0" w:color="auto"/>
        <w:left w:val="none" w:sz="0" w:space="0" w:color="auto"/>
        <w:bottom w:val="none" w:sz="0" w:space="0" w:color="auto"/>
        <w:right w:val="none" w:sz="0" w:space="0" w:color="auto"/>
      </w:divBdr>
    </w:div>
    <w:div w:id="514195772">
      <w:bodyDiv w:val="1"/>
      <w:marLeft w:val="0"/>
      <w:marRight w:val="0"/>
      <w:marTop w:val="0"/>
      <w:marBottom w:val="0"/>
      <w:divBdr>
        <w:top w:val="none" w:sz="0" w:space="0" w:color="auto"/>
        <w:left w:val="none" w:sz="0" w:space="0" w:color="auto"/>
        <w:bottom w:val="none" w:sz="0" w:space="0" w:color="auto"/>
        <w:right w:val="none" w:sz="0" w:space="0" w:color="auto"/>
      </w:divBdr>
    </w:div>
    <w:div w:id="533923508">
      <w:bodyDiv w:val="1"/>
      <w:marLeft w:val="0"/>
      <w:marRight w:val="0"/>
      <w:marTop w:val="0"/>
      <w:marBottom w:val="0"/>
      <w:divBdr>
        <w:top w:val="none" w:sz="0" w:space="0" w:color="auto"/>
        <w:left w:val="none" w:sz="0" w:space="0" w:color="auto"/>
        <w:bottom w:val="none" w:sz="0" w:space="0" w:color="auto"/>
        <w:right w:val="none" w:sz="0" w:space="0" w:color="auto"/>
      </w:divBdr>
    </w:div>
    <w:div w:id="536553253">
      <w:bodyDiv w:val="1"/>
      <w:marLeft w:val="0"/>
      <w:marRight w:val="0"/>
      <w:marTop w:val="0"/>
      <w:marBottom w:val="0"/>
      <w:divBdr>
        <w:top w:val="none" w:sz="0" w:space="0" w:color="auto"/>
        <w:left w:val="none" w:sz="0" w:space="0" w:color="auto"/>
        <w:bottom w:val="none" w:sz="0" w:space="0" w:color="auto"/>
        <w:right w:val="none" w:sz="0" w:space="0" w:color="auto"/>
      </w:divBdr>
    </w:div>
    <w:div w:id="547840380">
      <w:bodyDiv w:val="1"/>
      <w:marLeft w:val="0"/>
      <w:marRight w:val="0"/>
      <w:marTop w:val="0"/>
      <w:marBottom w:val="0"/>
      <w:divBdr>
        <w:top w:val="none" w:sz="0" w:space="0" w:color="auto"/>
        <w:left w:val="none" w:sz="0" w:space="0" w:color="auto"/>
        <w:bottom w:val="none" w:sz="0" w:space="0" w:color="auto"/>
        <w:right w:val="none" w:sz="0" w:space="0" w:color="auto"/>
      </w:divBdr>
      <w:divsChild>
        <w:div w:id="730424168">
          <w:marLeft w:val="0"/>
          <w:marRight w:val="0"/>
          <w:marTop w:val="0"/>
          <w:marBottom w:val="0"/>
          <w:divBdr>
            <w:top w:val="none" w:sz="0" w:space="0" w:color="auto"/>
            <w:left w:val="none" w:sz="0" w:space="0" w:color="auto"/>
            <w:bottom w:val="none" w:sz="0" w:space="0" w:color="auto"/>
            <w:right w:val="none" w:sz="0" w:space="0" w:color="auto"/>
          </w:divBdr>
        </w:div>
      </w:divsChild>
    </w:div>
    <w:div w:id="551818284">
      <w:bodyDiv w:val="1"/>
      <w:marLeft w:val="0"/>
      <w:marRight w:val="0"/>
      <w:marTop w:val="0"/>
      <w:marBottom w:val="0"/>
      <w:divBdr>
        <w:top w:val="none" w:sz="0" w:space="0" w:color="auto"/>
        <w:left w:val="none" w:sz="0" w:space="0" w:color="auto"/>
        <w:bottom w:val="none" w:sz="0" w:space="0" w:color="auto"/>
        <w:right w:val="none" w:sz="0" w:space="0" w:color="auto"/>
      </w:divBdr>
    </w:div>
    <w:div w:id="552231961">
      <w:bodyDiv w:val="1"/>
      <w:marLeft w:val="0"/>
      <w:marRight w:val="0"/>
      <w:marTop w:val="0"/>
      <w:marBottom w:val="0"/>
      <w:divBdr>
        <w:top w:val="none" w:sz="0" w:space="0" w:color="auto"/>
        <w:left w:val="none" w:sz="0" w:space="0" w:color="auto"/>
        <w:bottom w:val="none" w:sz="0" w:space="0" w:color="auto"/>
        <w:right w:val="none" w:sz="0" w:space="0" w:color="auto"/>
      </w:divBdr>
    </w:div>
    <w:div w:id="558979784">
      <w:bodyDiv w:val="1"/>
      <w:marLeft w:val="0"/>
      <w:marRight w:val="0"/>
      <w:marTop w:val="0"/>
      <w:marBottom w:val="0"/>
      <w:divBdr>
        <w:top w:val="none" w:sz="0" w:space="0" w:color="auto"/>
        <w:left w:val="none" w:sz="0" w:space="0" w:color="auto"/>
        <w:bottom w:val="none" w:sz="0" w:space="0" w:color="auto"/>
        <w:right w:val="none" w:sz="0" w:space="0" w:color="auto"/>
      </w:divBdr>
    </w:div>
    <w:div w:id="576718315">
      <w:bodyDiv w:val="1"/>
      <w:marLeft w:val="0"/>
      <w:marRight w:val="0"/>
      <w:marTop w:val="0"/>
      <w:marBottom w:val="0"/>
      <w:divBdr>
        <w:top w:val="none" w:sz="0" w:space="0" w:color="auto"/>
        <w:left w:val="none" w:sz="0" w:space="0" w:color="auto"/>
        <w:bottom w:val="none" w:sz="0" w:space="0" w:color="auto"/>
        <w:right w:val="none" w:sz="0" w:space="0" w:color="auto"/>
      </w:divBdr>
    </w:div>
    <w:div w:id="586184761">
      <w:bodyDiv w:val="1"/>
      <w:marLeft w:val="0"/>
      <w:marRight w:val="0"/>
      <w:marTop w:val="0"/>
      <w:marBottom w:val="0"/>
      <w:divBdr>
        <w:top w:val="none" w:sz="0" w:space="0" w:color="auto"/>
        <w:left w:val="none" w:sz="0" w:space="0" w:color="auto"/>
        <w:bottom w:val="none" w:sz="0" w:space="0" w:color="auto"/>
        <w:right w:val="none" w:sz="0" w:space="0" w:color="auto"/>
      </w:divBdr>
    </w:div>
    <w:div w:id="614481994">
      <w:bodyDiv w:val="1"/>
      <w:marLeft w:val="0"/>
      <w:marRight w:val="0"/>
      <w:marTop w:val="0"/>
      <w:marBottom w:val="0"/>
      <w:divBdr>
        <w:top w:val="none" w:sz="0" w:space="0" w:color="auto"/>
        <w:left w:val="none" w:sz="0" w:space="0" w:color="auto"/>
        <w:bottom w:val="none" w:sz="0" w:space="0" w:color="auto"/>
        <w:right w:val="none" w:sz="0" w:space="0" w:color="auto"/>
      </w:divBdr>
    </w:div>
    <w:div w:id="615252298">
      <w:bodyDiv w:val="1"/>
      <w:marLeft w:val="0"/>
      <w:marRight w:val="0"/>
      <w:marTop w:val="0"/>
      <w:marBottom w:val="0"/>
      <w:divBdr>
        <w:top w:val="none" w:sz="0" w:space="0" w:color="auto"/>
        <w:left w:val="none" w:sz="0" w:space="0" w:color="auto"/>
        <w:bottom w:val="none" w:sz="0" w:space="0" w:color="auto"/>
        <w:right w:val="none" w:sz="0" w:space="0" w:color="auto"/>
      </w:divBdr>
    </w:div>
    <w:div w:id="695428270">
      <w:bodyDiv w:val="1"/>
      <w:marLeft w:val="0"/>
      <w:marRight w:val="0"/>
      <w:marTop w:val="0"/>
      <w:marBottom w:val="0"/>
      <w:divBdr>
        <w:top w:val="none" w:sz="0" w:space="0" w:color="auto"/>
        <w:left w:val="none" w:sz="0" w:space="0" w:color="auto"/>
        <w:bottom w:val="none" w:sz="0" w:space="0" w:color="auto"/>
        <w:right w:val="none" w:sz="0" w:space="0" w:color="auto"/>
      </w:divBdr>
    </w:div>
    <w:div w:id="712927924">
      <w:bodyDiv w:val="1"/>
      <w:marLeft w:val="0"/>
      <w:marRight w:val="0"/>
      <w:marTop w:val="0"/>
      <w:marBottom w:val="0"/>
      <w:divBdr>
        <w:top w:val="none" w:sz="0" w:space="0" w:color="auto"/>
        <w:left w:val="none" w:sz="0" w:space="0" w:color="auto"/>
        <w:bottom w:val="none" w:sz="0" w:space="0" w:color="auto"/>
        <w:right w:val="none" w:sz="0" w:space="0" w:color="auto"/>
      </w:divBdr>
    </w:div>
    <w:div w:id="718285001">
      <w:bodyDiv w:val="1"/>
      <w:marLeft w:val="0"/>
      <w:marRight w:val="0"/>
      <w:marTop w:val="0"/>
      <w:marBottom w:val="0"/>
      <w:divBdr>
        <w:top w:val="none" w:sz="0" w:space="0" w:color="auto"/>
        <w:left w:val="none" w:sz="0" w:space="0" w:color="auto"/>
        <w:bottom w:val="none" w:sz="0" w:space="0" w:color="auto"/>
        <w:right w:val="none" w:sz="0" w:space="0" w:color="auto"/>
      </w:divBdr>
    </w:div>
    <w:div w:id="735518011">
      <w:bodyDiv w:val="1"/>
      <w:marLeft w:val="0"/>
      <w:marRight w:val="0"/>
      <w:marTop w:val="0"/>
      <w:marBottom w:val="0"/>
      <w:divBdr>
        <w:top w:val="none" w:sz="0" w:space="0" w:color="auto"/>
        <w:left w:val="none" w:sz="0" w:space="0" w:color="auto"/>
        <w:bottom w:val="none" w:sz="0" w:space="0" w:color="auto"/>
        <w:right w:val="none" w:sz="0" w:space="0" w:color="auto"/>
      </w:divBdr>
    </w:div>
    <w:div w:id="743524772">
      <w:bodyDiv w:val="1"/>
      <w:marLeft w:val="0"/>
      <w:marRight w:val="0"/>
      <w:marTop w:val="0"/>
      <w:marBottom w:val="0"/>
      <w:divBdr>
        <w:top w:val="none" w:sz="0" w:space="0" w:color="auto"/>
        <w:left w:val="none" w:sz="0" w:space="0" w:color="auto"/>
        <w:bottom w:val="none" w:sz="0" w:space="0" w:color="auto"/>
        <w:right w:val="none" w:sz="0" w:space="0" w:color="auto"/>
      </w:divBdr>
    </w:div>
    <w:div w:id="771899315">
      <w:bodyDiv w:val="1"/>
      <w:marLeft w:val="0"/>
      <w:marRight w:val="0"/>
      <w:marTop w:val="0"/>
      <w:marBottom w:val="0"/>
      <w:divBdr>
        <w:top w:val="none" w:sz="0" w:space="0" w:color="auto"/>
        <w:left w:val="none" w:sz="0" w:space="0" w:color="auto"/>
        <w:bottom w:val="none" w:sz="0" w:space="0" w:color="auto"/>
        <w:right w:val="none" w:sz="0" w:space="0" w:color="auto"/>
      </w:divBdr>
    </w:div>
    <w:div w:id="790518593">
      <w:bodyDiv w:val="1"/>
      <w:marLeft w:val="0"/>
      <w:marRight w:val="0"/>
      <w:marTop w:val="0"/>
      <w:marBottom w:val="0"/>
      <w:divBdr>
        <w:top w:val="none" w:sz="0" w:space="0" w:color="auto"/>
        <w:left w:val="none" w:sz="0" w:space="0" w:color="auto"/>
        <w:bottom w:val="none" w:sz="0" w:space="0" w:color="auto"/>
        <w:right w:val="none" w:sz="0" w:space="0" w:color="auto"/>
      </w:divBdr>
    </w:div>
    <w:div w:id="830021720">
      <w:bodyDiv w:val="1"/>
      <w:marLeft w:val="0"/>
      <w:marRight w:val="0"/>
      <w:marTop w:val="0"/>
      <w:marBottom w:val="0"/>
      <w:divBdr>
        <w:top w:val="none" w:sz="0" w:space="0" w:color="auto"/>
        <w:left w:val="none" w:sz="0" w:space="0" w:color="auto"/>
        <w:bottom w:val="none" w:sz="0" w:space="0" w:color="auto"/>
        <w:right w:val="none" w:sz="0" w:space="0" w:color="auto"/>
      </w:divBdr>
    </w:div>
    <w:div w:id="832331618">
      <w:bodyDiv w:val="1"/>
      <w:marLeft w:val="0"/>
      <w:marRight w:val="0"/>
      <w:marTop w:val="0"/>
      <w:marBottom w:val="0"/>
      <w:divBdr>
        <w:top w:val="none" w:sz="0" w:space="0" w:color="auto"/>
        <w:left w:val="none" w:sz="0" w:space="0" w:color="auto"/>
        <w:bottom w:val="none" w:sz="0" w:space="0" w:color="auto"/>
        <w:right w:val="none" w:sz="0" w:space="0" w:color="auto"/>
      </w:divBdr>
    </w:div>
    <w:div w:id="860433992">
      <w:bodyDiv w:val="1"/>
      <w:marLeft w:val="0"/>
      <w:marRight w:val="0"/>
      <w:marTop w:val="0"/>
      <w:marBottom w:val="0"/>
      <w:divBdr>
        <w:top w:val="none" w:sz="0" w:space="0" w:color="auto"/>
        <w:left w:val="none" w:sz="0" w:space="0" w:color="auto"/>
        <w:bottom w:val="none" w:sz="0" w:space="0" w:color="auto"/>
        <w:right w:val="none" w:sz="0" w:space="0" w:color="auto"/>
      </w:divBdr>
    </w:div>
    <w:div w:id="868756319">
      <w:bodyDiv w:val="1"/>
      <w:marLeft w:val="0"/>
      <w:marRight w:val="0"/>
      <w:marTop w:val="0"/>
      <w:marBottom w:val="0"/>
      <w:divBdr>
        <w:top w:val="none" w:sz="0" w:space="0" w:color="auto"/>
        <w:left w:val="none" w:sz="0" w:space="0" w:color="auto"/>
        <w:bottom w:val="none" w:sz="0" w:space="0" w:color="auto"/>
        <w:right w:val="none" w:sz="0" w:space="0" w:color="auto"/>
      </w:divBdr>
    </w:div>
    <w:div w:id="914586554">
      <w:bodyDiv w:val="1"/>
      <w:marLeft w:val="0"/>
      <w:marRight w:val="0"/>
      <w:marTop w:val="0"/>
      <w:marBottom w:val="0"/>
      <w:divBdr>
        <w:top w:val="none" w:sz="0" w:space="0" w:color="auto"/>
        <w:left w:val="none" w:sz="0" w:space="0" w:color="auto"/>
        <w:bottom w:val="none" w:sz="0" w:space="0" w:color="auto"/>
        <w:right w:val="none" w:sz="0" w:space="0" w:color="auto"/>
      </w:divBdr>
    </w:div>
    <w:div w:id="960768998">
      <w:bodyDiv w:val="1"/>
      <w:marLeft w:val="0"/>
      <w:marRight w:val="0"/>
      <w:marTop w:val="0"/>
      <w:marBottom w:val="0"/>
      <w:divBdr>
        <w:top w:val="none" w:sz="0" w:space="0" w:color="auto"/>
        <w:left w:val="none" w:sz="0" w:space="0" w:color="auto"/>
        <w:bottom w:val="none" w:sz="0" w:space="0" w:color="auto"/>
        <w:right w:val="none" w:sz="0" w:space="0" w:color="auto"/>
      </w:divBdr>
    </w:div>
    <w:div w:id="973214760">
      <w:bodyDiv w:val="1"/>
      <w:marLeft w:val="0"/>
      <w:marRight w:val="0"/>
      <w:marTop w:val="0"/>
      <w:marBottom w:val="0"/>
      <w:divBdr>
        <w:top w:val="none" w:sz="0" w:space="0" w:color="auto"/>
        <w:left w:val="none" w:sz="0" w:space="0" w:color="auto"/>
        <w:bottom w:val="none" w:sz="0" w:space="0" w:color="auto"/>
        <w:right w:val="none" w:sz="0" w:space="0" w:color="auto"/>
      </w:divBdr>
    </w:div>
    <w:div w:id="992173895">
      <w:bodyDiv w:val="1"/>
      <w:marLeft w:val="0"/>
      <w:marRight w:val="0"/>
      <w:marTop w:val="0"/>
      <w:marBottom w:val="0"/>
      <w:divBdr>
        <w:top w:val="none" w:sz="0" w:space="0" w:color="auto"/>
        <w:left w:val="none" w:sz="0" w:space="0" w:color="auto"/>
        <w:bottom w:val="none" w:sz="0" w:space="0" w:color="auto"/>
        <w:right w:val="none" w:sz="0" w:space="0" w:color="auto"/>
      </w:divBdr>
    </w:div>
    <w:div w:id="992290805">
      <w:bodyDiv w:val="1"/>
      <w:marLeft w:val="0"/>
      <w:marRight w:val="0"/>
      <w:marTop w:val="0"/>
      <w:marBottom w:val="0"/>
      <w:divBdr>
        <w:top w:val="none" w:sz="0" w:space="0" w:color="auto"/>
        <w:left w:val="none" w:sz="0" w:space="0" w:color="auto"/>
        <w:bottom w:val="none" w:sz="0" w:space="0" w:color="auto"/>
        <w:right w:val="none" w:sz="0" w:space="0" w:color="auto"/>
      </w:divBdr>
    </w:div>
    <w:div w:id="1015303629">
      <w:bodyDiv w:val="1"/>
      <w:marLeft w:val="0"/>
      <w:marRight w:val="0"/>
      <w:marTop w:val="0"/>
      <w:marBottom w:val="0"/>
      <w:divBdr>
        <w:top w:val="none" w:sz="0" w:space="0" w:color="auto"/>
        <w:left w:val="none" w:sz="0" w:space="0" w:color="auto"/>
        <w:bottom w:val="none" w:sz="0" w:space="0" w:color="auto"/>
        <w:right w:val="none" w:sz="0" w:space="0" w:color="auto"/>
      </w:divBdr>
    </w:div>
    <w:div w:id="1016928967">
      <w:bodyDiv w:val="1"/>
      <w:marLeft w:val="0"/>
      <w:marRight w:val="0"/>
      <w:marTop w:val="0"/>
      <w:marBottom w:val="0"/>
      <w:divBdr>
        <w:top w:val="none" w:sz="0" w:space="0" w:color="auto"/>
        <w:left w:val="none" w:sz="0" w:space="0" w:color="auto"/>
        <w:bottom w:val="none" w:sz="0" w:space="0" w:color="auto"/>
        <w:right w:val="none" w:sz="0" w:space="0" w:color="auto"/>
      </w:divBdr>
    </w:div>
    <w:div w:id="1040983540">
      <w:bodyDiv w:val="1"/>
      <w:marLeft w:val="0"/>
      <w:marRight w:val="0"/>
      <w:marTop w:val="0"/>
      <w:marBottom w:val="0"/>
      <w:divBdr>
        <w:top w:val="none" w:sz="0" w:space="0" w:color="auto"/>
        <w:left w:val="none" w:sz="0" w:space="0" w:color="auto"/>
        <w:bottom w:val="none" w:sz="0" w:space="0" w:color="auto"/>
        <w:right w:val="none" w:sz="0" w:space="0" w:color="auto"/>
      </w:divBdr>
    </w:div>
    <w:div w:id="1042746983">
      <w:bodyDiv w:val="1"/>
      <w:marLeft w:val="0"/>
      <w:marRight w:val="0"/>
      <w:marTop w:val="0"/>
      <w:marBottom w:val="0"/>
      <w:divBdr>
        <w:top w:val="none" w:sz="0" w:space="0" w:color="auto"/>
        <w:left w:val="none" w:sz="0" w:space="0" w:color="auto"/>
        <w:bottom w:val="none" w:sz="0" w:space="0" w:color="auto"/>
        <w:right w:val="none" w:sz="0" w:space="0" w:color="auto"/>
      </w:divBdr>
    </w:div>
    <w:div w:id="1071389609">
      <w:bodyDiv w:val="1"/>
      <w:marLeft w:val="0"/>
      <w:marRight w:val="0"/>
      <w:marTop w:val="0"/>
      <w:marBottom w:val="0"/>
      <w:divBdr>
        <w:top w:val="none" w:sz="0" w:space="0" w:color="auto"/>
        <w:left w:val="none" w:sz="0" w:space="0" w:color="auto"/>
        <w:bottom w:val="none" w:sz="0" w:space="0" w:color="auto"/>
        <w:right w:val="none" w:sz="0" w:space="0" w:color="auto"/>
      </w:divBdr>
    </w:div>
    <w:div w:id="1091582985">
      <w:bodyDiv w:val="1"/>
      <w:marLeft w:val="0"/>
      <w:marRight w:val="0"/>
      <w:marTop w:val="0"/>
      <w:marBottom w:val="0"/>
      <w:divBdr>
        <w:top w:val="none" w:sz="0" w:space="0" w:color="auto"/>
        <w:left w:val="none" w:sz="0" w:space="0" w:color="auto"/>
        <w:bottom w:val="none" w:sz="0" w:space="0" w:color="auto"/>
        <w:right w:val="none" w:sz="0" w:space="0" w:color="auto"/>
      </w:divBdr>
      <w:divsChild>
        <w:div w:id="1837502390">
          <w:marLeft w:val="0"/>
          <w:marRight w:val="0"/>
          <w:marTop w:val="0"/>
          <w:marBottom w:val="0"/>
          <w:divBdr>
            <w:top w:val="single" w:sz="2" w:space="0" w:color="E3E3E3"/>
            <w:left w:val="single" w:sz="2" w:space="0" w:color="E3E3E3"/>
            <w:bottom w:val="single" w:sz="2" w:space="0" w:color="E3E3E3"/>
            <w:right w:val="single" w:sz="2" w:space="0" w:color="E3E3E3"/>
          </w:divBdr>
          <w:divsChild>
            <w:div w:id="1627471973">
              <w:marLeft w:val="0"/>
              <w:marRight w:val="0"/>
              <w:marTop w:val="0"/>
              <w:marBottom w:val="0"/>
              <w:divBdr>
                <w:top w:val="single" w:sz="2" w:space="0" w:color="auto"/>
                <w:left w:val="single" w:sz="6" w:space="0" w:color="auto"/>
                <w:bottom w:val="single" w:sz="2" w:space="0" w:color="auto"/>
                <w:right w:val="single" w:sz="2" w:space="0" w:color="auto"/>
              </w:divBdr>
              <w:divsChild>
                <w:div w:id="693502108">
                  <w:marLeft w:val="0"/>
                  <w:marRight w:val="0"/>
                  <w:marTop w:val="0"/>
                  <w:marBottom w:val="0"/>
                  <w:divBdr>
                    <w:top w:val="single" w:sz="2" w:space="0" w:color="E3E3E3"/>
                    <w:left w:val="single" w:sz="2" w:space="0" w:color="E3E3E3"/>
                    <w:bottom w:val="single" w:sz="2" w:space="0" w:color="E3E3E3"/>
                    <w:right w:val="single" w:sz="2" w:space="0" w:color="E3E3E3"/>
                  </w:divBdr>
                  <w:divsChild>
                    <w:div w:id="319240517">
                      <w:marLeft w:val="0"/>
                      <w:marRight w:val="0"/>
                      <w:marTop w:val="0"/>
                      <w:marBottom w:val="0"/>
                      <w:divBdr>
                        <w:top w:val="single" w:sz="2" w:space="0" w:color="E3E3E3"/>
                        <w:left w:val="single" w:sz="2" w:space="0" w:color="E3E3E3"/>
                        <w:bottom w:val="single" w:sz="2" w:space="0" w:color="E3E3E3"/>
                        <w:right w:val="single" w:sz="2" w:space="0" w:color="E3E3E3"/>
                      </w:divBdr>
                      <w:divsChild>
                        <w:div w:id="1547795578">
                          <w:marLeft w:val="0"/>
                          <w:marRight w:val="0"/>
                          <w:marTop w:val="0"/>
                          <w:marBottom w:val="0"/>
                          <w:divBdr>
                            <w:top w:val="single" w:sz="2" w:space="0" w:color="E3E3E3"/>
                            <w:left w:val="single" w:sz="2" w:space="0" w:color="E3E3E3"/>
                            <w:bottom w:val="single" w:sz="2" w:space="0" w:color="E3E3E3"/>
                            <w:right w:val="single" w:sz="2" w:space="0" w:color="E3E3E3"/>
                          </w:divBdr>
                          <w:divsChild>
                            <w:div w:id="1934900758">
                              <w:marLeft w:val="0"/>
                              <w:marRight w:val="0"/>
                              <w:marTop w:val="0"/>
                              <w:marBottom w:val="0"/>
                              <w:divBdr>
                                <w:top w:val="single" w:sz="2" w:space="0" w:color="E3E3E3"/>
                                <w:left w:val="single" w:sz="2" w:space="0" w:color="E3E3E3"/>
                                <w:bottom w:val="single" w:sz="2" w:space="0" w:color="E3E3E3"/>
                                <w:right w:val="single" w:sz="2" w:space="0" w:color="E3E3E3"/>
                              </w:divBdr>
                              <w:divsChild>
                                <w:div w:id="2044747182">
                                  <w:marLeft w:val="0"/>
                                  <w:marRight w:val="0"/>
                                  <w:marTop w:val="0"/>
                                  <w:marBottom w:val="0"/>
                                  <w:divBdr>
                                    <w:top w:val="single" w:sz="2" w:space="0" w:color="E3E3E3"/>
                                    <w:left w:val="single" w:sz="2" w:space="0" w:color="E3E3E3"/>
                                    <w:bottom w:val="single" w:sz="2" w:space="0" w:color="E3E3E3"/>
                                    <w:right w:val="single" w:sz="2" w:space="0" w:color="E3E3E3"/>
                                  </w:divBdr>
                                  <w:divsChild>
                                    <w:div w:id="813761536">
                                      <w:marLeft w:val="540"/>
                                      <w:marRight w:val="540"/>
                                      <w:marTop w:val="0"/>
                                      <w:marBottom w:val="0"/>
                                      <w:divBdr>
                                        <w:top w:val="single" w:sz="2" w:space="31" w:color="E3E3E3"/>
                                        <w:left w:val="single" w:sz="2" w:space="0" w:color="E3E3E3"/>
                                        <w:bottom w:val="single" w:sz="2" w:space="0" w:color="E3E3E3"/>
                                        <w:right w:val="single" w:sz="2" w:space="0" w:color="E3E3E3"/>
                                      </w:divBdr>
                                      <w:divsChild>
                                        <w:div w:id="9142202">
                                          <w:marLeft w:val="0"/>
                                          <w:marRight w:val="0"/>
                                          <w:marTop w:val="0"/>
                                          <w:marBottom w:val="0"/>
                                          <w:divBdr>
                                            <w:top w:val="single" w:sz="2" w:space="0" w:color="E3E3E3"/>
                                            <w:left w:val="single" w:sz="2" w:space="0" w:color="E3E3E3"/>
                                            <w:bottom w:val="single" w:sz="2" w:space="0" w:color="E3E3E3"/>
                                            <w:right w:val="single" w:sz="2" w:space="0" w:color="E3E3E3"/>
                                          </w:divBdr>
                                          <w:divsChild>
                                            <w:div w:id="264853063">
                                              <w:marLeft w:val="0"/>
                                              <w:marRight w:val="0"/>
                                              <w:marTop w:val="0"/>
                                              <w:marBottom w:val="0"/>
                                              <w:divBdr>
                                                <w:top w:val="single" w:sz="2" w:space="0" w:color="E3E3E3"/>
                                                <w:left w:val="single" w:sz="2" w:space="0" w:color="E3E3E3"/>
                                                <w:bottom w:val="single" w:sz="2" w:space="0" w:color="E3E3E3"/>
                                                <w:right w:val="single" w:sz="2" w:space="0" w:color="E3E3E3"/>
                                              </w:divBdr>
                                              <w:divsChild>
                                                <w:div w:id="932468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15876876">
                      <w:marLeft w:val="0"/>
                      <w:marRight w:val="0"/>
                      <w:marTop w:val="0"/>
                      <w:marBottom w:val="0"/>
                      <w:divBdr>
                        <w:top w:val="single" w:sz="2" w:space="0" w:color="E3E3E3"/>
                        <w:left w:val="single" w:sz="2" w:space="0" w:color="E3E3E3"/>
                        <w:bottom w:val="single" w:sz="2" w:space="0" w:color="E3E3E3"/>
                        <w:right w:val="single" w:sz="2" w:space="0" w:color="E3E3E3"/>
                      </w:divBdr>
                    </w:div>
                    <w:div w:id="2066563425">
                      <w:marLeft w:val="0"/>
                      <w:marRight w:val="0"/>
                      <w:marTop w:val="0"/>
                      <w:marBottom w:val="0"/>
                      <w:divBdr>
                        <w:top w:val="single" w:sz="2" w:space="0" w:color="E3E3E3"/>
                        <w:left w:val="single" w:sz="2" w:space="0" w:color="E3E3E3"/>
                        <w:bottom w:val="single" w:sz="2" w:space="0" w:color="E3E3E3"/>
                        <w:right w:val="single" w:sz="2" w:space="0" w:color="E3E3E3"/>
                      </w:divBdr>
                      <w:divsChild>
                        <w:div w:id="1175457002">
                          <w:marLeft w:val="0"/>
                          <w:marRight w:val="0"/>
                          <w:marTop w:val="0"/>
                          <w:marBottom w:val="0"/>
                          <w:divBdr>
                            <w:top w:val="single" w:sz="2" w:space="0" w:color="E3E3E3"/>
                            <w:left w:val="single" w:sz="2" w:space="0" w:color="E3E3E3"/>
                            <w:bottom w:val="single" w:sz="2" w:space="0" w:color="E3E3E3"/>
                            <w:right w:val="single" w:sz="2" w:space="0" w:color="E3E3E3"/>
                          </w:divBdr>
                          <w:divsChild>
                            <w:div w:id="1310091069">
                              <w:marLeft w:val="0"/>
                              <w:marRight w:val="0"/>
                              <w:marTop w:val="0"/>
                              <w:marBottom w:val="0"/>
                              <w:divBdr>
                                <w:top w:val="single" w:sz="2" w:space="0" w:color="E3E3E3"/>
                                <w:left w:val="single" w:sz="2" w:space="0" w:color="E3E3E3"/>
                                <w:bottom w:val="single" w:sz="2" w:space="0" w:color="E3E3E3"/>
                                <w:right w:val="single" w:sz="2" w:space="0" w:color="E3E3E3"/>
                              </w:divBdr>
                              <w:divsChild>
                                <w:div w:id="603539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30628339">
      <w:bodyDiv w:val="1"/>
      <w:marLeft w:val="0"/>
      <w:marRight w:val="0"/>
      <w:marTop w:val="0"/>
      <w:marBottom w:val="0"/>
      <w:divBdr>
        <w:top w:val="none" w:sz="0" w:space="0" w:color="auto"/>
        <w:left w:val="none" w:sz="0" w:space="0" w:color="auto"/>
        <w:bottom w:val="none" w:sz="0" w:space="0" w:color="auto"/>
        <w:right w:val="none" w:sz="0" w:space="0" w:color="auto"/>
      </w:divBdr>
    </w:div>
    <w:div w:id="1134055731">
      <w:bodyDiv w:val="1"/>
      <w:marLeft w:val="0"/>
      <w:marRight w:val="0"/>
      <w:marTop w:val="0"/>
      <w:marBottom w:val="0"/>
      <w:divBdr>
        <w:top w:val="none" w:sz="0" w:space="0" w:color="auto"/>
        <w:left w:val="none" w:sz="0" w:space="0" w:color="auto"/>
        <w:bottom w:val="none" w:sz="0" w:space="0" w:color="auto"/>
        <w:right w:val="none" w:sz="0" w:space="0" w:color="auto"/>
      </w:divBdr>
    </w:div>
    <w:div w:id="1135678764">
      <w:bodyDiv w:val="1"/>
      <w:marLeft w:val="0"/>
      <w:marRight w:val="0"/>
      <w:marTop w:val="0"/>
      <w:marBottom w:val="0"/>
      <w:divBdr>
        <w:top w:val="none" w:sz="0" w:space="0" w:color="auto"/>
        <w:left w:val="none" w:sz="0" w:space="0" w:color="auto"/>
        <w:bottom w:val="none" w:sz="0" w:space="0" w:color="auto"/>
        <w:right w:val="none" w:sz="0" w:space="0" w:color="auto"/>
      </w:divBdr>
    </w:div>
    <w:div w:id="1137378855">
      <w:bodyDiv w:val="1"/>
      <w:marLeft w:val="0"/>
      <w:marRight w:val="0"/>
      <w:marTop w:val="0"/>
      <w:marBottom w:val="0"/>
      <w:divBdr>
        <w:top w:val="none" w:sz="0" w:space="0" w:color="auto"/>
        <w:left w:val="none" w:sz="0" w:space="0" w:color="auto"/>
        <w:bottom w:val="none" w:sz="0" w:space="0" w:color="auto"/>
        <w:right w:val="none" w:sz="0" w:space="0" w:color="auto"/>
      </w:divBdr>
    </w:div>
    <w:div w:id="1158116028">
      <w:bodyDiv w:val="1"/>
      <w:marLeft w:val="0"/>
      <w:marRight w:val="0"/>
      <w:marTop w:val="0"/>
      <w:marBottom w:val="0"/>
      <w:divBdr>
        <w:top w:val="none" w:sz="0" w:space="0" w:color="auto"/>
        <w:left w:val="none" w:sz="0" w:space="0" w:color="auto"/>
        <w:bottom w:val="none" w:sz="0" w:space="0" w:color="auto"/>
        <w:right w:val="none" w:sz="0" w:space="0" w:color="auto"/>
      </w:divBdr>
    </w:div>
    <w:div w:id="1169177408">
      <w:bodyDiv w:val="1"/>
      <w:marLeft w:val="0"/>
      <w:marRight w:val="0"/>
      <w:marTop w:val="0"/>
      <w:marBottom w:val="0"/>
      <w:divBdr>
        <w:top w:val="none" w:sz="0" w:space="0" w:color="auto"/>
        <w:left w:val="none" w:sz="0" w:space="0" w:color="auto"/>
        <w:bottom w:val="none" w:sz="0" w:space="0" w:color="auto"/>
        <w:right w:val="none" w:sz="0" w:space="0" w:color="auto"/>
      </w:divBdr>
    </w:div>
    <w:div w:id="1224171992">
      <w:bodyDiv w:val="1"/>
      <w:marLeft w:val="0"/>
      <w:marRight w:val="0"/>
      <w:marTop w:val="0"/>
      <w:marBottom w:val="0"/>
      <w:divBdr>
        <w:top w:val="none" w:sz="0" w:space="0" w:color="auto"/>
        <w:left w:val="none" w:sz="0" w:space="0" w:color="auto"/>
        <w:bottom w:val="none" w:sz="0" w:space="0" w:color="auto"/>
        <w:right w:val="none" w:sz="0" w:space="0" w:color="auto"/>
      </w:divBdr>
    </w:div>
    <w:div w:id="1245450895">
      <w:bodyDiv w:val="1"/>
      <w:marLeft w:val="0"/>
      <w:marRight w:val="0"/>
      <w:marTop w:val="0"/>
      <w:marBottom w:val="0"/>
      <w:divBdr>
        <w:top w:val="none" w:sz="0" w:space="0" w:color="auto"/>
        <w:left w:val="none" w:sz="0" w:space="0" w:color="auto"/>
        <w:bottom w:val="none" w:sz="0" w:space="0" w:color="auto"/>
        <w:right w:val="none" w:sz="0" w:space="0" w:color="auto"/>
      </w:divBdr>
    </w:div>
    <w:div w:id="1257251488">
      <w:bodyDiv w:val="1"/>
      <w:marLeft w:val="0"/>
      <w:marRight w:val="0"/>
      <w:marTop w:val="0"/>
      <w:marBottom w:val="0"/>
      <w:divBdr>
        <w:top w:val="none" w:sz="0" w:space="0" w:color="auto"/>
        <w:left w:val="none" w:sz="0" w:space="0" w:color="auto"/>
        <w:bottom w:val="none" w:sz="0" w:space="0" w:color="auto"/>
        <w:right w:val="none" w:sz="0" w:space="0" w:color="auto"/>
      </w:divBdr>
    </w:div>
    <w:div w:id="1323697778">
      <w:bodyDiv w:val="1"/>
      <w:marLeft w:val="0"/>
      <w:marRight w:val="0"/>
      <w:marTop w:val="0"/>
      <w:marBottom w:val="0"/>
      <w:divBdr>
        <w:top w:val="none" w:sz="0" w:space="0" w:color="auto"/>
        <w:left w:val="none" w:sz="0" w:space="0" w:color="auto"/>
        <w:bottom w:val="none" w:sz="0" w:space="0" w:color="auto"/>
        <w:right w:val="none" w:sz="0" w:space="0" w:color="auto"/>
      </w:divBdr>
    </w:div>
    <w:div w:id="1330254150">
      <w:bodyDiv w:val="1"/>
      <w:marLeft w:val="0"/>
      <w:marRight w:val="0"/>
      <w:marTop w:val="0"/>
      <w:marBottom w:val="0"/>
      <w:divBdr>
        <w:top w:val="none" w:sz="0" w:space="0" w:color="auto"/>
        <w:left w:val="none" w:sz="0" w:space="0" w:color="auto"/>
        <w:bottom w:val="none" w:sz="0" w:space="0" w:color="auto"/>
        <w:right w:val="none" w:sz="0" w:space="0" w:color="auto"/>
      </w:divBdr>
    </w:div>
    <w:div w:id="1338458982">
      <w:bodyDiv w:val="1"/>
      <w:marLeft w:val="0"/>
      <w:marRight w:val="0"/>
      <w:marTop w:val="0"/>
      <w:marBottom w:val="0"/>
      <w:divBdr>
        <w:top w:val="none" w:sz="0" w:space="0" w:color="auto"/>
        <w:left w:val="none" w:sz="0" w:space="0" w:color="auto"/>
        <w:bottom w:val="none" w:sz="0" w:space="0" w:color="auto"/>
        <w:right w:val="none" w:sz="0" w:space="0" w:color="auto"/>
      </w:divBdr>
    </w:div>
    <w:div w:id="1367147058">
      <w:bodyDiv w:val="1"/>
      <w:marLeft w:val="0"/>
      <w:marRight w:val="0"/>
      <w:marTop w:val="0"/>
      <w:marBottom w:val="0"/>
      <w:divBdr>
        <w:top w:val="none" w:sz="0" w:space="0" w:color="auto"/>
        <w:left w:val="none" w:sz="0" w:space="0" w:color="auto"/>
        <w:bottom w:val="none" w:sz="0" w:space="0" w:color="auto"/>
        <w:right w:val="none" w:sz="0" w:space="0" w:color="auto"/>
      </w:divBdr>
    </w:div>
    <w:div w:id="1367371471">
      <w:bodyDiv w:val="1"/>
      <w:marLeft w:val="0"/>
      <w:marRight w:val="0"/>
      <w:marTop w:val="0"/>
      <w:marBottom w:val="0"/>
      <w:divBdr>
        <w:top w:val="none" w:sz="0" w:space="0" w:color="auto"/>
        <w:left w:val="none" w:sz="0" w:space="0" w:color="auto"/>
        <w:bottom w:val="none" w:sz="0" w:space="0" w:color="auto"/>
        <w:right w:val="none" w:sz="0" w:space="0" w:color="auto"/>
      </w:divBdr>
    </w:div>
    <w:div w:id="1378892633">
      <w:bodyDiv w:val="1"/>
      <w:marLeft w:val="0"/>
      <w:marRight w:val="0"/>
      <w:marTop w:val="0"/>
      <w:marBottom w:val="0"/>
      <w:divBdr>
        <w:top w:val="none" w:sz="0" w:space="0" w:color="auto"/>
        <w:left w:val="none" w:sz="0" w:space="0" w:color="auto"/>
        <w:bottom w:val="none" w:sz="0" w:space="0" w:color="auto"/>
        <w:right w:val="none" w:sz="0" w:space="0" w:color="auto"/>
      </w:divBdr>
    </w:div>
    <w:div w:id="1407264915">
      <w:bodyDiv w:val="1"/>
      <w:marLeft w:val="0"/>
      <w:marRight w:val="0"/>
      <w:marTop w:val="0"/>
      <w:marBottom w:val="0"/>
      <w:divBdr>
        <w:top w:val="none" w:sz="0" w:space="0" w:color="auto"/>
        <w:left w:val="none" w:sz="0" w:space="0" w:color="auto"/>
        <w:bottom w:val="none" w:sz="0" w:space="0" w:color="auto"/>
        <w:right w:val="none" w:sz="0" w:space="0" w:color="auto"/>
      </w:divBdr>
    </w:div>
    <w:div w:id="1419328996">
      <w:bodyDiv w:val="1"/>
      <w:marLeft w:val="0"/>
      <w:marRight w:val="0"/>
      <w:marTop w:val="0"/>
      <w:marBottom w:val="0"/>
      <w:divBdr>
        <w:top w:val="none" w:sz="0" w:space="0" w:color="auto"/>
        <w:left w:val="none" w:sz="0" w:space="0" w:color="auto"/>
        <w:bottom w:val="none" w:sz="0" w:space="0" w:color="auto"/>
        <w:right w:val="none" w:sz="0" w:space="0" w:color="auto"/>
      </w:divBdr>
    </w:div>
    <w:div w:id="1428572949">
      <w:bodyDiv w:val="1"/>
      <w:marLeft w:val="0"/>
      <w:marRight w:val="0"/>
      <w:marTop w:val="0"/>
      <w:marBottom w:val="0"/>
      <w:divBdr>
        <w:top w:val="none" w:sz="0" w:space="0" w:color="auto"/>
        <w:left w:val="none" w:sz="0" w:space="0" w:color="auto"/>
        <w:bottom w:val="none" w:sz="0" w:space="0" w:color="auto"/>
        <w:right w:val="none" w:sz="0" w:space="0" w:color="auto"/>
      </w:divBdr>
    </w:div>
    <w:div w:id="1430613244">
      <w:bodyDiv w:val="1"/>
      <w:marLeft w:val="0"/>
      <w:marRight w:val="0"/>
      <w:marTop w:val="0"/>
      <w:marBottom w:val="0"/>
      <w:divBdr>
        <w:top w:val="none" w:sz="0" w:space="0" w:color="auto"/>
        <w:left w:val="none" w:sz="0" w:space="0" w:color="auto"/>
        <w:bottom w:val="none" w:sz="0" w:space="0" w:color="auto"/>
        <w:right w:val="none" w:sz="0" w:space="0" w:color="auto"/>
      </w:divBdr>
    </w:div>
    <w:div w:id="1434321437">
      <w:bodyDiv w:val="1"/>
      <w:marLeft w:val="0"/>
      <w:marRight w:val="0"/>
      <w:marTop w:val="0"/>
      <w:marBottom w:val="0"/>
      <w:divBdr>
        <w:top w:val="none" w:sz="0" w:space="0" w:color="auto"/>
        <w:left w:val="none" w:sz="0" w:space="0" w:color="auto"/>
        <w:bottom w:val="none" w:sz="0" w:space="0" w:color="auto"/>
        <w:right w:val="none" w:sz="0" w:space="0" w:color="auto"/>
      </w:divBdr>
    </w:div>
    <w:div w:id="1450398015">
      <w:bodyDiv w:val="1"/>
      <w:marLeft w:val="0"/>
      <w:marRight w:val="0"/>
      <w:marTop w:val="0"/>
      <w:marBottom w:val="0"/>
      <w:divBdr>
        <w:top w:val="none" w:sz="0" w:space="0" w:color="auto"/>
        <w:left w:val="none" w:sz="0" w:space="0" w:color="auto"/>
        <w:bottom w:val="none" w:sz="0" w:space="0" w:color="auto"/>
        <w:right w:val="none" w:sz="0" w:space="0" w:color="auto"/>
      </w:divBdr>
    </w:div>
    <w:div w:id="1481657677">
      <w:bodyDiv w:val="1"/>
      <w:marLeft w:val="0"/>
      <w:marRight w:val="0"/>
      <w:marTop w:val="0"/>
      <w:marBottom w:val="0"/>
      <w:divBdr>
        <w:top w:val="none" w:sz="0" w:space="0" w:color="auto"/>
        <w:left w:val="none" w:sz="0" w:space="0" w:color="auto"/>
        <w:bottom w:val="none" w:sz="0" w:space="0" w:color="auto"/>
        <w:right w:val="none" w:sz="0" w:space="0" w:color="auto"/>
      </w:divBdr>
    </w:div>
    <w:div w:id="1501190802">
      <w:bodyDiv w:val="1"/>
      <w:marLeft w:val="0"/>
      <w:marRight w:val="0"/>
      <w:marTop w:val="0"/>
      <w:marBottom w:val="0"/>
      <w:divBdr>
        <w:top w:val="none" w:sz="0" w:space="0" w:color="auto"/>
        <w:left w:val="none" w:sz="0" w:space="0" w:color="auto"/>
        <w:bottom w:val="none" w:sz="0" w:space="0" w:color="auto"/>
        <w:right w:val="none" w:sz="0" w:space="0" w:color="auto"/>
      </w:divBdr>
    </w:div>
    <w:div w:id="1506747585">
      <w:bodyDiv w:val="1"/>
      <w:marLeft w:val="0"/>
      <w:marRight w:val="0"/>
      <w:marTop w:val="0"/>
      <w:marBottom w:val="0"/>
      <w:divBdr>
        <w:top w:val="none" w:sz="0" w:space="0" w:color="auto"/>
        <w:left w:val="none" w:sz="0" w:space="0" w:color="auto"/>
        <w:bottom w:val="none" w:sz="0" w:space="0" w:color="auto"/>
        <w:right w:val="none" w:sz="0" w:space="0" w:color="auto"/>
      </w:divBdr>
    </w:div>
    <w:div w:id="1556047102">
      <w:bodyDiv w:val="1"/>
      <w:marLeft w:val="0"/>
      <w:marRight w:val="0"/>
      <w:marTop w:val="0"/>
      <w:marBottom w:val="0"/>
      <w:divBdr>
        <w:top w:val="none" w:sz="0" w:space="0" w:color="auto"/>
        <w:left w:val="none" w:sz="0" w:space="0" w:color="auto"/>
        <w:bottom w:val="none" w:sz="0" w:space="0" w:color="auto"/>
        <w:right w:val="none" w:sz="0" w:space="0" w:color="auto"/>
      </w:divBdr>
    </w:div>
    <w:div w:id="1558012887">
      <w:bodyDiv w:val="1"/>
      <w:marLeft w:val="0"/>
      <w:marRight w:val="0"/>
      <w:marTop w:val="0"/>
      <w:marBottom w:val="0"/>
      <w:divBdr>
        <w:top w:val="none" w:sz="0" w:space="0" w:color="auto"/>
        <w:left w:val="none" w:sz="0" w:space="0" w:color="auto"/>
        <w:bottom w:val="none" w:sz="0" w:space="0" w:color="auto"/>
        <w:right w:val="none" w:sz="0" w:space="0" w:color="auto"/>
      </w:divBdr>
    </w:div>
    <w:div w:id="1624578855">
      <w:bodyDiv w:val="1"/>
      <w:marLeft w:val="0"/>
      <w:marRight w:val="0"/>
      <w:marTop w:val="0"/>
      <w:marBottom w:val="0"/>
      <w:divBdr>
        <w:top w:val="none" w:sz="0" w:space="0" w:color="auto"/>
        <w:left w:val="none" w:sz="0" w:space="0" w:color="auto"/>
        <w:bottom w:val="none" w:sz="0" w:space="0" w:color="auto"/>
        <w:right w:val="none" w:sz="0" w:space="0" w:color="auto"/>
      </w:divBdr>
    </w:div>
    <w:div w:id="1636980824">
      <w:bodyDiv w:val="1"/>
      <w:marLeft w:val="0"/>
      <w:marRight w:val="0"/>
      <w:marTop w:val="0"/>
      <w:marBottom w:val="0"/>
      <w:divBdr>
        <w:top w:val="none" w:sz="0" w:space="0" w:color="auto"/>
        <w:left w:val="none" w:sz="0" w:space="0" w:color="auto"/>
        <w:bottom w:val="none" w:sz="0" w:space="0" w:color="auto"/>
        <w:right w:val="none" w:sz="0" w:space="0" w:color="auto"/>
      </w:divBdr>
    </w:div>
    <w:div w:id="1638074395">
      <w:bodyDiv w:val="1"/>
      <w:marLeft w:val="0"/>
      <w:marRight w:val="0"/>
      <w:marTop w:val="0"/>
      <w:marBottom w:val="0"/>
      <w:divBdr>
        <w:top w:val="none" w:sz="0" w:space="0" w:color="auto"/>
        <w:left w:val="none" w:sz="0" w:space="0" w:color="auto"/>
        <w:bottom w:val="none" w:sz="0" w:space="0" w:color="auto"/>
        <w:right w:val="none" w:sz="0" w:space="0" w:color="auto"/>
      </w:divBdr>
    </w:div>
    <w:div w:id="1653369172">
      <w:bodyDiv w:val="1"/>
      <w:marLeft w:val="0"/>
      <w:marRight w:val="0"/>
      <w:marTop w:val="0"/>
      <w:marBottom w:val="0"/>
      <w:divBdr>
        <w:top w:val="none" w:sz="0" w:space="0" w:color="auto"/>
        <w:left w:val="none" w:sz="0" w:space="0" w:color="auto"/>
        <w:bottom w:val="none" w:sz="0" w:space="0" w:color="auto"/>
        <w:right w:val="none" w:sz="0" w:space="0" w:color="auto"/>
      </w:divBdr>
    </w:div>
    <w:div w:id="1704474179">
      <w:bodyDiv w:val="1"/>
      <w:marLeft w:val="0"/>
      <w:marRight w:val="0"/>
      <w:marTop w:val="0"/>
      <w:marBottom w:val="0"/>
      <w:divBdr>
        <w:top w:val="none" w:sz="0" w:space="0" w:color="auto"/>
        <w:left w:val="none" w:sz="0" w:space="0" w:color="auto"/>
        <w:bottom w:val="none" w:sz="0" w:space="0" w:color="auto"/>
        <w:right w:val="none" w:sz="0" w:space="0" w:color="auto"/>
      </w:divBdr>
    </w:div>
    <w:div w:id="1715738756">
      <w:bodyDiv w:val="1"/>
      <w:marLeft w:val="0"/>
      <w:marRight w:val="0"/>
      <w:marTop w:val="0"/>
      <w:marBottom w:val="0"/>
      <w:divBdr>
        <w:top w:val="none" w:sz="0" w:space="0" w:color="auto"/>
        <w:left w:val="none" w:sz="0" w:space="0" w:color="auto"/>
        <w:bottom w:val="none" w:sz="0" w:space="0" w:color="auto"/>
        <w:right w:val="none" w:sz="0" w:space="0" w:color="auto"/>
      </w:divBdr>
    </w:div>
    <w:div w:id="1720591368">
      <w:bodyDiv w:val="1"/>
      <w:marLeft w:val="0"/>
      <w:marRight w:val="0"/>
      <w:marTop w:val="0"/>
      <w:marBottom w:val="0"/>
      <w:divBdr>
        <w:top w:val="none" w:sz="0" w:space="0" w:color="auto"/>
        <w:left w:val="none" w:sz="0" w:space="0" w:color="auto"/>
        <w:bottom w:val="none" w:sz="0" w:space="0" w:color="auto"/>
        <w:right w:val="none" w:sz="0" w:space="0" w:color="auto"/>
      </w:divBdr>
    </w:div>
    <w:div w:id="1722746265">
      <w:bodyDiv w:val="1"/>
      <w:marLeft w:val="0"/>
      <w:marRight w:val="0"/>
      <w:marTop w:val="0"/>
      <w:marBottom w:val="0"/>
      <w:divBdr>
        <w:top w:val="none" w:sz="0" w:space="0" w:color="auto"/>
        <w:left w:val="none" w:sz="0" w:space="0" w:color="auto"/>
        <w:bottom w:val="none" w:sz="0" w:space="0" w:color="auto"/>
        <w:right w:val="none" w:sz="0" w:space="0" w:color="auto"/>
      </w:divBdr>
    </w:div>
    <w:div w:id="1730566177">
      <w:bodyDiv w:val="1"/>
      <w:marLeft w:val="0"/>
      <w:marRight w:val="0"/>
      <w:marTop w:val="0"/>
      <w:marBottom w:val="0"/>
      <w:divBdr>
        <w:top w:val="none" w:sz="0" w:space="0" w:color="auto"/>
        <w:left w:val="none" w:sz="0" w:space="0" w:color="auto"/>
        <w:bottom w:val="none" w:sz="0" w:space="0" w:color="auto"/>
        <w:right w:val="none" w:sz="0" w:space="0" w:color="auto"/>
      </w:divBdr>
    </w:div>
    <w:div w:id="1759869030">
      <w:bodyDiv w:val="1"/>
      <w:marLeft w:val="0"/>
      <w:marRight w:val="0"/>
      <w:marTop w:val="0"/>
      <w:marBottom w:val="0"/>
      <w:divBdr>
        <w:top w:val="none" w:sz="0" w:space="0" w:color="auto"/>
        <w:left w:val="none" w:sz="0" w:space="0" w:color="auto"/>
        <w:bottom w:val="none" w:sz="0" w:space="0" w:color="auto"/>
        <w:right w:val="none" w:sz="0" w:space="0" w:color="auto"/>
      </w:divBdr>
    </w:div>
    <w:div w:id="1828979204">
      <w:bodyDiv w:val="1"/>
      <w:marLeft w:val="0"/>
      <w:marRight w:val="0"/>
      <w:marTop w:val="0"/>
      <w:marBottom w:val="0"/>
      <w:divBdr>
        <w:top w:val="none" w:sz="0" w:space="0" w:color="auto"/>
        <w:left w:val="none" w:sz="0" w:space="0" w:color="auto"/>
        <w:bottom w:val="none" w:sz="0" w:space="0" w:color="auto"/>
        <w:right w:val="none" w:sz="0" w:space="0" w:color="auto"/>
      </w:divBdr>
    </w:div>
    <w:div w:id="1830250517">
      <w:bodyDiv w:val="1"/>
      <w:marLeft w:val="0"/>
      <w:marRight w:val="0"/>
      <w:marTop w:val="0"/>
      <w:marBottom w:val="0"/>
      <w:divBdr>
        <w:top w:val="none" w:sz="0" w:space="0" w:color="auto"/>
        <w:left w:val="none" w:sz="0" w:space="0" w:color="auto"/>
        <w:bottom w:val="none" w:sz="0" w:space="0" w:color="auto"/>
        <w:right w:val="none" w:sz="0" w:space="0" w:color="auto"/>
      </w:divBdr>
    </w:div>
    <w:div w:id="1860118102">
      <w:bodyDiv w:val="1"/>
      <w:marLeft w:val="0"/>
      <w:marRight w:val="0"/>
      <w:marTop w:val="0"/>
      <w:marBottom w:val="0"/>
      <w:divBdr>
        <w:top w:val="none" w:sz="0" w:space="0" w:color="auto"/>
        <w:left w:val="none" w:sz="0" w:space="0" w:color="auto"/>
        <w:bottom w:val="none" w:sz="0" w:space="0" w:color="auto"/>
        <w:right w:val="none" w:sz="0" w:space="0" w:color="auto"/>
      </w:divBdr>
    </w:div>
    <w:div w:id="1921405718">
      <w:bodyDiv w:val="1"/>
      <w:marLeft w:val="0"/>
      <w:marRight w:val="0"/>
      <w:marTop w:val="0"/>
      <w:marBottom w:val="0"/>
      <w:divBdr>
        <w:top w:val="none" w:sz="0" w:space="0" w:color="auto"/>
        <w:left w:val="none" w:sz="0" w:space="0" w:color="auto"/>
        <w:bottom w:val="none" w:sz="0" w:space="0" w:color="auto"/>
        <w:right w:val="none" w:sz="0" w:space="0" w:color="auto"/>
      </w:divBdr>
    </w:div>
    <w:div w:id="1945071159">
      <w:bodyDiv w:val="1"/>
      <w:marLeft w:val="0"/>
      <w:marRight w:val="0"/>
      <w:marTop w:val="0"/>
      <w:marBottom w:val="0"/>
      <w:divBdr>
        <w:top w:val="none" w:sz="0" w:space="0" w:color="auto"/>
        <w:left w:val="none" w:sz="0" w:space="0" w:color="auto"/>
        <w:bottom w:val="none" w:sz="0" w:space="0" w:color="auto"/>
        <w:right w:val="none" w:sz="0" w:space="0" w:color="auto"/>
      </w:divBdr>
    </w:div>
    <w:div w:id="1953974747">
      <w:bodyDiv w:val="1"/>
      <w:marLeft w:val="0"/>
      <w:marRight w:val="0"/>
      <w:marTop w:val="0"/>
      <w:marBottom w:val="0"/>
      <w:divBdr>
        <w:top w:val="none" w:sz="0" w:space="0" w:color="auto"/>
        <w:left w:val="none" w:sz="0" w:space="0" w:color="auto"/>
        <w:bottom w:val="none" w:sz="0" w:space="0" w:color="auto"/>
        <w:right w:val="none" w:sz="0" w:space="0" w:color="auto"/>
      </w:divBdr>
    </w:div>
    <w:div w:id="1957523806">
      <w:bodyDiv w:val="1"/>
      <w:marLeft w:val="0"/>
      <w:marRight w:val="0"/>
      <w:marTop w:val="0"/>
      <w:marBottom w:val="0"/>
      <w:divBdr>
        <w:top w:val="none" w:sz="0" w:space="0" w:color="auto"/>
        <w:left w:val="none" w:sz="0" w:space="0" w:color="auto"/>
        <w:bottom w:val="none" w:sz="0" w:space="0" w:color="auto"/>
        <w:right w:val="none" w:sz="0" w:space="0" w:color="auto"/>
      </w:divBdr>
    </w:div>
    <w:div w:id="1974482460">
      <w:bodyDiv w:val="1"/>
      <w:marLeft w:val="0"/>
      <w:marRight w:val="0"/>
      <w:marTop w:val="0"/>
      <w:marBottom w:val="0"/>
      <w:divBdr>
        <w:top w:val="none" w:sz="0" w:space="0" w:color="auto"/>
        <w:left w:val="none" w:sz="0" w:space="0" w:color="auto"/>
        <w:bottom w:val="none" w:sz="0" w:space="0" w:color="auto"/>
        <w:right w:val="none" w:sz="0" w:space="0" w:color="auto"/>
      </w:divBdr>
    </w:div>
    <w:div w:id="1996520221">
      <w:bodyDiv w:val="1"/>
      <w:marLeft w:val="0"/>
      <w:marRight w:val="0"/>
      <w:marTop w:val="0"/>
      <w:marBottom w:val="0"/>
      <w:divBdr>
        <w:top w:val="none" w:sz="0" w:space="0" w:color="auto"/>
        <w:left w:val="none" w:sz="0" w:space="0" w:color="auto"/>
        <w:bottom w:val="none" w:sz="0" w:space="0" w:color="auto"/>
        <w:right w:val="none" w:sz="0" w:space="0" w:color="auto"/>
      </w:divBdr>
      <w:divsChild>
        <w:div w:id="519586473">
          <w:marLeft w:val="0"/>
          <w:marRight w:val="0"/>
          <w:marTop w:val="0"/>
          <w:marBottom w:val="0"/>
          <w:divBdr>
            <w:top w:val="none" w:sz="0" w:space="0" w:color="auto"/>
            <w:left w:val="none" w:sz="0" w:space="0" w:color="auto"/>
            <w:bottom w:val="none" w:sz="0" w:space="0" w:color="auto"/>
            <w:right w:val="none" w:sz="0" w:space="0" w:color="auto"/>
          </w:divBdr>
        </w:div>
      </w:divsChild>
    </w:div>
    <w:div w:id="2045476052">
      <w:bodyDiv w:val="1"/>
      <w:marLeft w:val="0"/>
      <w:marRight w:val="0"/>
      <w:marTop w:val="0"/>
      <w:marBottom w:val="0"/>
      <w:divBdr>
        <w:top w:val="none" w:sz="0" w:space="0" w:color="auto"/>
        <w:left w:val="none" w:sz="0" w:space="0" w:color="auto"/>
        <w:bottom w:val="none" w:sz="0" w:space="0" w:color="auto"/>
        <w:right w:val="none" w:sz="0" w:space="0" w:color="auto"/>
      </w:divBdr>
    </w:div>
    <w:div w:id="2051417457">
      <w:bodyDiv w:val="1"/>
      <w:marLeft w:val="0"/>
      <w:marRight w:val="0"/>
      <w:marTop w:val="0"/>
      <w:marBottom w:val="0"/>
      <w:divBdr>
        <w:top w:val="none" w:sz="0" w:space="0" w:color="auto"/>
        <w:left w:val="none" w:sz="0" w:space="0" w:color="auto"/>
        <w:bottom w:val="none" w:sz="0" w:space="0" w:color="auto"/>
        <w:right w:val="none" w:sz="0" w:space="0" w:color="auto"/>
      </w:divBdr>
    </w:div>
    <w:div w:id="2052344230">
      <w:bodyDiv w:val="1"/>
      <w:marLeft w:val="0"/>
      <w:marRight w:val="0"/>
      <w:marTop w:val="0"/>
      <w:marBottom w:val="0"/>
      <w:divBdr>
        <w:top w:val="none" w:sz="0" w:space="0" w:color="auto"/>
        <w:left w:val="none" w:sz="0" w:space="0" w:color="auto"/>
        <w:bottom w:val="none" w:sz="0" w:space="0" w:color="auto"/>
        <w:right w:val="none" w:sz="0" w:space="0" w:color="auto"/>
      </w:divBdr>
    </w:div>
    <w:div w:id="2071071711">
      <w:bodyDiv w:val="1"/>
      <w:marLeft w:val="0"/>
      <w:marRight w:val="0"/>
      <w:marTop w:val="0"/>
      <w:marBottom w:val="0"/>
      <w:divBdr>
        <w:top w:val="none" w:sz="0" w:space="0" w:color="auto"/>
        <w:left w:val="none" w:sz="0" w:space="0" w:color="auto"/>
        <w:bottom w:val="none" w:sz="0" w:space="0" w:color="auto"/>
        <w:right w:val="none" w:sz="0" w:space="0" w:color="auto"/>
      </w:divBdr>
    </w:div>
    <w:div w:id="211682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artinfowler.com/books/ap.html" TargetMode="External"/><Relationship Id="rId21" Type="http://schemas.openxmlformats.org/officeDocument/2006/relationships/hyperlink" Target="https://docs.teradata.com/r/Enterprise_IntelliFlex_VMware/Database-Design/Database-Design-for-Vantage/ANSI/X3/SPARC-Three-Schema-Architecture" TargetMode="External"/><Relationship Id="rId42" Type="http://schemas.openxmlformats.org/officeDocument/2006/relationships/hyperlink" Target="https://github.com/MicrosoftDocs/sql-docs/blob/live/docs/relational-databases/indexes/create-clustered-indexes.md" TargetMode="External"/><Relationship Id="rId63" Type="http://schemas.openxmlformats.org/officeDocument/2006/relationships/hyperlink" Target="https://martinfowler.com/apsupp/accountability.pdf" TargetMode="External"/><Relationship Id="rId84" Type="http://schemas.openxmlformats.org/officeDocument/2006/relationships/hyperlink" Target="https://learn.microsoft.com/en-us/sql/relational-databases/sql-server-index-design-guide?view=sql-server-ver17" TargetMode="External"/><Relationship Id="rId138" Type="http://schemas.openxmlformats.org/officeDocument/2006/relationships/theme" Target="theme/theme1.xml"/><Relationship Id="rId16" Type="http://schemas.microsoft.com/office/2016/09/relationships/commentsIds" Target="commentsIds.xml"/><Relationship Id="rId107" Type="http://schemas.openxmlformats.org/officeDocument/2006/relationships/hyperlink" Target="https://medium.com/@dev-nkp/salesforce-governor-limits-2025-complete-guide-to-understanding-and-managing-platform-boundaries-b52f886dc995" TargetMode="External"/><Relationship Id="rId11" Type="http://schemas.openxmlformats.org/officeDocument/2006/relationships/endnotes" Target="endnotes.xml"/><Relationship Id="rId32" Type="http://schemas.openxmlformats.org/officeDocument/2006/relationships/hyperlink" Target="https://learn.microsoft.com/en-us/sql/relational-databases/indexes/create-clustered-indexes?view=sql-server-ver17" TargetMode="External"/><Relationship Id="rId37" Type="http://schemas.openxmlformats.org/officeDocument/2006/relationships/hyperlink" Target="https://www.rfc-editor.org/rfc/rfc9562.html" TargetMode="External"/><Relationship Id="rId53" Type="http://schemas.openxmlformats.org/officeDocument/2006/relationships/hyperlink" Target="https://learn.microsoft.com/en-us/sql/relational-databases/tables/primary-and-foreign-key-constraints?view=sql-server-ver17" TargetMode="External"/><Relationship Id="rId58" Type="http://schemas.openxmlformats.org/officeDocument/2006/relationships/hyperlink" Target="https://docs.teradata.com/r/Enterprise_IntelliFlex_VMware/Database-Design/Database-Design-for-Vantage/ANSI/X3/SPARC-Three-Schema-Architecture" TargetMode="External"/><Relationship Id="rId74" Type="http://schemas.openxmlformats.org/officeDocument/2006/relationships/hyperlink" Target="https://martinfowler.com/apsupp/accountability.pdf" TargetMode="External"/><Relationship Id="rId79" Type="http://schemas.openxmlformats.org/officeDocument/2006/relationships/hyperlink" Target="https://www.iiba.org/knowledgehub/interactive-simulations/babok-guide/understanding-babok-guide-techniques-interactive-simulation-beta/data-modelling/" TargetMode="External"/><Relationship Id="rId102" Type="http://schemas.openxmlformats.org/officeDocument/2006/relationships/hyperlink" Target="https://docs.teradata.com/r/Enterprise_IntelliFlex_VMware/Database-Design/Database-Design-for-Vantage/ANSI/X3/SPARC-Three-Schema-Architecture" TargetMode="External"/><Relationship Id="rId123" Type="http://schemas.openxmlformats.org/officeDocument/2006/relationships/hyperlink" Target="https://learn.microsoft.com/en-us/ef/core/performance/efficient-querying" TargetMode="External"/><Relationship Id="rId128" Type="http://schemas.openxmlformats.org/officeDocument/2006/relationships/hyperlink" Target="http://www.togaf.com/admref/_chap08.html" TargetMode="External"/><Relationship Id="rId5" Type="http://schemas.openxmlformats.org/officeDocument/2006/relationships/customXml" Target="../customXml/item5.xml"/><Relationship Id="rId90" Type="http://schemas.openxmlformats.org/officeDocument/2006/relationships/hyperlink" Target="http://www.togaf.com/admref/_chap08.html" TargetMode="External"/><Relationship Id="rId95" Type="http://schemas.openxmlformats.org/officeDocument/2006/relationships/hyperlink" Target="https://learn.microsoft.com/en-us/ef/core/performance/efficient-querying" TargetMode="External"/><Relationship Id="rId22" Type="http://schemas.openxmlformats.org/officeDocument/2006/relationships/hyperlink" Target="https://www.iiba.org/knowledgehub/interactive-simulations/babok-guide/understanding-babok-guide-techniques-interactive-simulation-beta/data-modelling/" TargetMode="External"/><Relationship Id="rId27" Type="http://schemas.openxmlformats.org/officeDocument/2006/relationships/hyperlink" Target="https://learn.microsoft.com/en-us/dotnet/architecture/microservices/microservice-ddd-cqrs-patterns/microservice-domain-model" TargetMode="External"/><Relationship Id="rId43" Type="http://schemas.openxmlformats.org/officeDocument/2006/relationships/hyperlink" Target="https://www.sqlservertutorial.net/sql-server-indexes/sql-server-filtered-indexes/" TargetMode="External"/><Relationship Id="rId48" Type="http://schemas.openxmlformats.org/officeDocument/2006/relationships/hyperlink" Target="https://topictrick.com/blog/togaf-phase-c-data-architecture" TargetMode="External"/><Relationship Id="rId64" Type="http://schemas.openxmlformats.org/officeDocument/2006/relationships/hyperlink" Target="https://martinfowler.com/apsupp/apchap2.pdf" TargetMode="External"/><Relationship Id="rId69" Type="http://schemas.openxmlformats.org/officeDocument/2006/relationships/hyperlink" Target="https://martinfowler.com/apsupp/apchap2.pdf" TargetMode="External"/><Relationship Id="rId113" Type="http://schemas.openxmlformats.org/officeDocument/2006/relationships/hyperlink" Target="http://www.togaf.com/admref/_chap08.html" TargetMode="External"/><Relationship Id="rId118" Type="http://schemas.openxmlformats.org/officeDocument/2006/relationships/hyperlink" Target="https://www.iiba.org/knowledgehub/interactive-simulations/babok-guide/understanding-babok-guide-techniques-interactive-simulation-beta/data-modelling/" TargetMode="External"/><Relationship Id="rId134" Type="http://schemas.openxmlformats.org/officeDocument/2006/relationships/header" Target="header3.xml"/><Relationship Id="rId80" Type="http://schemas.openxmlformats.org/officeDocument/2006/relationships/hyperlink" Target="http://www.togaf.com/admref/_chap08.html" TargetMode="External"/><Relationship Id="rId85" Type="http://schemas.openxmlformats.org/officeDocument/2006/relationships/hyperlink" Target="https://docs.teradata.com/r/Enterprise_IntelliFlex_VMware/Database-Design/Database-Design-for-Vantage/ANSI/X3/SPARC-Three-Schema-Architecture" TargetMode="External"/><Relationship Id="rId12" Type="http://schemas.openxmlformats.org/officeDocument/2006/relationships/image" Target="media/image1.png"/><Relationship Id="rId17" Type="http://schemas.microsoft.com/office/2018/08/relationships/commentsExtensible" Target="commentsExtensible.xml"/><Relationship Id="rId33" Type="http://schemas.openxmlformats.org/officeDocument/2006/relationships/hyperlink" Target="https://learn.microsoft.com/en-us/sql/relational-databases/tables/primary-and-foreign-key-constraints?view=sql-server-ver17" TargetMode="External"/><Relationship Id="rId38" Type="http://schemas.openxmlformats.org/officeDocument/2006/relationships/hyperlink" Target="https://learn.microsoft.com/en-us/sql/relational-databases/indexes/reorganize-and-rebuild-indexes?view=sql-server-ver17" TargetMode="External"/><Relationship Id="rId59" Type="http://schemas.openxmlformats.org/officeDocument/2006/relationships/hyperlink" Target="https://www.iiba.org/knowledgehub/interactive-simulations/babok-guide/understanding-babok-guide-techniques-interactive-simulation-beta/data-modelling/" TargetMode="External"/><Relationship Id="rId103" Type="http://schemas.openxmlformats.org/officeDocument/2006/relationships/hyperlink" Target="http://www.togaf.com/admref/_chap08.html" TargetMode="External"/><Relationship Id="rId108" Type="http://schemas.openxmlformats.org/officeDocument/2006/relationships/hyperlink" Target="https://www.relationaldbdesign.com/database-design/module3/three-schema-architecture.php" TargetMode="External"/><Relationship Id="rId124" Type="http://schemas.openxmlformats.org/officeDocument/2006/relationships/hyperlink" Target="https://www.mongodb.com/resources/basics/databases/nosql-explained/data-modeling" TargetMode="External"/><Relationship Id="rId129" Type="http://schemas.openxmlformats.org/officeDocument/2006/relationships/hyperlink" Target="https://martinfowler.com/apsupp/accountability.pdf" TargetMode="External"/><Relationship Id="rId54" Type="http://schemas.openxmlformats.org/officeDocument/2006/relationships/hyperlink" Target="https://learn.microsoft.com/en-us/sql/t-sql/statements/alter-table-index-option-transact-sql?view=sql-server-ver17" TargetMode="External"/><Relationship Id="rId70" Type="http://schemas.openxmlformats.org/officeDocument/2006/relationships/hyperlink" Target="https://martinfowler.com/apsupp/accountability.pdf" TargetMode="External"/><Relationship Id="rId75" Type="http://schemas.openxmlformats.org/officeDocument/2006/relationships/hyperlink" Target="https://martinfowler.com/apsupp/apchap2.pdf" TargetMode="External"/><Relationship Id="rId91" Type="http://schemas.openxmlformats.org/officeDocument/2006/relationships/hyperlink" Target="https://learn.microsoft.com/en-us/sql/relational-databases/sql-server-index-design-guide?view=sql-server-ver17" TargetMode="External"/><Relationship Id="rId96" Type="http://schemas.openxmlformats.org/officeDocument/2006/relationships/hyperlink" Target="https://www.mongodb.com/resources/basics/databases/nosql-explained/data-modeling" TargetMode="Externa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hyperlink" Target="http://www.togaf.com/admref/_chap08.html" TargetMode="External"/><Relationship Id="rId28" Type="http://schemas.openxmlformats.org/officeDocument/2006/relationships/hyperlink" Target="https://learn.microsoft.com/en-us/ef/core/performance/efficient-querying" TargetMode="External"/><Relationship Id="rId49" Type="http://schemas.openxmlformats.org/officeDocument/2006/relationships/hyperlink" Target="https://learn.microsoft.com/en-us/sql/relational-databases/indexes/create-filtered-indexes?view=sql-server-ver17" TargetMode="External"/><Relationship Id="rId114" Type="http://schemas.openxmlformats.org/officeDocument/2006/relationships/hyperlink" Target="https://vendorbenchmark.com/blog/salesforce-edition-pricing-benchmark-comparison" TargetMode="External"/><Relationship Id="rId119" Type="http://schemas.openxmlformats.org/officeDocument/2006/relationships/hyperlink" Target="http://www.togaf.com/admref/_chap08.html" TargetMode="External"/><Relationship Id="rId44" Type="http://schemas.openxmlformats.org/officeDocument/2006/relationships/hyperlink" Target="https://github.com/MicrosoftDocs/sql-docs/blob/live/docs/relational-databases/collations/collation-and-unicode-support.md" TargetMode="External"/><Relationship Id="rId60" Type="http://schemas.openxmlformats.org/officeDocument/2006/relationships/hyperlink" Target="http://www.togaf.com/admref/_chap08.html" TargetMode="External"/><Relationship Id="rId65" Type="http://schemas.openxmlformats.org/officeDocument/2006/relationships/hyperlink" Target="https://martinfowler.com/bliki/BoundedContext.html" TargetMode="External"/><Relationship Id="rId81" Type="http://schemas.openxmlformats.org/officeDocument/2006/relationships/hyperlink" Target="https://docs.teradata.com/r/Enterprise_IntelliFlex_VMware/Database-Design/Database-Design-for-Vantage/ANSI/X3/SPARC-Three-Schema-Architecture" TargetMode="External"/><Relationship Id="rId86" Type="http://schemas.openxmlformats.org/officeDocument/2006/relationships/hyperlink" Target="https://www.iiba.org/knowledgehub/interactive-simulations/babok-guide/understanding-babok-guide-techniques-interactive-simulation-beta/data-modelling/" TargetMode="External"/><Relationship Id="rId130" Type="http://schemas.openxmlformats.org/officeDocument/2006/relationships/header" Target="header1.xml"/><Relationship Id="rId135" Type="http://schemas.openxmlformats.org/officeDocument/2006/relationships/footer" Target="footer3.xml"/><Relationship Id="rId13" Type="http://schemas.openxmlformats.org/officeDocument/2006/relationships/image" Target="media/image2.png"/><Relationship Id="rId18" Type="http://schemas.openxmlformats.org/officeDocument/2006/relationships/hyperlink" Target="https://learn.microsoft.com/en-us/sql/relational-databases/indexes/reorganize-and-rebuild-indexes?view=sql-server-ver17" TargetMode="External"/><Relationship Id="rId39" Type="http://schemas.openxmlformats.org/officeDocument/2006/relationships/hyperlink" Target="http://www.togaf.com/admref/_chap08.html" TargetMode="External"/><Relationship Id="rId109" Type="http://schemas.openxmlformats.org/officeDocument/2006/relationships/hyperlink" Target="https://docs.oracle.com/cd/E84720_01/CDMRF/introducing.htm" TargetMode="External"/><Relationship Id="rId34" Type="http://schemas.openxmlformats.org/officeDocument/2006/relationships/hyperlink" Target="https://learn.microsoft.com/en-us/sql/relational-databases/indexes/create-filtered-indexes?view=sql-server-ver17" TargetMode="External"/><Relationship Id="rId50" Type="http://schemas.openxmlformats.org/officeDocument/2006/relationships/hyperlink" Target="https://learn.microsoft.com/en-us/ef/core/managing-schemas/migrations/" TargetMode="External"/><Relationship Id="rId55" Type="http://schemas.openxmlformats.org/officeDocument/2006/relationships/hyperlink" Target="https://learn.microsoft.com/en-us/ef/core/performance/efficient-querying" TargetMode="External"/><Relationship Id="rId76" Type="http://schemas.openxmlformats.org/officeDocument/2006/relationships/hyperlink" Target="https://learn.microsoft.com/en-us/sql/relational-databases/sql-server-index-design-guide?view=sql-server-ver17" TargetMode="External"/><Relationship Id="rId97" Type="http://schemas.openxmlformats.org/officeDocument/2006/relationships/hyperlink" Target="https://docs.teradata.com/r/Enterprise_IntelliFlex_VMware/Database-Design/Database-Design-for-Vantage/ANSI/X3/SPARC-Three-Schema-Architecture" TargetMode="External"/><Relationship Id="rId104" Type="http://schemas.openxmlformats.org/officeDocument/2006/relationships/hyperlink" Target="https://martinfowler.com/apsupp/accountability.pdf" TargetMode="External"/><Relationship Id="rId120" Type="http://schemas.openxmlformats.org/officeDocument/2006/relationships/hyperlink" Target="https://docs.teradata.com/r/Enterprise_IntelliFlex_VMware/Database-Design/Database-Design-for-Vantage/ANSI/X3/SPARC-Three-Schema-Architecture" TargetMode="External"/><Relationship Id="rId125" Type="http://schemas.openxmlformats.org/officeDocument/2006/relationships/hyperlink" Target="https://learn.microsoft.com/en-us/ef/core/managing-schemas/migrations/" TargetMode="External"/><Relationship Id="rId7" Type="http://schemas.openxmlformats.org/officeDocument/2006/relationships/styles" Target="styles.xml"/><Relationship Id="rId71" Type="http://schemas.openxmlformats.org/officeDocument/2006/relationships/hyperlink" Target="https://martinfowler.com/apsupp/apchap2.pdf" TargetMode="External"/><Relationship Id="rId92" Type="http://schemas.openxmlformats.org/officeDocument/2006/relationships/hyperlink" Target="https://learn.microsoft.com/en-us/ef/core/performance/efficient-querying" TargetMode="External"/><Relationship Id="rId2" Type="http://schemas.openxmlformats.org/officeDocument/2006/relationships/customXml" Target="../customXml/item2.xml"/><Relationship Id="rId29" Type="http://schemas.openxmlformats.org/officeDocument/2006/relationships/hyperlink" Target="https://learn.microsoft.com/en-us/ef/core/managing-schemas/migrations/" TargetMode="External"/><Relationship Id="rId24" Type="http://schemas.openxmlformats.org/officeDocument/2006/relationships/hyperlink" Target="https://martinfowler.com/bliki/BoundedContext.html" TargetMode="External"/><Relationship Id="rId40" Type="http://schemas.openxmlformats.org/officeDocument/2006/relationships/hyperlink" Target="https://topictrick.com/blog/togaf-phase-c-data-architecture" TargetMode="External"/><Relationship Id="rId45" Type="http://schemas.openxmlformats.org/officeDocument/2006/relationships/hyperlink" Target="https://www.rfc-editor.org/rfc/rfc9562.html" TargetMode="External"/><Relationship Id="rId66" Type="http://schemas.openxmlformats.org/officeDocument/2006/relationships/hyperlink" Target="https://martinfowler.com/apsupp/accountability.pdf" TargetMode="External"/><Relationship Id="rId87" Type="http://schemas.openxmlformats.org/officeDocument/2006/relationships/hyperlink" Target="http://www.togaf.com/admref/_chap08.html" TargetMode="External"/><Relationship Id="rId110" Type="http://schemas.openxmlformats.org/officeDocument/2006/relationships/hyperlink" Target="https://www.detailedpedia.com/wiki-ANSI-SPARC_Architecture" TargetMode="External"/><Relationship Id="rId115" Type="http://schemas.openxmlformats.org/officeDocument/2006/relationships/hyperlink" Target="https://learn.microsoft.com/en-us/ef/core/performance/efficient-querying" TargetMode="External"/><Relationship Id="rId131" Type="http://schemas.openxmlformats.org/officeDocument/2006/relationships/header" Target="header2.xml"/><Relationship Id="rId136" Type="http://schemas.openxmlformats.org/officeDocument/2006/relationships/fontTable" Target="fontTable.xml"/><Relationship Id="rId61" Type="http://schemas.openxmlformats.org/officeDocument/2006/relationships/hyperlink" Target="https://martinfowler.com/bliki/BoundedContext.html" TargetMode="External"/><Relationship Id="rId82" Type="http://schemas.openxmlformats.org/officeDocument/2006/relationships/hyperlink" Target="http://www.togaf.com/admref/_chap08.html" TargetMode="External"/><Relationship Id="rId19" Type="http://schemas.openxmlformats.org/officeDocument/2006/relationships/hyperlink" Target="https://learn.microsoft.com/en-us/sql/relational-databases/sql-server-index-design-guide?view=sql-server-ver17" TargetMode="External"/><Relationship Id="rId14" Type="http://schemas.openxmlformats.org/officeDocument/2006/relationships/comments" Target="comments.xml"/><Relationship Id="rId30" Type="http://schemas.openxmlformats.org/officeDocument/2006/relationships/hyperlink" Target="https://learn.microsoft.com/en-us/ef/core/managing-schemas/migrations/applying" TargetMode="External"/><Relationship Id="rId35" Type="http://schemas.openxmlformats.org/officeDocument/2006/relationships/hyperlink" Target="https://learn.microsoft.com/en-us/sql/relational-databases/collations/collation-and-unicode-support?view=sql-server-ver17" TargetMode="External"/><Relationship Id="rId56" Type="http://schemas.openxmlformats.org/officeDocument/2006/relationships/hyperlink" Target="https://www.mongodb.com/resources/basics/databases/nosql-explained/data-modeling" TargetMode="External"/><Relationship Id="rId77" Type="http://schemas.openxmlformats.org/officeDocument/2006/relationships/hyperlink" Target="https://learn.microsoft.com/en-us/sql/relational-databases/tables/primary-and-foreign-key-constraints?view=sql-server-ver17" TargetMode="External"/><Relationship Id="rId100" Type="http://schemas.openxmlformats.org/officeDocument/2006/relationships/hyperlink" Target="https://docs.teradata.com/r/Enterprise_IntelliFlex_VMware/Database-Design/Database-Design-for-Vantage/ANSI/X3/SPARC-Three-Schema-Architecture" TargetMode="External"/><Relationship Id="rId105" Type="http://schemas.openxmlformats.org/officeDocument/2006/relationships/hyperlink" Target="https://learn.microsoft.com/en-us/ef/core/performance/efficient-querying" TargetMode="External"/><Relationship Id="rId126" Type="http://schemas.openxmlformats.org/officeDocument/2006/relationships/hyperlink" Target="https://docs.teradata.com/r/Enterprise_IntelliFlex_VMware/Database-Design/Database-Design-for-Vantage/ANSI/X3/SPARC-Three-Schema-Architecture" TargetMode="External"/><Relationship Id="rId8" Type="http://schemas.openxmlformats.org/officeDocument/2006/relationships/settings" Target="settings.xml"/><Relationship Id="rId51" Type="http://schemas.openxmlformats.org/officeDocument/2006/relationships/hyperlink" Target="https://www.slideserve.com/triage/chapter-4-the-enhanced-e-r-model" TargetMode="External"/><Relationship Id="rId72" Type="http://schemas.openxmlformats.org/officeDocument/2006/relationships/hyperlink" Target="https://martinfowler.com/apsupp/accountability.pdf" TargetMode="External"/><Relationship Id="rId93" Type="http://schemas.openxmlformats.org/officeDocument/2006/relationships/hyperlink" Target="https://learn.microsoft.com/en-us/ef/core/managing-schemas/migrations/" TargetMode="External"/><Relationship Id="rId98" Type="http://schemas.openxmlformats.org/officeDocument/2006/relationships/hyperlink" Target="https://www.iiba.org/knowledgehub/interactive-simulations/babok-guide/understanding-babok-guide-techniques-interactive-simulation-beta/data-modelling/" TargetMode="External"/><Relationship Id="rId121" Type="http://schemas.openxmlformats.org/officeDocument/2006/relationships/hyperlink" Target="http://www.togaf.com/admref/_chap08.html" TargetMode="External"/><Relationship Id="rId3" Type="http://schemas.openxmlformats.org/officeDocument/2006/relationships/customXml" Target="../customXml/item3.xml"/><Relationship Id="rId25" Type="http://schemas.openxmlformats.org/officeDocument/2006/relationships/hyperlink" Target="https://martinfowler.com/apsupp/accountability.pdf" TargetMode="External"/><Relationship Id="rId46" Type="http://schemas.openxmlformats.org/officeDocument/2006/relationships/hyperlink" Target="http://www.togaf.com/admref/_chap08.html" TargetMode="External"/><Relationship Id="rId67" Type="http://schemas.openxmlformats.org/officeDocument/2006/relationships/hyperlink" Target="https://martinfowler.com/apsupp/apchap2.pdf" TargetMode="External"/><Relationship Id="rId116" Type="http://schemas.openxmlformats.org/officeDocument/2006/relationships/hyperlink" Target="http://www.togaf.com/admref/_chap08.html" TargetMode="External"/><Relationship Id="rId137" Type="http://schemas.microsoft.com/office/2011/relationships/people" Target="people.xml"/><Relationship Id="rId20" Type="http://schemas.openxmlformats.org/officeDocument/2006/relationships/hyperlink" Target="https://docs.teradata.com/r/Enterprise_IntelliFlex_VMware/Database-Design/Database-Design-for-Vantage/ANSI/X3/SPARC-Three-Schema-Architecture" TargetMode="External"/><Relationship Id="rId41" Type="http://schemas.openxmlformats.org/officeDocument/2006/relationships/hyperlink" Target="https://www.rfc-editor.org/rfc/rfc9562.html" TargetMode="External"/><Relationship Id="rId62" Type="http://schemas.openxmlformats.org/officeDocument/2006/relationships/hyperlink" Target="https://learn.microsoft.com/en-us/dotnet/architecture/microservices/microservice-ddd-cqrs-patterns/microservice-domain-model" TargetMode="External"/><Relationship Id="rId83" Type="http://schemas.openxmlformats.org/officeDocument/2006/relationships/hyperlink" Target="https://www.iiba.org/knowledgehub/interactive-simulations/babok-guide/understanding-babok-guide-techniques-interactive-simulation-beta/data-modelling/" TargetMode="External"/><Relationship Id="rId88" Type="http://schemas.openxmlformats.org/officeDocument/2006/relationships/hyperlink" Target="https://docs.teradata.com/r/Enterprise_IntelliFlex_VMware/Database-Design/Database-Design-for-Vantage/ANSI/X3/SPARC-Three-Schema-Architecture" TargetMode="External"/><Relationship Id="rId111" Type="http://schemas.openxmlformats.org/officeDocument/2006/relationships/hyperlink" Target="https://en.wikipedia.org/wiki/Three-schema_approach" TargetMode="External"/><Relationship Id="rId132" Type="http://schemas.openxmlformats.org/officeDocument/2006/relationships/footer" Target="footer1.xml"/><Relationship Id="rId15" Type="http://schemas.microsoft.com/office/2011/relationships/commentsExtended" Target="commentsExtended.xml"/><Relationship Id="rId36" Type="http://schemas.openxmlformats.org/officeDocument/2006/relationships/hyperlink" Target="https://learn.microsoft.com/en-us/sql/t-sql/functions/newsequentialid-transact-sql?view=sql-server-ver17" TargetMode="External"/><Relationship Id="rId57" Type="http://schemas.openxmlformats.org/officeDocument/2006/relationships/hyperlink" Target="https://learn.microsoft.com/en-us/sql/relational-databases/sql-server-index-design-guide?view=sql-server-ver17" TargetMode="External"/><Relationship Id="rId106" Type="http://schemas.openxmlformats.org/officeDocument/2006/relationships/hyperlink" Target="https://vendorbenchmark.com/blog/salesforce-edition-pricing-benchmark-comparison" TargetMode="External"/><Relationship Id="rId127" Type="http://schemas.openxmlformats.org/officeDocument/2006/relationships/hyperlink" Target="https://www.iiba.org/knowledgehub/interactive-simulations/babok-guide/understanding-babok-guide-techniques-interactive-simulation-beta/data-modelling/" TargetMode="External"/><Relationship Id="rId10" Type="http://schemas.openxmlformats.org/officeDocument/2006/relationships/footnotes" Target="footnotes.xml"/><Relationship Id="rId31" Type="http://schemas.openxmlformats.org/officeDocument/2006/relationships/hyperlink" Target="https://learn.microsoft.com/en-us/sql/relational-databases/sql-server-index-design-guide?view=sql-server-ver17" TargetMode="External"/><Relationship Id="rId52" Type="http://schemas.openxmlformats.org/officeDocument/2006/relationships/hyperlink" Target="https://stackoverflow.com/questions/7306827/what-is-the-correct-way-to-implement-a-party-model-with-the-various-roles-that" TargetMode="External"/><Relationship Id="rId73" Type="http://schemas.openxmlformats.org/officeDocument/2006/relationships/hyperlink" Target="https://martinfowler.com/apsupp/apchap2.pdf" TargetMode="External"/><Relationship Id="rId78" Type="http://schemas.openxmlformats.org/officeDocument/2006/relationships/hyperlink" Target="https://learn.microsoft.com/en-us/sql/relational-databases/collations/collation-and-unicode-support?view=sql-server-ver17" TargetMode="External"/><Relationship Id="rId94" Type="http://schemas.openxmlformats.org/officeDocument/2006/relationships/hyperlink" Target="https://learn.microsoft.com/en-us/ef/core/managing-schemas/migrations/applying" TargetMode="External"/><Relationship Id="rId99" Type="http://schemas.openxmlformats.org/officeDocument/2006/relationships/hyperlink" Target="https://martinfowler.com/apsupp/accountability.pdf" TargetMode="External"/><Relationship Id="rId101" Type="http://schemas.openxmlformats.org/officeDocument/2006/relationships/hyperlink" Target="https://www.iiba.org/knowledgehub/interactive-simulations/babok-guide/understanding-babok-guide-techniques-interactive-simulation-beta/data-modelling/" TargetMode="External"/><Relationship Id="rId122" Type="http://schemas.openxmlformats.org/officeDocument/2006/relationships/hyperlink" Target="https://topictrick.com/blog/togaf-phase-c-data-architecture" TargetMode="Externa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hyperlink" Target="https://martinfowler.com/apsupp/apchap2.pdf" TargetMode="External"/><Relationship Id="rId47" Type="http://schemas.openxmlformats.org/officeDocument/2006/relationships/hyperlink" Target="http://www.togaf.com/admref/_chap08.html" TargetMode="External"/><Relationship Id="rId68" Type="http://schemas.openxmlformats.org/officeDocument/2006/relationships/hyperlink" Target="https://martinfowler.com/apsupp/accountability.pdf" TargetMode="External"/><Relationship Id="rId89" Type="http://schemas.openxmlformats.org/officeDocument/2006/relationships/hyperlink" Target="https://www.iiba.org/knowledgehub/interactive-simulations/babok-guide/understanding-babok-guide-techniques-interactive-simulation-beta/data-modelling/" TargetMode="External"/><Relationship Id="rId112" Type="http://schemas.openxmlformats.org/officeDocument/2006/relationships/hyperlink" Target="https://www.numberanalytics.com/blog/practical-togaf-for-data-architects" TargetMode="External"/><Relationship Id="rId133"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customXml/itemProps2.xml><?xml version="1.0" encoding="utf-8"?>
<ds:datastoreItem xmlns:ds="http://schemas.openxmlformats.org/officeDocument/2006/customXml" ds:itemID="{2023D3F9-1C64-4968-82D7-149C6251DAD6}">
  <ds:schemaRefs>
    <ds:schemaRef ds:uri="http://schemas.microsoft.com/sharepoint/events"/>
  </ds:schemaRefs>
</ds:datastoreItem>
</file>

<file path=customXml/itemProps3.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customXml/itemProps4.xml><?xml version="1.0" encoding="utf-8"?>
<ds:datastoreItem xmlns:ds="http://schemas.openxmlformats.org/officeDocument/2006/customXml" ds:itemID="{9834B279-DC96-488F-99E8-C29601DFA13D}">
  <ds:schemaRefs>
    <ds:schemaRef ds:uri="http://schemas.microsoft.com/sharepoint/v3/contenttype/forms"/>
  </ds:schemaRefs>
</ds:datastoreItem>
</file>

<file path=customXml/itemProps5.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10816</TotalTime>
  <Pages>34</Pages>
  <Words>12629</Words>
  <Characters>76912</Characters>
  <Application>Microsoft Office Word</Application>
  <DocSecurity>0</DocSecurity>
  <Lines>1424</Lines>
  <Paragraphs>688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Craig Moir</cp:lastModifiedBy>
  <cp:revision>402</cp:revision>
  <cp:lastPrinted>2026-06-08T21:36:00Z</cp:lastPrinted>
  <dcterms:created xsi:type="dcterms:W3CDTF">2023-09-07T22:51:00Z</dcterms:created>
  <dcterms:modified xsi:type="dcterms:W3CDTF">2026-06-15T22:30:00Z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262dfdec,69c8237,7e01bb32</vt:lpwstr>
  </property>
  <property fmtid="{D5CDD505-2E9C-101B-9397-08002B2CF9AE}" pid="19" name="ClassificationContentMarkingHeaderFontProps">
    <vt:lpwstr>#000000,10,Aptos</vt:lpwstr>
  </property>
  <property fmtid="{D5CDD505-2E9C-101B-9397-08002B2CF9AE}" pid="20" name="ClassificationContentMarkingHeaderText">
    <vt:lpwstr>[IN-CONFIDENCE - RELEASE EXTERNAL]</vt:lpwstr>
  </property>
  <property fmtid="{D5CDD505-2E9C-101B-9397-08002B2CF9AE}" pid="21" name="ClassificationContentMarkingFooterShapeIds">
    <vt:lpwstr>4f2f945,7837d9c8,510b8d01</vt:lpwstr>
  </property>
  <property fmtid="{D5CDD505-2E9C-101B-9397-08002B2CF9AE}" pid="22" name="ClassificationContentMarkingFooterFontProps">
    <vt:lpwstr>#000000,10,Aptos</vt:lpwstr>
  </property>
  <property fmtid="{D5CDD505-2E9C-101B-9397-08002B2CF9AE}" pid="23" name="ClassificationContentMarkingFooterText">
    <vt:lpwstr>[IN-CONFIDENCE - RELEASE EXTERNAL]</vt:lpwstr>
  </property>
  <property fmtid="{D5CDD505-2E9C-101B-9397-08002B2CF9AE}" pid="24" name="MSIP_Label_1b4b38d8-92e6-456a-b12b-352d777e74dd_Enabled">
    <vt:lpwstr>true</vt:lpwstr>
  </property>
  <property fmtid="{D5CDD505-2E9C-101B-9397-08002B2CF9AE}" pid="25" name="MSIP_Label_1b4b38d8-92e6-456a-b12b-352d777e74dd_SetDate">
    <vt:lpwstr>2026-06-08T02:34:51Z</vt:lpwstr>
  </property>
  <property fmtid="{D5CDD505-2E9C-101B-9397-08002B2CF9AE}" pid="26" name="MSIP_Label_1b4b38d8-92e6-456a-b12b-352d777e74dd_Method">
    <vt:lpwstr>Privileged</vt:lpwstr>
  </property>
  <property fmtid="{D5CDD505-2E9C-101B-9397-08002B2CF9AE}" pid="27" name="MSIP_Label_1b4b38d8-92e6-456a-b12b-352d777e74dd_Name">
    <vt:lpwstr>IN CONFIDENCE - RELEASE EXTERNAL</vt:lpwstr>
  </property>
  <property fmtid="{D5CDD505-2E9C-101B-9397-08002B2CF9AE}" pid="28" name="MSIP_Label_1b4b38d8-92e6-456a-b12b-352d777e74dd_SiteId">
    <vt:lpwstr>e6d2d4cc-b762-486e-8894-4f5f440d5f31</vt:lpwstr>
  </property>
  <property fmtid="{D5CDD505-2E9C-101B-9397-08002B2CF9AE}" pid="29" name="MSIP_Label_1b4b38d8-92e6-456a-b12b-352d777e74dd_ActionId">
    <vt:lpwstr>c44ce2ee-2735-431f-af2c-ae92a16c1b4f</vt:lpwstr>
  </property>
  <property fmtid="{D5CDD505-2E9C-101B-9397-08002B2CF9AE}" pid="30" name="MSIP_Label_1b4b38d8-92e6-456a-b12b-352d777e74dd_ContentBits">
    <vt:lpwstr>3</vt:lpwstr>
  </property>
  <property fmtid="{D5CDD505-2E9C-101B-9397-08002B2CF9AE}" pid="31" name="MSIP_Label_1b4b38d8-92e6-456a-b12b-352d777e74dd_Tag">
    <vt:lpwstr>10, 0, 1, 1</vt:lpwstr>
  </property>
</Properties>
</file>