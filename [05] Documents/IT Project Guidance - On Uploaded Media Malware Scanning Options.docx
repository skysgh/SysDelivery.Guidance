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633C04C6" w:rsidR="008C39DC" w:rsidRDefault="008C39DC" w:rsidP="008C39DC">
      <w:pPr>
        <w:pStyle w:val="Title"/>
      </w:pPr>
      <w:r>
        <w:t>IT Project</w:t>
      </w:r>
      <w:r w:rsidR="00866C24">
        <w:t xml:space="preserve"> Guidance</w:t>
      </w:r>
    </w:p>
    <w:p w14:paraId="39614DFE" w14:textId="121DF872" w:rsidR="008C39DC" w:rsidRDefault="005B03A3" w:rsidP="008C39DC">
      <w:pPr>
        <w:pStyle w:val="Subtitle"/>
      </w:pPr>
      <w:r>
        <w:t xml:space="preserve">On </w:t>
      </w:r>
      <w:r w:rsidR="001839E5">
        <w:t xml:space="preserve">Uploaded Media </w:t>
      </w:r>
      <w:r>
        <w:t xml:space="preserve">Malware Scanning </w:t>
      </w:r>
      <w:r w:rsidR="001839E5">
        <w:t>Options</w:t>
      </w:r>
    </w:p>
    <w:p w14:paraId="297082E7" w14:textId="5ED3092D" w:rsidR="00813161" w:rsidRPr="00813161" w:rsidRDefault="00813161" w:rsidP="00406FE9">
      <w:pPr>
        <w:pStyle w:val="NotContents-Heading3"/>
        <w:rPr>
          <w:vanish/>
          <w:specVanish/>
        </w:rPr>
      </w:pPr>
      <w:r>
        <w:t xml:space="preserve">Version: </w:t>
      </w:r>
    </w:p>
    <w:p w14:paraId="6113FB75" w14:textId="6F048DE0" w:rsidR="00813161" w:rsidRPr="00813161" w:rsidRDefault="00813161" w:rsidP="00813161">
      <w:r>
        <w:t xml:space="preserve"> </w:t>
      </w:r>
      <w:r w:rsidR="00866C24">
        <w:t>1.0</w:t>
      </w:r>
    </w:p>
    <w:p w14:paraId="4CA5917F" w14:textId="2AF1534A" w:rsidR="00921365" w:rsidRDefault="00921365" w:rsidP="00921365">
      <w:pPr>
        <w:pStyle w:val="Heading2"/>
      </w:pPr>
      <w:r>
        <w:br/>
      </w:r>
      <w:bookmarkStart w:id="0" w:name="_Toc232068943"/>
      <w:r w:rsidR="00BA5D9F">
        <w:t>Purpose</w:t>
      </w:r>
      <w:bookmarkEnd w:id="0"/>
    </w:p>
    <w:p w14:paraId="370D2396" w14:textId="5F179FA6" w:rsidR="00AE2E49" w:rsidRPr="00C001FC" w:rsidRDefault="00C001FC" w:rsidP="00C001FC">
      <w:r w:rsidRPr="00C001FC">
        <w:t>This document aims to support non-technical stakeholders in engaging with decisions about how best to safeguard our systems from malware that could be introduced through uploaded media. Malware can cause significant harm to our information systems, potentially resulting in data loss, disruption of services, or reputational damage. As a participant in these discussions, your insights are crucial for identifying the risks that matter most to our organisation and selecting solutions that balance security with usability. We encourage you to consider questions such as: What are the potential impacts if malware is uploaded? What practical measures are available for scanning and controlling uploaded files? And how can we ensure that any new processes are straightforward and do not hinder legitimate use? Your input will help shape effective, user-friendly strategies to protect our systems.</w:t>
      </w:r>
    </w:p>
    <w:p w14:paraId="3C3008D7" w14:textId="77777777" w:rsidR="00AE2E49" w:rsidRDefault="00AE2E49" w:rsidP="00921365">
      <w:pPr>
        <w:pStyle w:val="BodyText"/>
      </w:pPr>
    </w:p>
    <w:p w14:paraId="0F00AFD8" w14:textId="77777777" w:rsidR="00AE2E49" w:rsidRDefault="00AE2E49" w:rsidP="00AE2E49">
      <w:pPr>
        <w:pStyle w:val="Heading2"/>
      </w:pPr>
      <w:bookmarkStart w:id="1" w:name="_Toc232068944"/>
      <w:r>
        <w:t>Synopsis</w:t>
      </w:r>
      <w:bookmarkEnd w:id="1"/>
    </w:p>
    <w:p w14:paraId="491132A4" w14:textId="2CE55E70" w:rsidR="00921365" w:rsidRPr="00921365" w:rsidRDefault="00F6027A" w:rsidP="00921365">
      <w:pPr>
        <w:pStyle w:val="BodyText"/>
      </w:pPr>
      <w:r w:rsidRPr="00F6027A">
        <w:t xml:space="preserve">There are several vendors offering solutions, each differing in factors such as ease of installation (options include Software as a Service or Infrastructure as a Service), scanning methods (single or multiple detection engines), and privacy controls (processing data within a specific region or potentially sharing it outside that area). Pricing models also vary—some are free, while others charge based on usage or file count, with billing either independent, requiring a credit card, or integrated into existing cloud provider accounts. </w:t>
      </w:r>
      <w:r w:rsidR="009F472A">
        <w:t>C</w:t>
      </w:r>
      <w:r w:rsidRPr="00F6027A">
        <w:t xml:space="preserve">onstraints </w:t>
      </w:r>
      <w:r w:rsidR="009F472A">
        <w:t xml:space="preserve">including </w:t>
      </w:r>
      <w:r w:rsidRPr="00F6027A">
        <w:t>data classification requirements and data sovereignty rules</w:t>
      </w:r>
      <w:r w:rsidR="009F472A">
        <w:t xml:space="preserve"> must be considered and respected</w:t>
      </w:r>
      <w:r w:rsidRPr="00F6027A">
        <w:t xml:space="preserve">. </w:t>
      </w:r>
      <w:del w:id="2" w:author="David Barber" w:date="2025-10-07T08:23:00Z" w16du:dateUtc="2025-10-06T19:23:00Z">
        <w:r w:rsidR="009F472A" w:rsidDel="00FF27AF">
          <w:delText>A</w:delText>
        </w:r>
        <w:r w:rsidRPr="00F6027A" w:rsidDel="00FF27AF">
          <w:delText>n a</w:delText>
        </w:r>
      </w:del>
      <w:ins w:id="3" w:author="David Barber" w:date="2025-10-07T08:23:00Z" w16du:dateUtc="2025-10-06T19:23:00Z">
        <w:r w:rsidR="00FF27AF">
          <w:t>A</w:t>
        </w:r>
      </w:ins>
      <w:r w:rsidRPr="00F6027A">
        <w:t xml:space="preserve">nalysis </w:t>
      </w:r>
      <w:r w:rsidR="009F472A">
        <w:t xml:space="preserve">is provided </w:t>
      </w:r>
      <w:r w:rsidRPr="00F6027A">
        <w:t>comparing these options and recommend</w:t>
      </w:r>
      <w:r w:rsidR="009F472A">
        <w:t>s</w:t>
      </w:r>
      <w:r w:rsidRPr="00F6027A">
        <w:t xml:space="preserve"> </w:t>
      </w:r>
      <w:r w:rsidR="009F472A">
        <w:t xml:space="preserve">a </w:t>
      </w:r>
      <w:commentRangeStart w:id="4"/>
      <w:r w:rsidR="009F472A">
        <w:t xml:space="preserve">preferred option </w:t>
      </w:r>
      <w:commentRangeEnd w:id="4"/>
      <w:r w:rsidR="00210E76" w:rsidRPr="00F6027A">
        <w:rPr>
          <w:rStyle w:val="CommentReference"/>
          <w:sz w:val="24"/>
          <w:szCs w:val="24"/>
        </w:rPr>
        <w:commentReference w:id="4"/>
      </w:r>
      <w:r w:rsidRPr="00F6027A">
        <w:t>that offers the most comprehensive features while complying with our organisational constraints.</w:t>
      </w:r>
      <w:r w:rsidR="009F472A">
        <w:t xml:space="preserve"> </w:t>
      </w:r>
      <w:r w:rsidR="00921365">
        <w:br/>
      </w:r>
    </w:p>
    <w:p w14:paraId="2B37B6EB" w14:textId="77777777" w:rsidR="001E1230" w:rsidRDefault="001E1230"/>
    <w:p w14:paraId="7B5A23BC" w14:textId="77777777" w:rsidR="00E81E1C" w:rsidRDefault="00E81E1C">
      <w:pPr>
        <w:rPr>
          <w:rFonts w:eastAsiaTheme="majorEastAsia" w:cstheme="majorBidi"/>
          <w:b/>
          <w:color w:val="2F5496" w:themeColor="accent1" w:themeShade="BF"/>
          <w:sz w:val="32"/>
          <w:szCs w:val="26"/>
        </w:rPr>
      </w:pPr>
      <w:bookmarkStart w:id="5" w:name="_Toc145049427"/>
      <w:r>
        <w:br w:type="page"/>
      </w:r>
    </w:p>
    <w:p w14:paraId="0291ED00" w14:textId="4A5A0AB8" w:rsidR="00E81E1C" w:rsidRPr="0011016B" w:rsidRDefault="00E81E1C" w:rsidP="00E81E1C">
      <w:pPr>
        <w:pStyle w:val="Heading2"/>
      </w:pPr>
      <w:bookmarkStart w:id="6" w:name="_Toc232068945"/>
      <w:r>
        <w:lastRenderedPageBreak/>
        <w:t>Contents</w:t>
      </w:r>
      <w:bookmarkEnd w:id="5"/>
      <w:bookmarkEnd w:id="6"/>
    </w:p>
    <w:p w14:paraId="4CFDE9F9" w14:textId="0883117F" w:rsidR="00776295" w:rsidRDefault="00E81E1C">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232068943" w:history="1">
        <w:r w:rsidR="00776295" w:rsidRPr="00B33D8E">
          <w:rPr>
            <w:rStyle w:val="Hyperlink"/>
            <w:noProof/>
          </w:rPr>
          <w:t>Purpose</w:t>
        </w:r>
        <w:r w:rsidR="00776295">
          <w:rPr>
            <w:noProof/>
            <w:webHidden/>
          </w:rPr>
          <w:tab/>
        </w:r>
        <w:r w:rsidR="00776295">
          <w:rPr>
            <w:noProof/>
            <w:webHidden/>
          </w:rPr>
          <w:fldChar w:fldCharType="begin"/>
        </w:r>
        <w:r w:rsidR="00776295">
          <w:rPr>
            <w:noProof/>
            <w:webHidden/>
          </w:rPr>
          <w:instrText xml:space="preserve"> PAGEREF _Toc232068943 \h </w:instrText>
        </w:r>
        <w:r w:rsidR="00776295">
          <w:rPr>
            <w:noProof/>
            <w:webHidden/>
          </w:rPr>
        </w:r>
        <w:r w:rsidR="00776295">
          <w:rPr>
            <w:noProof/>
            <w:webHidden/>
          </w:rPr>
          <w:fldChar w:fldCharType="separate"/>
        </w:r>
        <w:r w:rsidR="00776295">
          <w:rPr>
            <w:noProof/>
            <w:webHidden/>
          </w:rPr>
          <w:t>1</w:t>
        </w:r>
        <w:r w:rsidR="00776295">
          <w:rPr>
            <w:noProof/>
            <w:webHidden/>
          </w:rPr>
          <w:fldChar w:fldCharType="end"/>
        </w:r>
      </w:hyperlink>
    </w:p>
    <w:p w14:paraId="4405C328" w14:textId="4A6D1D07"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44" w:history="1">
        <w:r w:rsidRPr="00B33D8E">
          <w:rPr>
            <w:rStyle w:val="Hyperlink"/>
            <w:noProof/>
          </w:rPr>
          <w:t>Synopsis</w:t>
        </w:r>
        <w:r>
          <w:rPr>
            <w:noProof/>
            <w:webHidden/>
          </w:rPr>
          <w:tab/>
        </w:r>
        <w:r>
          <w:rPr>
            <w:noProof/>
            <w:webHidden/>
          </w:rPr>
          <w:fldChar w:fldCharType="begin"/>
        </w:r>
        <w:r>
          <w:rPr>
            <w:noProof/>
            <w:webHidden/>
          </w:rPr>
          <w:instrText xml:space="preserve"> PAGEREF _Toc232068944 \h </w:instrText>
        </w:r>
        <w:r>
          <w:rPr>
            <w:noProof/>
            <w:webHidden/>
          </w:rPr>
        </w:r>
        <w:r>
          <w:rPr>
            <w:noProof/>
            <w:webHidden/>
          </w:rPr>
          <w:fldChar w:fldCharType="separate"/>
        </w:r>
        <w:r>
          <w:rPr>
            <w:noProof/>
            <w:webHidden/>
          </w:rPr>
          <w:t>1</w:t>
        </w:r>
        <w:r>
          <w:rPr>
            <w:noProof/>
            <w:webHidden/>
          </w:rPr>
          <w:fldChar w:fldCharType="end"/>
        </w:r>
      </w:hyperlink>
    </w:p>
    <w:p w14:paraId="2C1CBD3C" w14:textId="2354D243"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45" w:history="1">
        <w:r w:rsidRPr="00B33D8E">
          <w:rPr>
            <w:rStyle w:val="Hyperlink"/>
            <w:noProof/>
          </w:rPr>
          <w:t>Contents</w:t>
        </w:r>
        <w:r>
          <w:rPr>
            <w:noProof/>
            <w:webHidden/>
          </w:rPr>
          <w:tab/>
        </w:r>
        <w:r>
          <w:rPr>
            <w:noProof/>
            <w:webHidden/>
          </w:rPr>
          <w:fldChar w:fldCharType="begin"/>
        </w:r>
        <w:r>
          <w:rPr>
            <w:noProof/>
            <w:webHidden/>
          </w:rPr>
          <w:instrText xml:space="preserve"> PAGEREF _Toc232068945 \h </w:instrText>
        </w:r>
        <w:r>
          <w:rPr>
            <w:noProof/>
            <w:webHidden/>
          </w:rPr>
        </w:r>
        <w:r>
          <w:rPr>
            <w:noProof/>
            <w:webHidden/>
          </w:rPr>
          <w:fldChar w:fldCharType="separate"/>
        </w:r>
        <w:r>
          <w:rPr>
            <w:noProof/>
            <w:webHidden/>
          </w:rPr>
          <w:t>2</w:t>
        </w:r>
        <w:r>
          <w:rPr>
            <w:noProof/>
            <w:webHidden/>
          </w:rPr>
          <w:fldChar w:fldCharType="end"/>
        </w:r>
      </w:hyperlink>
    </w:p>
    <w:p w14:paraId="65946942" w14:textId="615B5DD7"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46" w:history="1">
        <w:r w:rsidRPr="00B33D8E">
          <w:rPr>
            <w:rStyle w:val="Hyperlink"/>
            <w:noProof/>
          </w:rPr>
          <w:t>Background</w:t>
        </w:r>
        <w:r>
          <w:rPr>
            <w:noProof/>
            <w:webHidden/>
          </w:rPr>
          <w:tab/>
        </w:r>
        <w:r>
          <w:rPr>
            <w:noProof/>
            <w:webHidden/>
          </w:rPr>
          <w:fldChar w:fldCharType="begin"/>
        </w:r>
        <w:r>
          <w:rPr>
            <w:noProof/>
            <w:webHidden/>
          </w:rPr>
          <w:instrText xml:space="preserve"> PAGEREF _Toc232068946 \h </w:instrText>
        </w:r>
        <w:r>
          <w:rPr>
            <w:noProof/>
            <w:webHidden/>
          </w:rPr>
        </w:r>
        <w:r>
          <w:rPr>
            <w:noProof/>
            <w:webHidden/>
          </w:rPr>
          <w:fldChar w:fldCharType="separate"/>
        </w:r>
        <w:r>
          <w:rPr>
            <w:noProof/>
            <w:webHidden/>
          </w:rPr>
          <w:t>4</w:t>
        </w:r>
        <w:r>
          <w:rPr>
            <w:noProof/>
            <w:webHidden/>
          </w:rPr>
          <w:fldChar w:fldCharType="end"/>
        </w:r>
      </w:hyperlink>
    </w:p>
    <w:p w14:paraId="0996E73D" w14:textId="754CC71F"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47" w:history="1">
        <w:r w:rsidRPr="00B33D8E">
          <w:rPr>
            <w:rStyle w:val="Hyperlink"/>
            <w:noProof/>
          </w:rPr>
          <w:t>Common Data Upload Scenarios</w:t>
        </w:r>
        <w:r>
          <w:rPr>
            <w:noProof/>
            <w:webHidden/>
          </w:rPr>
          <w:tab/>
        </w:r>
        <w:r>
          <w:rPr>
            <w:noProof/>
            <w:webHidden/>
          </w:rPr>
          <w:fldChar w:fldCharType="begin"/>
        </w:r>
        <w:r>
          <w:rPr>
            <w:noProof/>
            <w:webHidden/>
          </w:rPr>
          <w:instrText xml:space="preserve"> PAGEREF _Toc232068947 \h </w:instrText>
        </w:r>
        <w:r>
          <w:rPr>
            <w:noProof/>
            <w:webHidden/>
          </w:rPr>
        </w:r>
        <w:r>
          <w:rPr>
            <w:noProof/>
            <w:webHidden/>
          </w:rPr>
          <w:fldChar w:fldCharType="separate"/>
        </w:r>
        <w:r>
          <w:rPr>
            <w:noProof/>
            <w:webHidden/>
          </w:rPr>
          <w:t>4</w:t>
        </w:r>
        <w:r>
          <w:rPr>
            <w:noProof/>
            <w:webHidden/>
          </w:rPr>
          <w:fldChar w:fldCharType="end"/>
        </w:r>
      </w:hyperlink>
    </w:p>
    <w:p w14:paraId="7D31D5F7" w14:textId="505E3538"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48" w:history="1">
        <w:r w:rsidRPr="00B33D8E">
          <w:rPr>
            <w:rStyle w:val="Hyperlink"/>
            <w:noProof/>
          </w:rPr>
          <w:t>Malware Prevention</w:t>
        </w:r>
        <w:r>
          <w:rPr>
            <w:noProof/>
            <w:webHidden/>
          </w:rPr>
          <w:tab/>
        </w:r>
        <w:r>
          <w:rPr>
            <w:noProof/>
            <w:webHidden/>
          </w:rPr>
          <w:fldChar w:fldCharType="begin"/>
        </w:r>
        <w:r>
          <w:rPr>
            <w:noProof/>
            <w:webHidden/>
          </w:rPr>
          <w:instrText xml:space="preserve"> PAGEREF _Toc232068948 \h </w:instrText>
        </w:r>
        <w:r>
          <w:rPr>
            <w:noProof/>
            <w:webHidden/>
          </w:rPr>
        </w:r>
        <w:r>
          <w:rPr>
            <w:noProof/>
            <w:webHidden/>
          </w:rPr>
          <w:fldChar w:fldCharType="separate"/>
        </w:r>
        <w:r>
          <w:rPr>
            <w:noProof/>
            <w:webHidden/>
          </w:rPr>
          <w:t>4</w:t>
        </w:r>
        <w:r>
          <w:rPr>
            <w:noProof/>
            <w:webHidden/>
          </w:rPr>
          <w:fldChar w:fldCharType="end"/>
        </w:r>
      </w:hyperlink>
    </w:p>
    <w:p w14:paraId="7BEA5784" w14:textId="4E7EF88F"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49" w:history="1">
        <w:r w:rsidRPr="00B33D8E">
          <w:rPr>
            <w:rStyle w:val="Hyperlink"/>
            <w:noProof/>
          </w:rPr>
          <w:t>Considerations</w:t>
        </w:r>
        <w:r>
          <w:rPr>
            <w:noProof/>
            <w:webHidden/>
          </w:rPr>
          <w:tab/>
        </w:r>
        <w:r>
          <w:rPr>
            <w:noProof/>
            <w:webHidden/>
          </w:rPr>
          <w:fldChar w:fldCharType="begin"/>
        </w:r>
        <w:r>
          <w:rPr>
            <w:noProof/>
            <w:webHidden/>
          </w:rPr>
          <w:instrText xml:space="preserve"> PAGEREF _Toc232068949 \h </w:instrText>
        </w:r>
        <w:r>
          <w:rPr>
            <w:noProof/>
            <w:webHidden/>
          </w:rPr>
        </w:r>
        <w:r>
          <w:rPr>
            <w:noProof/>
            <w:webHidden/>
          </w:rPr>
          <w:fldChar w:fldCharType="separate"/>
        </w:r>
        <w:r>
          <w:rPr>
            <w:noProof/>
            <w:webHidden/>
          </w:rPr>
          <w:t>5</w:t>
        </w:r>
        <w:r>
          <w:rPr>
            <w:noProof/>
            <w:webHidden/>
          </w:rPr>
          <w:fldChar w:fldCharType="end"/>
        </w:r>
      </w:hyperlink>
    </w:p>
    <w:p w14:paraId="682C6DA5" w14:textId="76785CF4"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0" w:history="1">
        <w:r w:rsidRPr="00B33D8E">
          <w:rPr>
            <w:rStyle w:val="Hyperlink"/>
            <w:noProof/>
          </w:rPr>
          <w:t>Installability</w:t>
        </w:r>
        <w:r>
          <w:rPr>
            <w:noProof/>
            <w:webHidden/>
          </w:rPr>
          <w:tab/>
        </w:r>
        <w:r>
          <w:rPr>
            <w:noProof/>
            <w:webHidden/>
          </w:rPr>
          <w:fldChar w:fldCharType="begin"/>
        </w:r>
        <w:r>
          <w:rPr>
            <w:noProof/>
            <w:webHidden/>
          </w:rPr>
          <w:instrText xml:space="preserve"> PAGEREF _Toc232068950 \h </w:instrText>
        </w:r>
        <w:r>
          <w:rPr>
            <w:noProof/>
            <w:webHidden/>
          </w:rPr>
        </w:r>
        <w:r>
          <w:rPr>
            <w:noProof/>
            <w:webHidden/>
          </w:rPr>
          <w:fldChar w:fldCharType="separate"/>
        </w:r>
        <w:r>
          <w:rPr>
            <w:noProof/>
            <w:webHidden/>
          </w:rPr>
          <w:t>5</w:t>
        </w:r>
        <w:r>
          <w:rPr>
            <w:noProof/>
            <w:webHidden/>
          </w:rPr>
          <w:fldChar w:fldCharType="end"/>
        </w:r>
      </w:hyperlink>
    </w:p>
    <w:p w14:paraId="0B77352D" w14:textId="5AF2481D"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1" w:history="1">
        <w:r w:rsidRPr="00B33D8E">
          <w:rPr>
            <w:rStyle w:val="Hyperlink"/>
            <w:noProof/>
          </w:rPr>
          <w:t>Capability</w:t>
        </w:r>
        <w:r>
          <w:rPr>
            <w:noProof/>
            <w:webHidden/>
          </w:rPr>
          <w:tab/>
        </w:r>
        <w:r>
          <w:rPr>
            <w:noProof/>
            <w:webHidden/>
          </w:rPr>
          <w:fldChar w:fldCharType="begin"/>
        </w:r>
        <w:r>
          <w:rPr>
            <w:noProof/>
            <w:webHidden/>
          </w:rPr>
          <w:instrText xml:space="preserve"> PAGEREF _Toc232068951 \h </w:instrText>
        </w:r>
        <w:r>
          <w:rPr>
            <w:noProof/>
            <w:webHidden/>
          </w:rPr>
        </w:r>
        <w:r>
          <w:rPr>
            <w:noProof/>
            <w:webHidden/>
          </w:rPr>
          <w:fldChar w:fldCharType="separate"/>
        </w:r>
        <w:r>
          <w:rPr>
            <w:noProof/>
            <w:webHidden/>
          </w:rPr>
          <w:t>5</w:t>
        </w:r>
        <w:r>
          <w:rPr>
            <w:noProof/>
            <w:webHidden/>
          </w:rPr>
          <w:fldChar w:fldCharType="end"/>
        </w:r>
      </w:hyperlink>
    </w:p>
    <w:p w14:paraId="773FB7D7" w14:textId="7D769A0E"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2" w:history="1">
        <w:r w:rsidRPr="00B33D8E">
          <w:rPr>
            <w:rStyle w:val="Hyperlink"/>
            <w:noProof/>
          </w:rPr>
          <w:t>Approach: Multi-Engine vs. Single-Engine Scanning</w:t>
        </w:r>
        <w:r>
          <w:rPr>
            <w:noProof/>
            <w:webHidden/>
          </w:rPr>
          <w:tab/>
        </w:r>
        <w:r>
          <w:rPr>
            <w:noProof/>
            <w:webHidden/>
          </w:rPr>
          <w:fldChar w:fldCharType="begin"/>
        </w:r>
        <w:r>
          <w:rPr>
            <w:noProof/>
            <w:webHidden/>
          </w:rPr>
          <w:instrText xml:space="preserve"> PAGEREF _Toc232068952 \h </w:instrText>
        </w:r>
        <w:r>
          <w:rPr>
            <w:noProof/>
            <w:webHidden/>
          </w:rPr>
        </w:r>
        <w:r>
          <w:rPr>
            <w:noProof/>
            <w:webHidden/>
          </w:rPr>
          <w:fldChar w:fldCharType="separate"/>
        </w:r>
        <w:r>
          <w:rPr>
            <w:noProof/>
            <w:webHidden/>
          </w:rPr>
          <w:t>6</w:t>
        </w:r>
        <w:r>
          <w:rPr>
            <w:noProof/>
            <w:webHidden/>
          </w:rPr>
          <w:fldChar w:fldCharType="end"/>
        </w:r>
      </w:hyperlink>
    </w:p>
    <w:p w14:paraId="627CB1A8" w14:textId="24407176"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3" w:history="1">
        <w:r w:rsidRPr="00B33D8E">
          <w:rPr>
            <w:rStyle w:val="Hyperlink"/>
            <w:noProof/>
          </w:rPr>
          <w:t>Confidentiality and Processing Location</w:t>
        </w:r>
        <w:r>
          <w:rPr>
            <w:noProof/>
            <w:webHidden/>
          </w:rPr>
          <w:tab/>
        </w:r>
        <w:r>
          <w:rPr>
            <w:noProof/>
            <w:webHidden/>
          </w:rPr>
          <w:fldChar w:fldCharType="begin"/>
        </w:r>
        <w:r>
          <w:rPr>
            <w:noProof/>
            <w:webHidden/>
          </w:rPr>
          <w:instrText xml:space="preserve"> PAGEREF _Toc232068953 \h </w:instrText>
        </w:r>
        <w:r>
          <w:rPr>
            <w:noProof/>
            <w:webHidden/>
          </w:rPr>
        </w:r>
        <w:r>
          <w:rPr>
            <w:noProof/>
            <w:webHidden/>
          </w:rPr>
          <w:fldChar w:fldCharType="separate"/>
        </w:r>
        <w:r>
          <w:rPr>
            <w:noProof/>
            <w:webHidden/>
          </w:rPr>
          <w:t>6</w:t>
        </w:r>
        <w:r>
          <w:rPr>
            <w:noProof/>
            <w:webHidden/>
          </w:rPr>
          <w:fldChar w:fldCharType="end"/>
        </w:r>
      </w:hyperlink>
    </w:p>
    <w:p w14:paraId="64B8724A" w14:textId="52A0DE86"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4" w:history="1">
        <w:r w:rsidRPr="00B33D8E">
          <w:rPr>
            <w:rStyle w:val="Hyperlink"/>
            <w:noProof/>
          </w:rPr>
          <w:t>Cost (By Volume and File Count)</w:t>
        </w:r>
        <w:r>
          <w:rPr>
            <w:noProof/>
            <w:webHidden/>
          </w:rPr>
          <w:tab/>
        </w:r>
        <w:r>
          <w:rPr>
            <w:noProof/>
            <w:webHidden/>
          </w:rPr>
          <w:fldChar w:fldCharType="begin"/>
        </w:r>
        <w:r>
          <w:rPr>
            <w:noProof/>
            <w:webHidden/>
          </w:rPr>
          <w:instrText xml:space="preserve"> PAGEREF _Toc232068954 \h </w:instrText>
        </w:r>
        <w:r>
          <w:rPr>
            <w:noProof/>
            <w:webHidden/>
          </w:rPr>
        </w:r>
        <w:r>
          <w:rPr>
            <w:noProof/>
            <w:webHidden/>
          </w:rPr>
          <w:fldChar w:fldCharType="separate"/>
        </w:r>
        <w:r>
          <w:rPr>
            <w:noProof/>
            <w:webHidden/>
          </w:rPr>
          <w:t>6</w:t>
        </w:r>
        <w:r>
          <w:rPr>
            <w:noProof/>
            <w:webHidden/>
          </w:rPr>
          <w:fldChar w:fldCharType="end"/>
        </w:r>
      </w:hyperlink>
    </w:p>
    <w:p w14:paraId="13056F2E" w14:textId="232EBAFE"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5" w:history="1">
        <w:r w:rsidRPr="00B33D8E">
          <w:rPr>
            <w:rStyle w:val="Hyperlink"/>
            <w:noProof/>
          </w:rPr>
          <w:t>Throttling and Throughput Limits</w:t>
        </w:r>
        <w:r>
          <w:rPr>
            <w:noProof/>
            <w:webHidden/>
          </w:rPr>
          <w:tab/>
        </w:r>
        <w:r>
          <w:rPr>
            <w:noProof/>
            <w:webHidden/>
          </w:rPr>
          <w:fldChar w:fldCharType="begin"/>
        </w:r>
        <w:r>
          <w:rPr>
            <w:noProof/>
            <w:webHidden/>
          </w:rPr>
          <w:instrText xml:space="preserve"> PAGEREF _Toc232068955 \h </w:instrText>
        </w:r>
        <w:r>
          <w:rPr>
            <w:noProof/>
            <w:webHidden/>
          </w:rPr>
        </w:r>
        <w:r>
          <w:rPr>
            <w:noProof/>
            <w:webHidden/>
          </w:rPr>
          <w:fldChar w:fldCharType="separate"/>
        </w:r>
        <w:r>
          <w:rPr>
            <w:noProof/>
            <w:webHidden/>
          </w:rPr>
          <w:t>7</w:t>
        </w:r>
        <w:r>
          <w:rPr>
            <w:noProof/>
            <w:webHidden/>
          </w:rPr>
          <w:fldChar w:fldCharType="end"/>
        </w:r>
      </w:hyperlink>
    </w:p>
    <w:p w14:paraId="5286F992" w14:textId="6FEF65F9"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6" w:history="1">
        <w:r w:rsidRPr="00B33D8E">
          <w:rPr>
            <w:rStyle w:val="Hyperlink"/>
            <w:noProof/>
          </w:rPr>
          <w:t>Alerting</w:t>
        </w:r>
        <w:r>
          <w:rPr>
            <w:noProof/>
            <w:webHidden/>
          </w:rPr>
          <w:tab/>
        </w:r>
        <w:r>
          <w:rPr>
            <w:noProof/>
            <w:webHidden/>
          </w:rPr>
          <w:fldChar w:fldCharType="begin"/>
        </w:r>
        <w:r>
          <w:rPr>
            <w:noProof/>
            <w:webHidden/>
          </w:rPr>
          <w:instrText xml:space="preserve"> PAGEREF _Toc232068956 \h </w:instrText>
        </w:r>
        <w:r>
          <w:rPr>
            <w:noProof/>
            <w:webHidden/>
          </w:rPr>
        </w:r>
        <w:r>
          <w:rPr>
            <w:noProof/>
            <w:webHidden/>
          </w:rPr>
          <w:fldChar w:fldCharType="separate"/>
        </w:r>
        <w:r>
          <w:rPr>
            <w:noProof/>
            <w:webHidden/>
          </w:rPr>
          <w:t>7</w:t>
        </w:r>
        <w:r>
          <w:rPr>
            <w:noProof/>
            <w:webHidden/>
          </w:rPr>
          <w:fldChar w:fldCharType="end"/>
        </w:r>
      </w:hyperlink>
    </w:p>
    <w:p w14:paraId="1F214948" w14:textId="6F58E7A0"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7" w:history="1">
        <w:r w:rsidRPr="00B33D8E">
          <w:rPr>
            <w:rStyle w:val="Hyperlink"/>
            <w:noProof/>
          </w:rPr>
          <w:t>Accreditation</w:t>
        </w:r>
        <w:r>
          <w:rPr>
            <w:noProof/>
            <w:webHidden/>
          </w:rPr>
          <w:tab/>
        </w:r>
        <w:r>
          <w:rPr>
            <w:noProof/>
            <w:webHidden/>
          </w:rPr>
          <w:fldChar w:fldCharType="begin"/>
        </w:r>
        <w:r>
          <w:rPr>
            <w:noProof/>
            <w:webHidden/>
          </w:rPr>
          <w:instrText xml:space="preserve"> PAGEREF _Toc232068957 \h </w:instrText>
        </w:r>
        <w:r>
          <w:rPr>
            <w:noProof/>
            <w:webHidden/>
          </w:rPr>
        </w:r>
        <w:r>
          <w:rPr>
            <w:noProof/>
            <w:webHidden/>
          </w:rPr>
          <w:fldChar w:fldCharType="separate"/>
        </w:r>
        <w:r>
          <w:rPr>
            <w:noProof/>
            <w:webHidden/>
          </w:rPr>
          <w:t>7</w:t>
        </w:r>
        <w:r>
          <w:rPr>
            <w:noProof/>
            <w:webHidden/>
          </w:rPr>
          <w:fldChar w:fldCharType="end"/>
        </w:r>
      </w:hyperlink>
    </w:p>
    <w:p w14:paraId="5B051091" w14:textId="5ABAD355"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8" w:history="1">
        <w:r w:rsidRPr="00B33D8E">
          <w:rPr>
            <w:rStyle w:val="Hyperlink"/>
            <w:noProof/>
          </w:rPr>
          <w:t>Procurement and Billing</w:t>
        </w:r>
        <w:r>
          <w:rPr>
            <w:noProof/>
            <w:webHidden/>
          </w:rPr>
          <w:tab/>
        </w:r>
        <w:r>
          <w:rPr>
            <w:noProof/>
            <w:webHidden/>
          </w:rPr>
          <w:fldChar w:fldCharType="begin"/>
        </w:r>
        <w:r>
          <w:rPr>
            <w:noProof/>
            <w:webHidden/>
          </w:rPr>
          <w:instrText xml:space="preserve"> PAGEREF _Toc232068958 \h </w:instrText>
        </w:r>
        <w:r>
          <w:rPr>
            <w:noProof/>
            <w:webHidden/>
          </w:rPr>
        </w:r>
        <w:r>
          <w:rPr>
            <w:noProof/>
            <w:webHidden/>
          </w:rPr>
          <w:fldChar w:fldCharType="separate"/>
        </w:r>
        <w:r>
          <w:rPr>
            <w:noProof/>
            <w:webHidden/>
          </w:rPr>
          <w:t>8</w:t>
        </w:r>
        <w:r>
          <w:rPr>
            <w:noProof/>
            <w:webHidden/>
          </w:rPr>
          <w:fldChar w:fldCharType="end"/>
        </w:r>
      </w:hyperlink>
    </w:p>
    <w:p w14:paraId="6C597A77" w14:textId="56DB3144"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59" w:history="1">
        <w:r w:rsidRPr="00B33D8E">
          <w:rPr>
            <w:rStyle w:val="Hyperlink"/>
            <w:noProof/>
          </w:rPr>
          <w:t>In-Depth Defence</w:t>
        </w:r>
        <w:r>
          <w:rPr>
            <w:noProof/>
            <w:webHidden/>
          </w:rPr>
          <w:tab/>
        </w:r>
        <w:r>
          <w:rPr>
            <w:noProof/>
            <w:webHidden/>
          </w:rPr>
          <w:fldChar w:fldCharType="begin"/>
        </w:r>
        <w:r>
          <w:rPr>
            <w:noProof/>
            <w:webHidden/>
          </w:rPr>
          <w:instrText xml:space="preserve"> PAGEREF _Toc232068959 \h </w:instrText>
        </w:r>
        <w:r>
          <w:rPr>
            <w:noProof/>
            <w:webHidden/>
          </w:rPr>
        </w:r>
        <w:r>
          <w:rPr>
            <w:noProof/>
            <w:webHidden/>
          </w:rPr>
          <w:fldChar w:fldCharType="separate"/>
        </w:r>
        <w:r>
          <w:rPr>
            <w:noProof/>
            <w:webHidden/>
          </w:rPr>
          <w:t>9</w:t>
        </w:r>
        <w:r>
          <w:rPr>
            <w:noProof/>
            <w:webHidden/>
          </w:rPr>
          <w:fldChar w:fldCharType="end"/>
        </w:r>
      </w:hyperlink>
    </w:p>
    <w:p w14:paraId="3FBC27BC" w14:textId="72DB1A50"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60" w:history="1">
        <w:r w:rsidRPr="00B33D8E">
          <w:rPr>
            <w:rStyle w:val="Hyperlink"/>
            <w:noProof/>
          </w:rPr>
          <w:t>Case Examples</w:t>
        </w:r>
        <w:r>
          <w:rPr>
            <w:noProof/>
            <w:webHidden/>
          </w:rPr>
          <w:tab/>
        </w:r>
        <w:r>
          <w:rPr>
            <w:noProof/>
            <w:webHidden/>
          </w:rPr>
          <w:fldChar w:fldCharType="begin"/>
        </w:r>
        <w:r>
          <w:rPr>
            <w:noProof/>
            <w:webHidden/>
          </w:rPr>
          <w:instrText xml:space="preserve"> PAGEREF _Toc232068960 \h </w:instrText>
        </w:r>
        <w:r>
          <w:rPr>
            <w:noProof/>
            <w:webHidden/>
          </w:rPr>
        </w:r>
        <w:r>
          <w:rPr>
            <w:noProof/>
            <w:webHidden/>
          </w:rPr>
          <w:fldChar w:fldCharType="separate"/>
        </w:r>
        <w:r>
          <w:rPr>
            <w:noProof/>
            <w:webHidden/>
          </w:rPr>
          <w:t>9</w:t>
        </w:r>
        <w:r>
          <w:rPr>
            <w:noProof/>
            <w:webHidden/>
          </w:rPr>
          <w:fldChar w:fldCharType="end"/>
        </w:r>
      </w:hyperlink>
    </w:p>
    <w:p w14:paraId="304D1E8E" w14:textId="7AE4A435"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61" w:history="1">
        <w:r w:rsidRPr="00B33D8E">
          <w:rPr>
            <w:rStyle w:val="Hyperlink"/>
            <w:noProof/>
          </w:rPr>
          <w:t>Case 1:  No media upload services are provided.</w:t>
        </w:r>
        <w:r>
          <w:rPr>
            <w:noProof/>
            <w:webHidden/>
          </w:rPr>
          <w:tab/>
        </w:r>
        <w:r>
          <w:rPr>
            <w:noProof/>
            <w:webHidden/>
          </w:rPr>
          <w:fldChar w:fldCharType="begin"/>
        </w:r>
        <w:r>
          <w:rPr>
            <w:noProof/>
            <w:webHidden/>
          </w:rPr>
          <w:instrText xml:space="preserve"> PAGEREF _Toc232068961 \h </w:instrText>
        </w:r>
        <w:r>
          <w:rPr>
            <w:noProof/>
            <w:webHidden/>
          </w:rPr>
        </w:r>
        <w:r>
          <w:rPr>
            <w:noProof/>
            <w:webHidden/>
          </w:rPr>
          <w:fldChar w:fldCharType="separate"/>
        </w:r>
        <w:r>
          <w:rPr>
            <w:noProof/>
            <w:webHidden/>
          </w:rPr>
          <w:t>9</w:t>
        </w:r>
        <w:r>
          <w:rPr>
            <w:noProof/>
            <w:webHidden/>
          </w:rPr>
          <w:fldChar w:fldCharType="end"/>
        </w:r>
      </w:hyperlink>
    </w:p>
    <w:p w14:paraId="1999FD76" w14:textId="34D942A9"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62" w:history="1">
        <w:r w:rsidRPr="00B33D8E">
          <w:rPr>
            <w:rStyle w:val="Hyperlink"/>
            <w:noProof/>
          </w:rPr>
          <w:t>Case 2: Lack of Document Verification</w:t>
        </w:r>
        <w:r>
          <w:rPr>
            <w:noProof/>
            <w:webHidden/>
          </w:rPr>
          <w:tab/>
        </w:r>
        <w:r>
          <w:rPr>
            <w:noProof/>
            <w:webHidden/>
          </w:rPr>
          <w:fldChar w:fldCharType="begin"/>
        </w:r>
        <w:r>
          <w:rPr>
            <w:noProof/>
            <w:webHidden/>
          </w:rPr>
          <w:instrText xml:space="preserve"> PAGEREF _Toc232068962 \h </w:instrText>
        </w:r>
        <w:r>
          <w:rPr>
            <w:noProof/>
            <w:webHidden/>
          </w:rPr>
        </w:r>
        <w:r>
          <w:rPr>
            <w:noProof/>
            <w:webHidden/>
          </w:rPr>
          <w:fldChar w:fldCharType="separate"/>
        </w:r>
        <w:r>
          <w:rPr>
            <w:noProof/>
            <w:webHidden/>
          </w:rPr>
          <w:t>10</w:t>
        </w:r>
        <w:r>
          <w:rPr>
            <w:noProof/>
            <w:webHidden/>
          </w:rPr>
          <w:fldChar w:fldCharType="end"/>
        </w:r>
      </w:hyperlink>
    </w:p>
    <w:p w14:paraId="439D6378" w14:textId="45D41040"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63" w:history="1">
        <w:r w:rsidRPr="00B33D8E">
          <w:rPr>
            <w:rStyle w:val="Hyperlink"/>
            <w:noProof/>
          </w:rPr>
          <w:t>Case 3: Use of a Free Malware Detection Service</w:t>
        </w:r>
        <w:r>
          <w:rPr>
            <w:noProof/>
            <w:webHidden/>
          </w:rPr>
          <w:tab/>
        </w:r>
        <w:r>
          <w:rPr>
            <w:noProof/>
            <w:webHidden/>
          </w:rPr>
          <w:fldChar w:fldCharType="begin"/>
        </w:r>
        <w:r>
          <w:rPr>
            <w:noProof/>
            <w:webHidden/>
          </w:rPr>
          <w:instrText xml:space="preserve"> PAGEREF _Toc232068963 \h </w:instrText>
        </w:r>
        <w:r>
          <w:rPr>
            <w:noProof/>
            <w:webHidden/>
          </w:rPr>
        </w:r>
        <w:r>
          <w:rPr>
            <w:noProof/>
            <w:webHidden/>
          </w:rPr>
          <w:fldChar w:fldCharType="separate"/>
        </w:r>
        <w:r>
          <w:rPr>
            <w:noProof/>
            <w:webHidden/>
          </w:rPr>
          <w:t>10</w:t>
        </w:r>
        <w:r>
          <w:rPr>
            <w:noProof/>
            <w:webHidden/>
          </w:rPr>
          <w:fldChar w:fldCharType="end"/>
        </w:r>
      </w:hyperlink>
    </w:p>
    <w:p w14:paraId="07FDD700" w14:textId="1D309FCB"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64" w:history="1">
        <w:r w:rsidRPr="00B33D8E">
          <w:rPr>
            <w:rStyle w:val="Hyperlink"/>
            <w:noProof/>
          </w:rPr>
          <w:t>Case 4: Scanned only uploaded</w:t>
        </w:r>
        <w:r>
          <w:rPr>
            <w:noProof/>
            <w:webHidden/>
          </w:rPr>
          <w:tab/>
        </w:r>
        <w:r>
          <w:rPr>
            <w:noProof/>
            <w:webHidden/>
          </w:rPr>
          <w:fldChar w:fldCharType="begin"/>
        </w:r>
        <w:r>
          <w:rPr>
            <w:noProof/>
            <w:webHidden/>
          </w:rPr>
          <w:instrText xml:space="preserve"> PAGEREF _Toc232068964 \h </w:instrText>
        </w:r>
        <w:r>
          <w:rPr>
            <w:noProof/>
            <w:webHidden/>
          </w:rPr>
        </w:r>
        <w:r>
          <w:rPr>
            <w:noProof/>
            <w:webHidden/>
          </w:rPr>
          <w:fldChar w:fldCharType="separate"/>
        </w:r>
        <w:r>
          <w:rPr>
            <w:noProof/>
            <w:webHidden/>
          </w:rPr>
          <w:t>10</w:t>
        </w:r>
        <w:r>
          <w:rPr>
            <w:noProof/>
            <w:webHidden/>
          </w:rPr>
          <w:fldChar w:fldCharType="end"/>
        </w:r>
      </w:hyperlink>
    </w:p>
    <w:p w14:paraId="302DDDC3" w14:textId="541CDD08"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65" w:history="1">
        <w:r w:rsidRPr="00B33D8E">
          <w:rPr>
            <w:rStyle w:val="Hyperlink"/>
            <w:noProof/>
          </w:rPr>
          <w:t>Case 4: Credential Leakage</w:t>
        </w:r>
        <w:r>
          <w:rPr>
            <w:noProof/>
            <w:webHidden/>
          </w:rPr>
          <w:tab/>
        </w:r>
        <w:r>
          <w:rPr>
            <w:noProof/>
            <w:webHidden/>
          </w:rPr>
          <w:fldChar w:fldCharType="begin"/>
        </w:r>
        <w:r>
          <w:rPr>
            <w:noProof/>
            <w:webHidden/>
          </w:rPr>
          <w:instrText xml:space="preserve"> PAGEREF _Toc232068965 \h </w:instrText>
        </w:r>
        <w:r>
          <w:rPr>
            <w:noProof/>
            <w:webHidden/>
          </w:rPr>
        </w:r>
        <w:r>
          <w:rPr>
            <w:noProof/>
            <w:webHidden/>
          </w:rPr>
          <w:fldChar w:fldCharType="separate"/>
        </w:r>
        <w:r>
          <w:rPr>
            <w:noProof/>
            <w:webHidden/>
          </w:rPr>
          <w:t>10</w:t>
        </w:r>
        <w:r>
          <w:rPr>
            <w:noProof/>
            <w:webHidden/>
          </w:rPr>
          <w:fldChar w:fldCharType="end"/>
        </w:r>
      </w:hyperlink>
    </w:p>
    <w:p w14:paraId="6AA1559B" w14:textId="41825632"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66" w:history="1">
        <w:r w:rsidRPr="00B33D8E">
          <w:rPr>
            <w:rStyle w:val="Hyperlink"/>
            <w:noProof/>
          </w:rPr>
          <w:t>Case 5: Ad Hoc Billing Pitfalls</w:t>
        </w:r>
        <w:r>
          <w:rPr>
            <w:noProof/>
            <w:webHidden/>
          </w:rPr>
          <w:tab/>
        </w:r>
        <w:r>
          <w:rPr>
            <w:noProof/>
            <w:webHidden/>
          </w:rPr>
          <w:fldChar w:fldCharType="begin"/>
        </w:r>
        <w:r>
          <w:rPr>
            <w:noProof/>
            <w:webHidden/>
          </w:rPr>
          <w:instrText xml:space="preserve"> PAGEREF _Toc232068966 \h </w:instrText>
        </w:r>
        <w:r>
          <w:rPr>
            <w:noProof/>
            <w:webHidden/>
          </w:rPr>
        </w:r>
        <w:r>
          <w:rPr>
            <w:noProof/>
            <w:webHidden/>
          </w:rPr>
          <w:fldChar w:fldCharType="separate"/>
        </w:r>
        <w:r>
          <w:rPr>
            <w:noProof/>
            <w:webHidden/>
          </w:rPr>
          <w:t>11</w:t>
        </w:r>
        <w:r>
          <w:rPr>
            <w:noProof/>
            <w:webHidden/>
          </w:rPr>
          <w:fldChar w:fldCharType="end"/>
        </w:r>
      </w:hyperlink>
    </w:p>
    <w:p w14:paraId="4A5E1E5C" w14:textId="4BCCD995"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67" w:history="1">
        <w:r w:rsidRPr="00B33D8E">
          <w:rPr>
            <w:rStyle w:val="Hyperlink"/>
            <w:noProof/>
          </w:rPr>
          <w:t>Case 6: A supportable approach</w:t>
        </w:r>
        <w:r>
          <w:rPr>
            <w:noProof/>
            <w:webHidden/>
          </w:rPr>
          <w:tab/>
        </w:r>
        <w:r>
          <w:rPr>
            <w:noProof/>
            <w:webHidden/>
          </w:rPr>
          <w:fldChar w:fldCharType="begin"/>
        </w:r>
        <w:r>
          <w:rPr>
            <w:noProof/>
            <w:webHidden/>
          </w:rPr>
          <w:instrText xml:space="preserve"> PAGEREF _Toc232068967 \h </w:instrText>
        </w:r>
        <w:r>
          <w:rPr>
            <w:noProof/>
            <w:webHidden/>
          </w:rPr>
        </w:r>
        <w:r>
          <w:rPr>
            <w:noProof/>
            <w:webHidden/>
          </w:rPr>
          <w:fldChar w:fldCharType="separate"/>
        </w:r>
        <w:r>
          <w:rPr>
            <w:noProof/>
            <w:webHidden/>
          </w:rPr>
          <w:t>11</w:t>
        </w:r>
        <w:r>
          <w:rPr>
            <w:noProof/>
            <w:webHidden/>
          </w:rPr>
          <w:fldChar w:fldCharType="end"/>
        </w:r>
      </w:hyperlink>
    </w:p>
    <w:p w14:paraId="17BF7D5A" w14:textId="58BDDE3A"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68" w:history="1">
        <w:r w:rsidRPr="00B33D8E">
          <w:rPr>
            <w:rStyle w:val="Hyperlink"/>
            <w:noProof/>
          </w:rPr>
          <w:t>Assumptions</w:t>
        </w:r>
        <w:r>
          <w:rPr>
            <w:noProof/>
            <w:webHidden/>
          </w:rPr>
          <w:tab/>
        </w:r>
        <w:r>
          <w:rPr>
            <w:noProof/>
            <w:webHidden/>
          </w:rPr>
          <w:fldChar w:fldCharType="begin"/>
        </w:r>
        <w:r>
          <w:rPr>
            <w:noProof/>
            <w:webHidden/>
          </w:rPr>
          <w:instrText xml:space="preserve"> PAGEREF _Toc232068968 \h </w:instrText>
        </w:r>
        <w:r>
          <w:rPr>
            <w:noProof/>
            <w:webHidden/>
          </w:rPr>
        </w:r>
        <w:r>
          <w:rPr>
            <w:noProof/>
            <w:webHidden/>
          </w:rPr>
          <w:fldChar w:fldCharType="separate"/>
        </w:r>
        <w:r>
          <w:rPr>
            <w:noProof/>
            <w:webHidden/>
          </w:rPr>
          <w:t>11</w:t>
        </w:r>
        <w:r>
          <w:rPr>
            <w:noProof/>
            <w:webHidden/>
          </w:rPr>
          <w:fldChar w:fldCharType="end"/>
        </w:r>
      </w:hyperlink>
    </w:p>
    <w:p w14:paraId="28389594" w14:textId="22FC0F59"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69" w:history="1">
        <w:r w:rsidRPr="00B33D8E">
          <w:rPr>
            <w:rStyle w:val="Hyperlink"/>
            <w:noProof/>
          </w:rPr>
          <w:t>Options</w:t>
        </w:r>
        <w:r>
          <w:rPr>
            <w:noProof/>
            <w:webHidden/>
          </w:rPr>
          <w:tab/>
        </w:r>
        <w:r>
          <w:rPr>
            <w:noProof/>
            <w:webHidden/>
          </w:rPr>
          <w:fldChar w:fldCharType="begin"/>
        </w:r>
        <w:r>
          <w:rPr>
            <w:noProof/>
            <w:webHidden/>
          </w:rPr>
          <w:instrText xml:space="preserve"> PAGEREF _Toc232068969 \h </w:instrText>
        </w:r>
        <w:r>
          <w:rPr>
            <w:noProof/>
            <w:webHidden/>
          </w:rPr>
        </w:r>
        <w:r>
          <w:rPr>
            <w:noProof/>
            <w:webHidden/>
          </w:rPr>
          <w:fldChar w:fldCharType="separate"/>
        </w:r>
        <w:r>
          <w:rPr>
            <w:noProof/>
            <w:webHidden/>
          </w:rPr>
          <w:t>12</w:t>
        </w:r>
        <w:r>
          <w:rPr>
            <w:noProof/>
            <w:webHidden/>
          </w:rPr>
          <w:fldChar w:fldCharType="end"/>
        </w:r>
      </w:hyperlink>
    </w:p>
    <w:p w14:paraId="1DCF04DE" w14:textId="16446593"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0" w:history="1">
        <w:r w:rsidRPr="00B33D8E">
          <w:rPr>
            <w:rStyle w:val="Hyperlink"/>
            <w:noProof/>
          </w:rPr>
          <w:t>Scanii</w:t>
        </w:r>
        <w:r>
          <w:rPr>
            <w:noProof/>
            <w:webHidden/>
          </w:rPr>
          <w:tab/>
        </w:r>
        <w:r>
          <w:rPr>
            <w:noProof/>
            <w:webHidden/>
          </w:rPr>
          <w:fldChar w:fldCharType="begin"/>
        </w:r>
        <w:r>
          <w:rPr>
            <w:noProof/>
            <w:webHidden/>
          </w:rPr>
          <w:instrText xml:space="preserve"> PAGEREF _Toc232068970 \h </w:instrText>
        </w:r>
        <w:r>
          <w:rPr>
            <w:noProof/>
            <w:webHidden/>
          </w:rPr>
        </w:r>
        <w:r>
          <w:rPr>
            <w:noProof/>
            <w:webHidden/>
          </w:rPr>
          <w:fldChar w:fldCharType="separate"/>
        </w:r>
        <w:r>
          <w:rPr>
            <w:noProof/>
            <w:webHidden/>
          </w:rPr>
          <w:t>12</w:t>
        </w:r>
        <w:r>
          <w:rPr>
            <w:noProof/>
            <w:webHidden/>
          </w:rPr>
          <w:fldChar w:fldCharType="end"/>
        </w:r>
      </w:hyperlink>
    </w:p>
    <w:p w14:paraId="29FA71AC" w14:textId="7413E3C0"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1" w:history="1">
        <w:r w:rsidRPr="00B33D8E">
          <w:rPr>
            <w:rStyle w:val="Hyperlink"/>
            <w:noProof/>
          </w:rPr>
          <w:t>Hybrid Analysis</w:t>
        </w:r>
        <w:r>
          <w:rPr>
            <w:noProof/>
            <w:webHidden/>
          </w:rPr>
          <w:tab/>
        </w:r>
        <w:r>
          <w:rPr>
            <w:noProof/>
            <w:webHidden/>
          </w:rPr>
          <w:fldChar w:fldCharType="begin"/>
        </w:r>
        <w:r>
          <w:rPr>
            <w:noProof/>
            <w:webHidden/>
          </w:rPr>
          <w:instrText xml:space="preserve"> PAGEREF _Toc232068971 \h </w:instrText>
        </w:r>
        <w:r>
          <w:rPr>
            <w:noProof/>
            <w:webHidden/>
          </w:rPr>
        </w:r>
        <w:r>
          <w:rPr>
            <w:noProof/>
            <w:webHidden/>
          </w:rPr>
          <w:fldChar w:fldCharType="separate"/>
        </w:r>
        <w:r>
          <w:rPr>
            <w:noProof/>
            <w:webHidden/>
          </w:rPr>
          <w:t>12</w:t>
        </w:r>
        <w:r>
          <w:rPr>
            <w:noProof/>
            <w:webHidden/>
          </w:rPr>
          <w:fldChar w:fldCharType="end"/>
        </w:r>
      </w:hyperlink>
    </w:p>
    <w:p w14:paraId="07E78FBB" w14:textId="5C82665E"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2" w:history="1">
        <w:r w:rsidRPr="00B33D8E">
          <w:rPr>
            <w:rStyle w:val="Hyperlink"/>
            <w:noProof/>
          </w:rPr>
          <w:t>OPSWAT MetaDefender</w:t>
        </w:r>
        <w:r>
          <w:rPr>
            <w:noProof/>
            <w:webHidden/>
          </w:rPr>
          <w:tab/>
        </w:r>
        <w:r>
          <w:rPr>
            <w:noProof/>
            <w:webHidden/>
          </w:rPr>
          <w:fldChar w:fldCharType="begin"/>
        </w:r>
        <w:r>
          <w:rPr>
            <w:noProof/>
            <w:webHidden/>
          </w:rPr>
          <w:instrText xml:space="preserve"> PAGEREF _Toc232068972 \h </w:instrText>
        </w:r>
        <w:r>
          <w:rPr>
            <w:noProof/>
            <w:webHidden/>
          </w:rPr>
        </w:r>
        <w:r>
          <w:rPr>
            <w:noProof/>
            <w:webHidden/>
          </w:rPr>
          <w:fldChar w:fldCharType="separate"/>
        </w:r>
        <w:r>
          <w:rPr>
            <w:noProof/>
            <w:webHidden/>
          </w:rPr>
          <w:t>13</w:t>
        </w:r>
        <w:r>
          <w:rPr>
            <w:noProof/>
            <w:webHidden/>
          </w:rPr>
          <w:fldChar w:fldCharType="end"/>
        </w:r>
      </w:hyperlink>
    </w:p>
    <w:p w14:paraId="5981ADE8" w14:textId="7813E2D3"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3" w:history="1">
        <w:r w:rsidRPr="00B33D8E">
          <w:rPr>
            <w:rStyle w:val="Hyperlink"/>
            <w:noProof/>
          </w:rPr>
          <w:t>ClamAV</w:t>
        </w:r>
        <w:r>
          <w:rPr>
            <w:noProof/>
            <w:webHidden/>
          </w:rPr>
          <w:tab/>
        </w:r>
        <w:r>
          <w:rPr>
            <w:noProof/>
            <w:webHidden/>
          </w:rPr>
          <w:fldChar w:fldCharType="begin"/>
        </w:r>
        <w:r>
          <w:rPr>
            <w:noProof/>
            <w:webHidden/>
          </w:rPr>
          <w:instrText xml:space="preserve"> PAGEREF _Toc232068973 \h </w:instrText>
        </w:r>
        <w:r>
          <w:rPr>
            <w:noProof/>
            <w:webHidden/>
          </w:rPr>
        </w:r>
        <w:r>
          <w:rPr>
            <w:noProof/>
            <w:webHidden/>
          </w:rPr>
          <w:fldChar w:fldCharType="separate"/>
        </w:r>
        <w:r>
          <w:rPr>
            <w:noProof/>
            <w:webHidden/>
          </w:rPr>
          <w:t>14</w:t>
        </w:r>
        <w:r>
          <w:rPr>
            <w:noProof/>
            <w:webHidden/>
          </w:rPr>
          <w:fldChar w:fldCharType="end"/>
        </w:r>
      </w:hyperlink>
    </w:p>
    <w:p w14:paraId="5EF9873A" w14:textId="2D059E9D"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4" w:history="1">
        <w:r w:rsidRPr="00B33D8E">
          <w:rPr>
            <w:rStyle w:val="Hyperlink"/>
            <w:noProof/>
          </w:rPr>
          <w:t>VirusTotal</w:t>
        </w:r>
        <w:r>
          <w:rPr>
            <w:noProof/>
            <w:webHidden/>
          </w:rPr>
          <w:tab/>
        </w:r>
        <w:r>
          <w:rPr>
            <w:noProof/>
            <w:webHidden/>
          </w:rPr>
          <w:fldChar w:fldCharType="begin"/>
        </w:r>
        <w:r>
          <w:rPr>
            <w:noProof/>
            <w:webHidden/>
          </w:rPr>
          <w:instrText xml:space="preserve"> PAGEREF _Toc232068974 \h </w:instrText>
        </w:r>
        <w:r>
          <w:rPr>
            <w:noProof/>
            <w:webHidden/>
          </w:rPr>
        </w:r>
        <w:r>
          <w:rPr>
            <w:noProof/>
            <w:webHidden/>
          </w:rPr>
          <w:fldChar w:fldCharType="separate"/>
        </w:r>
        <w:r>
          <w:rPr>
            <w:noProof/>
            <w:webHidden/>
          </w:rPr>
          <w:t>14</w:t>
        </w:r>
        <w:r>
          <w:rPr>
            <w:noProof/>
            <w:webHidden/>
          </w:rPr>
          <w:fldChar w:fldCharType="end"/>
        </w:r>
      </w:hyperlink>
    </w:p>
    <w:p w14:paraId="25C5B621" w14:textId="3EEAEE97"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5" w:history="1">
        <w:r w:rsidRPr="00B33D8E">
          <w:rPr>
            <w:rStyle w:val="Hyperlink"/>
            <w:noProof/>
          </w:rPr>
          <w:t>McAfee ASAP, Jotti, Malwr, Virscan, Xray</w:t>
        </w:r>
        <w:r>
          <w:rPr>
            <w:noProof/>
            <w:webHidden/>
          </w:rPr>
          <w:tab/>
        </w:r>
        <w:r>
          <w:rPr>
            <w:noProof/>
            <w:webHidden/>
          </w:rPr>
          <w:fldChar w:fldCharType="begin"/>
        </w:r>
        <w:r>
          <w:rPr>
            <w:noProof/>
            <w:webHidden/>
          </w:rPr>
          <w:instrText xml:space="preserve"> PAGEREF _Toc232068975 \h </w:instrText>
        </w:r>
        <w:r>
          <w:rPr>
            <w:noProof/>
            <w:webHidden/>
          </w:rPr>
        </w:r>
        <w:r>
          <w:rPr>
            <w:noProof/>
            <w:webHidden/>
          </w:rPr>
          <w:fldChar w:fldCharType="separate"/>
        </w:r>
        <w:r>
          <w:rPr>
            <w:noProof/>
            <w:webHidden/>
          </w:rPr>
          <w:t>15</w:t>
        </w:r>
        <w:r>
          <w:rPr>
            <w:noProof/>
            <w:webHidden/>
          </w:rPr>
          <w:fldChar w:fldCharType="end"/>
        </w:r>
      </w:hyperlink>
    </w:p>
    <w:p w14:paraId="2CE8E5B5" w14:textId="250411D4"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6" w:history="1">
        <w:r w:rsidRPr="00B33D8E">
          <w:rPr>
            <w:rStyle w:val="Hyperlink"/>
            <w:noProof/>
          </w:rPr>
          <w:t>Superna Defender</w:t>
        </w:r>
        <w:r>
          <w:rPr>
            <w:noProof/>
            <w:webHidden/>
          </w:rPr>
          <w:tab/>
        </w:r>
        <w:r>
          <w:rPr>
            <w:noProof/>
            <w:webHidden/>
          </w:rPr>
          <w:fldChar w:fldCharType="begin"/>
        </w:r>
        <w:r>
          <w:rPr>
            <w:noProof/>
            <w:webHidden/>
          </w:rPr>
          <w:instrText xml:space="preserve"> PAGEREF _Toc232068976 \h </w:instrText>
        </w:r>
        <w:r>
          <w:rPr>
            <w:noProof/>
            <w:webHidden/>
          </w:rPr>
        </w:r>
        <w:r>
          <w:rPr>
            <w:noProof/>
            <w:webHidden/>
          </w:rPr>
          <w:fldChar w:fldCharType="separate"/>
        </w:r>
        <w:r>
          <w:rPr>
            <w:noProof/>
            <w:webHidden/>
          </w:rPr>
          <w:t>15</w:t>
        </w:r>
        <w:r>
          <w:rPr>
            <w:noProof/>
            <w:webHidden/>
          </w:rPr>
          <w:fldChar w:fldCharType="end"/>
        </w:r>
      </w:hyperlink>
    </w:p>
    <w:p w14:paraId="7DC122CC" w14:textId="58F1899A"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7" w:history="1">
        <w:r w:rsidRPr="00B33D8E">
          <w:rPr>
            <w:rStyle w:val="Hyperlink"/>
            <w:noProof/>
          </w:rPr>
          <w:t>Microsoft Antimalware for Azure</w:t>
        </w:r>
        <w:r>
          <w:rPr>
            <w:noProof/>
            <w:webHidden/>
          </w:rPr>
          <w:tab/>
        </w:r>
        <w:r>
          <w:rPr>
            <w:noProof/>
            <w:webHidden/>
          </w:rPr>
          <w:fldChar w:fldCharType="begin"/>
        </w:r>
        <w:r>
          <w:rPr>
            <w:noProof/>
            <w:webHidden/>
          </w:rPr>
          <w:instrText xml:space="preserve"> PAGEREF _Toc232068977 \h </w:instrText>
        </w:r>
        <w:r>
          <w:rPr>
            <w:noProof/>
            <w:webHidden/>
          </w:rPr>
        </w:r>
        <w:r>
          <w:rPr>
            <w:noProof/>
            <w:webHidden/>
          </w:rPr>
          <w:fldChar w:fldCharType="separate"/>
        </w:r>
        <w:r>
          <w:rPr>
            <w:noProof/>
            <w:webHidden/>
          </w:rPr>
          <w:t>15</w:t>
        </w:r>
        <w:r>
          <w:rPr>
            <w:noProof/>
            <w:webHidden/>
          </w:rPr>
          <w:fldChar w:fldCharType="end"/>
        </w:r>
      </w:hyperlink>
    </w:p>
    <w:p w14:paraId="7560E856" w14:textId="2BD37352"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8" w:history="1">
        <w:r w:rsidRPr="00B33D8E">
          <w:rPr>
            <w:rStyle w:val="Hyperlink"/>
            <w:noProof/>
          </w:rPr>
          <w:t>Monitor Defender for Storage</w:t>
        </w:r>
        <w:r>
          <w:rPr>
            <w:noProof/>
            <w:webHidden/>
          </w:rPr>
          <w:tab/>
        </w:r>
        <w:r>
          <w:rPr>
            <w:noProof/>
            <w:webHidden/>
          </w:rPr>
          <w:fldChar w:fldCharType="begin"/>
        </w:r>
        <w:r>
          <w:rPr>
            <w:noProof/>
            <w:webHidden/>
          </w:rPr>
          <w:instrText xml:space="preserve"> PAGEREF _Toc232068978 \h </w:instrText>
        </w:r>
        <w:r>
          <w:rPr>
            <w:noProof/>
            <w:webHidden/>
          </w:rPr>
        </w:r>
        <w:r>
          <w:rPr>
            <w:noProof/>
            <w:webHidden/>
          </w:rPr>
          <w:fldChar w:fldCharType="separate"/>
        </w:r>
        <w:r>
          <w:rPr>
            <w:noProof/>
            <w:webHidden/>
          </w:rPr>
          <w:t>15</w:t>
        </w:r>
        <w:r>
          <w:rPr>
            <w:noProof/>
            <w:webHidden/>
          </w:rPr>
          <w:fldChar w:fldCharType="end"/>
        </w:r>
      </w:hyperlink>
    </w:p>
    <w:p w14:paraId="21BE31BE" w14:textId="7F9E9D14"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79" w:history="1">
        <w:r w:rsidRPr="00B33D8E">
          <w:rPr>
            <w:rStyle w:val="Hyperlink"/>
            <w:noProof/>
          </w:rPr>
          <w:t>Amazon GuardDuty Malware Protection for S3</w:t>
        </w:r>
        <w:r>
          <w:rPr>
            <w:noProof/>
            <w:webHidden/>
          </w:rPr>
          <w:tab/>
        </w:r>
        <w:r>
          <w:rPr>
            <w:noProof/>
            <w:webHidden/>
          </w:rPr>
          <w:fldChar w:fldCharType="begin"/>
        </w:r>
        <w:r>
          <w:rPr>
            <w:noProof/>
            <w:webHidden/>
          </w:rPr>
          <w:instrText xml:space="preserve"> PAGEREF _Toc232068979 \h </w:instrText>
        </w:r>
        <w:r>
          <w:rPr>
            <w:noProof/>
            <w:webHidden/>
          </w:rPr>
        </w:r>
        <w:r>
          <w:rPr>
            <w:noProof/>
            <w:webHidden/>
          </w:rPr>
          <w:fldChar w:fldCharType="separate"/>
        </w:r>
        <w:r>
          <w:rPr>
            <w:noProof/>
            <w:webHidden/>
          </w:rPr>
          <w:t>16</w:t>
        </w:r>
        <w:r>
          <w:rPr>
            <w:noProof/>
            <w:webHidden/>
          </w:rPr>
          <w:fldChar w:fldCharType="end"/>
        </w:r>
      </w:hyperlink>
    </w:p>
    <w:p w14:paraId="1886FB4D" w14:textId="4287FAC1"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80" w:history="1">
        <w:r w:rsidRPr="00B33D8E">
          <w:rPr>
            <w:rStyle w:val="Hyperlink"/>
            <w:noProof/>
          </w:rPr>
          <w:t>Analysis</w:t>
        </w:r>
        <w:r>
          <w:rPr>
            <w:noProof/>
            <w:webHidden/>
          </w:rPr>
          <w:tab/>
        </w:r>
        <w:r>
          <w:rPr>
            <w:noProof/>
            <w:webHidden/>
          </w:rPr>
          <w:fldChar w:fldCharType="begin"/>
        </w:r>
        <w:r>
          <w:rPr>
            <w:noProof/>
            <w:webHidden/>
          </w:rPr>
          <w:instrText xml:space="preserve"> PAGEREF _Toc232068980 \h </w:instrText>
        </w:r>
        <w:r>
          <w:rPr>
            <w:noProof/>
            <w:webHidden/>
          </w:rPr>
        </w:r>
        <w:r>
          <w:rPr>
            <w:noProof/>
            <w:webHidden/>
          </w:rPr>
          <w:fldChar w:fldCharType="separate"/>
        </w:r>
        <w:r>
          <w:rPr>
            <w:noProof/>
            <w:webHidden/>
          </w:rPr>
          <w:t>16</w:t>
        </w:r>
        <w:r>
          <w:rPr>
            <w:noProof/>
            <w:webHidden/>
          </w:rPr>
          <w:fldChar w:fldCharType="end"/>
        </w:r>
      </w:hyperlink>
    </w:p>
    <w:p w14:paraId="0D637212" w14:textId="52C07683"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81" w:history="1">
        <w:r w:rsidRPr="00B33D8E">
          <w:rPr>
            <w:rStyle w:val="Hyperlink"/>
            <w:noProof/>
          </w:rPr>
          <w:t>Recommendation</w:t>
        </w:r>
        <w:r>
          <w:rPr>
            <w:noProof/>
            <w:webHidden/>
          </w:rPr>
          <w:tab/>
        </w:r>
        <w:r>
          <w:rPr>
            <w:noProof/>
            <w:webHidden/>
          </w:rPr>
          <w:fldChar w:fldCharType="begin"/>
        </w:r>
        <w:r>
          <w:rPr>
            <w:noProof/>
            <w:webHidden/>
          </w:rPr>
          <w:instrText xml:space="preserve"> PAGEREF _Toc232068981 \h </w:instrText>
        </w:r>
        <w:r>
          <w:rPr>
            <w:noProof/>
            <w:webHidden/>
          </w:rPr>
        </w:r>
        <w:r>
          <w:rPr>
            <w:noProof/>
            <w:webHidden/>
          </w:rPr>
          <w:fldChar w:fldCharType="separate"/>
        </w:r>
        <w:r>
          <w:rPr>
            <w:noProof/>
            <w:webHidden/>
          </w:rPr>
          <w:t>17</w:t>
        </w:r>
        <w:r>
          <w:rPr>
            <w:noProof/>
            <w:webHidden/>
          </w:rPr>
          <w:fldChar w:fldCharType="end"/>
        </w:r>
      </w:hyperlink>
    </w:p>
    <w:p w14:paraId="3B1BDFC0" w14:textId="65B97C5A"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82" w:history="1">
        <w:r w:rsidRPr="00B33D8E">
          <w:rPr>
            <w:rStyle w:val="Hyperlink"/>
            <w:noProof/>
          </w:rPr>
          <w:t>Conclusion</w:t>
        </w:r>
        <w:r>
          <w:rPr>
            <w:noProof/>
            <w:webHidden/>
          </w:rPr>
          <w:tab/>
        </w:r>
        <w:r>
          <w:rPr>
            <w:noProof/>
            <w:webHidden/>
          </w:rPr>
          <w:fldChar w:fldCharType="begin"/>
        </w:r>
        <w:r>
          <w:rPr>
            <w:noProof/>
            <w:webHidden/>
          </w:rPr>
          <w:instrText xml:space="preserve"> PAGEREF _Toc232068982 \h </w:instrText>
        </w:r>
        <w:r>
          <w:rPr>
            <w:noProof/>
            <w:webHidden/>
          </w:rPr>
        </w:r>
        <w:r>
          <w:rPr>
            <w:noProof/>
            <w:webHidden/>
          </w:rPr>
          <w:fldChar w:fldCharType="separate"/>
        </w:r>
        <w:r>
          <w:rPr>
            <w:noProof/>
            <w:webHidden/>
          </w:rPr>
          <w:t>17</w:t>
        </w:r>
        <w:r>
          <w:rPr>
            <w:noProof/>
            <w:webHidden/>
          </w:rPr>
          <w:fldChar w:fldCharType="end"/>
        </w:r>
      </w:hyperlink>
    </w:p>
    <w:p w14:paraId="37639FF8" w14:textId="30BEA6C5" w:rsidR="00776295" w:rsidRDefault="00776295">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232068983" w:history="1">
        <w:r w:rsidRPr="00B33D8E">
          <w:rPr>
            <w:rStyle w:val="Hyperlink"/>
            <w:noProof/>
          </w:rPr>
          <w:t>Appendices</w:t>
        </w:r>
        <w:r>
          <w:rPr>
            <w:noProof/>
            <w:webHidden/>
          </w:rPr>
          <w:tab/>
        </w:r>
        <w:r>
          <w:rPr>
            <w:noProof/>
            <w:webHidden/>
          </w:rPr>
          <w:fldChar w:fldCharType="begin"/>
        </w:r>
        <w:r>
          <w:rPr>
            <w:noProof/>
            <w:webHidden/>
          </w:rPr>
          <w:instrText xml:space="preserve"> PAGEREF _Toc232068983 \h </w:instrText>
        </w:r>
        <w:r>
          <w:rPr>
            <w:noProof/>
            <w:webHidden/>
          </w:rPr>
        </w:r>
        <w:r>
          <w:rPr>
            <w:noProof/>
            <w:webHidden/>
          </w:rPr>
          <w:fldChar w:fldCharType="separate"/>
        </w:r>
        <w:r>
          <w:rPr>
            <w:noProof/>
            <w:webHidden/>
          </w:rPr>
          <w:t>18</w:t>
        </w:r>
        <w:r>
          <w:rPr>
            <w:noProof/>
            <w:webHidden/>
          </w:rPr>
          <w:fldChar w:fldCharType="end"/>
        </w:r>
      </w:hyperlink>
    </w:p>
    <w:p w14:paraId="03FCB10F" w14:textId="20BFE426"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84" w:history="1">
        <w:r w:rsidRPr="00B33D8E">
          <w:rPr>
            <w:rStyle w:val="Hyperlink"/>
            <w:noProof/>
          </w:rPr>
          <w:t>Appendix A - Document Information</w:t>
        </w:r>
        <w:r>
          <w:rPr>
            <w:noProof/>
            <w:webHidden/>
          </w:rPr>
          <w:tab/>
        </w:r>
        <w:r>
          <w:rPr>
            <w:noProof/>
            <w:webHidden/>
          </w:rPr>
          <w:fldChar w:fldCharType="begin"/>
        </w:r>
        <w:r>
          <w:rPr>
            <w:noProof/>
            <w:webHidden/>
          </w:rPr>
          <w:instrText xml:space="preserve"> PAGEREF _Toc232068984 \h </w:instrText>
        </w:r>
        <w:r>
          <w:rPr>
            <w:noProof/>
            <w:webHidden/>
          </w:rPr>
        </w:r>
        <w:r>
          <w:rPr>
            <w:noProof/>
            <w:webHidden/>
          </w:rPr>
          <w:fldChar w:fldCharType="separate"/>
        </w:r>
        <w:r>
          <w:rPr>
            <w:noProof/>
            <w:webHidden/>
          </w:rPr>
          <w:t>18</w:t>
        </w:r>
        <w:r>
          <w:rPr>
            <w:noProof/>
            <w:webHidden/>
          </w:rPr>
          <w:fldChar w:fldCharType="end"/>
        </w:r>
      </w:hyperlink>
    </w:p>
    <w:p w14:paraId="10213643" w14:textId="2D6B66AB"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85" w:history="1">
        <w:r w:rsidRPr="00B33D8E">
          <w:rPr>
            <w:rStyle w:val="Hyperlink"/>
            <w:noProof/>
          </w:rPr>
          <w:t>Versions</w:t>
        </w:r>
        <w:r>
          <w:rPr>
            <w:noProof/>
            <w:webHidden/>
          </w:rPr>
          <w:tab/>
        </w:r>
        <w:r>
          <w:rPr>
            <w:noProof/>
            <w:webHidden/>
          </w:rPr>
          <w:fldChar w:fldCharType="begin"/>
        </w:r>
        <w:r>
          <w:rPr>
            <w:noProof/>
            <w:webHidden/>
          </w:rPr>
          <w:instrText xml:space="preserve"> PAGEREF _Toc232068985 \h </w:instrText>
        </w:r>
        <w:r>
          <w:rPr>
            <w:noProof/>
            <w:webHidden/>
          </w:rPr>
        </w:r>
        <w:r>
          <w:rPr>
            <w:noProof/>
            <w:webHidden/>
          </w:rPr>
          <w:fldChar w:fldCharType="separate"/>
        </w:r>
        <w:r>
          <w:rPr>
            <w:noProof/>
            <w:webHidden/>
          </w:rPr>
          <w:t>18</w:t>
        </w:r>
        <w:r>
          <w:rPr>
            <w:noProof/>
            <w:webHidden/>
          </w:rPr>
          <w:fldChar w:fldCharType="end"/>
        </w:r>
      </w:hyperlink>
    </w:p>
    <w:p w14:paraId="652B6973" w14:textId="3B94BC1C"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86" w:history="1">
        <w:r w:rsidRPr="00B33D8E">
          <w:rPr>
            <w:rStyle w:val="Hyperlink"/>
            <w:noProof/>
          </w:rPr>
          <w:t>Images</w:t>
        </w:r>
        <w:r>
          <w:rPr>
            <w:noProof/>
            <w:webHidden/>
          </w:rPr>
          <w:tab/>
        </w:r>
        <w:r>
          <w:rPr>
            <w:noProof/>
            <w:webHidden/>
          </w:rPr>
          <w:fldChar w:fldCharType="begin"/>
        </w:r>
        <w:r>
          <w:rPr>
            <w:noProof/>
            <w:webHidden/>
          </w:rPr>
          <w:instrText xml:space="preserve"> PAGEREF _Toc232068986 \h </w:instrText>
        </w:r>
        <w:r>
          <w:rPr>
            <w:noProof/>
            <w:webHidden/>
          </w:rPr>
        </w:r>
        <w:r>
          <w:rPr>
            <w:noProof/>
            <w:webHidden/>
          </w:rPr>
          <w:fldChar w:fldCharType="separate"/>
        </w:r>
        <w:r>
          <w:rPr>
            <w:noProof/>
            <w:webHidden/>
          </w:rPr>
          <w:t>18</w:t>
        </w:r>
        <w:r>
          <w:rPr>
            <w:noProof/>
            <w:webHidden/>
          </w:rPr>
          <w:fldChar w:fldCharType="end"/>
        </w:r>
      </w:hyperlink>
    </w:p>
    <w:p w14:paraId="4D795B0F" w14:textId="50EB1029"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87" w:history="1">
        <w:r w:rsidRPr="00B33D8E">
          <w:rPr>
            <w:rStyle w:val="Hyperlink"/>
            <w:noProof/>
          </w:rPr>
          <w:t>Tables</w:t>
        </w:r>
        <w:r>
          <w:rPr>
            <w:noProof/>
            <w:webHidden/>
          </w:rPr>
          <w:tab/>
        </w:r>
        <w:r>
          <w:rPr>
            <w:noProof/>
            <w:webHidden/>
          </w:rPr>
          <w:fldChar w:fldCharType="begin"/>
        </w:r>
        <w:r>
          <w:rPr>
            <w:noProof/>
            <w:webHidden/>
          </w:rPr>
          <w:instrText xml:space="preserve"> PAGEREF _Toc232068987 \h </w:instrText>
        </w:r>
        <w:r>
          <w:rPr>
            <w:noProof/>
            <w:webHidden/>
          </w:rPr>
        </w:r>
        <w:r>
          <w:rPr>
            <w:noProof/>
            <w:webHidden/>
          </w:rPr>
          <w:fldChar w:fldCharType="separate"/>
        </w:r>
        <w:r>
          <w:rPr>
            <w:noProof/>
            <w:webHidden/>
          </w:rPr>
          <w:t>18</w:t>
        </w:r>
        <w:r>
          <w:rPr>
            <w:noProof/>
            <w:webHidden/>
          </w:rPr>
          <w:fldChar w:fldCharType="end"/>
        </w:r>
      </w:hyperlink>
    </w:p>
    <w:p w14:paraId="43A73913" w14:textId="46B84D3E"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88" w:history="1">
        <w:r w:rsidRPr="00B33D8E">
          <w:rPr>
            <w:rStyle w:val="Hyperlink"/>
            <w:noProof/>
          </w:rPr>
          <w:t>References</w:t>
        </w:r>
        <w:r>
          <w:rPr>
            <w:noProof/>
            <w:webHidden/>
          </w:rPr>
          <w:tab/>
        </w:r>
        <w:r>
          <w:rPr>
            <w:noProof/>
            <w:webHidden/>
          </w:rPr>
          <w:fldChar w:fldCharType="begin"/>
        </w:r>
        <w:r>
          <w:rPr>
            <w:noProof/>
            <w:webHidden/>
          </w:rPr>
          <w:instrText xml:space="preserve"> PAGEREF _Toc232068988 \h </w:instrText>
        </w:r>
        <w:r>
          <w:rPr>
            <w:noProof/>
            <w:webHidden/>
          </w:rPr>
        </w:r>
        <w:r>
          <w:rPr>
            <w:noProof/>
            <w:webHidden/>
          </w:rPr>
          <w:fldChar w:fldCharType="separate"/>
        </w:r>
        <w:r>
          <w:rPr>
            <w:noProof/>
            <w:webHidden/>
          </w:rPr>
          <w:t>18</w:t>
        </w:r>
        <w:r>
          <w:rPr>
            <w:noProof/>
            <w:webHidden/>
          </w:rPr>
          <w:fldChar w:fldCharType="end"/>
        </w:r>
      </w:hyperlink>
    </w:p>
    <w:p w14:paraId="01455397" w14:textId="485B6FD1"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89" w:history="1">
        <w:r w:rsidRPr="00B33D8E">
          <w:rPr>
            <w:rStyle w:val="Hyperlink"/>
            <w:noProof/>
          </w:rPr>
          <w:t>Review Distribution</w:t>
        </w:r>
        <w:r>
          <w:rPr>
            <w:noProof/>
            <w:webHidden/>
          </w:rPr>
          <w:tab/>
        </w:r>
        <w:r>
          <w:rPr>
            <w:noProof/>
            <w:webHidden/>
          </w:rPr>
          <w:fldChar w:fldCharType="begin"/>
        </w:r>
        <w:r>
          <w:rPr>
            <w:noProof/>
            <w:webHidden/>
          </w:rPr>
          <w:instrText xml:space="preserve"> PAGEREF _Toc232068989 \h </w:instrText>
        </w:r>
        <w:r>
          <w:rPr>
            <w:noProof/>
            <w:webHidden/>
          </w:rPr>
        </w:r>
        <w:r>
          <w:rPr>
            <w:noProof/>
            <w:webHidden/>
          </w:rPr>
          <w:fldChar w:fldCharType="separate"/>
        </w:r>
        <w:r>
          <w:rPr>
            <w:noProof/>
            <w:webHidden/>
          </w:rPr>
          <w:t>18</w:t>
        </w:r>
        <w:r>
          <w:rPr>
            <w:noProof/>
            <w:webHidden/>
          </w:rPr>
          <w:fldChar w:fldCharType="end"/>
        </w:r>
      </w:hyperlink>
    </w:p>
    <w:p w14:paraId="5BA4787C" w14:textId="29860030"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90" w:history="1">
        <w:r w:rsidRPr="00B33D8E">
          <w:rPr>
            <w:rStyle w:val="Hyperlink"/>
            <w:noProof/>
          </w:rPr>
          <w:t>Audience</w:t>
        </w:r>
        <w:r>
          <w:rPr>
            <w:noProof/>
            <w:webHidden/>
          </w:rPr>
          <w:tab/>
        </w:r>
        <w:r>
          <w:rPr>
            <w:noProof/>
            <w:webHidden/>
          </w:rPr>
          <w:fldChar w:fldCharType="begin"/>
        </w:r>
        <w:r>
          <w:rPr>
            <w:noProof/>
            <w:webHidden/>
          </w:rPr>
          <w:instrText xml:space="preserve"> PAGEREF _Toc232068990 \h </w:instrText>
        </w:r>
        <w:r>
          <w:rPr>
            <w:noProof/>
            <w:webHidden/>
          </w:rPr>
        </w:r>
        <w:r>
          <w:rPr>
            <w:noProof/>
            <w:webHidden/>
          </w:rPr>
          <w:fldChar w:fldCharType="separate"/>
        </w:r>
        <w:r>
          <w:rPr>
            <w:noProof/>
            <w:webHidden/>
          </w:rPr>
          <w:t>19</w:t>
        </w:r>
        <w:r>
          <w:rPr>
            <w:noProof/>
            <w:webHidden/>
          </w:rPr>
          <w:fldChar w:fldCharType="end"/>
        </w:r>
      </w:hyperlink>
    </w:p>
    <w:p w14:paraId="4FAF0277" w14:textId="71A50691"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91" w:history="1">
        <w:r w:rsidRPr="00B33D8E">
          <w:rPr>
            <w:rStyle w:val="Hyperlink"/>
            <w:noProof/>
          </w:rPr>
          <w:t>Structure</w:t>
        </w:r>
        <w:r>
          <w:rPr>
            <w:noProof/>
            <w:webHidden/>
          </w:rPr>
          <w:tab/>
        </w:r>
        <w:r>
          <w:rPr>
            <w:noProof/>
            <w:webHidden/>
          </w:rPr>
          <w:fldChar w:fldCharType="begin"/>
        </w:r>
        <w:r>
          <w:rPr>
            <w:noProof/>
            <w:webHidden/>
          </w:rPr>
          <w:instrText xml:space="preserve"> PAGEREF _Toc232068991 \h </w:instrText>
        </w:r>
        <w:r>
          <w:rPr>
            <w:noProof/>
            <w:webHidden/>
          </w:rPr>
        </w:r>
        <w:r>
          <w:rPr>
            <w:noProof/>
            <w:webHidden/>
          </w:rPr>
          <w:fldChar w:fldCharType="separate"/>
        </w:r>
        <w:r>
          <w:rPr>
            <w:noProof/>
            <w:webHidden/>
          </w:rPr>
          <w:t>19</w:t>
        </w:r>
        <w:r>
          <w:rPr>
            <w:noProof/>
            <w:webHidden/>
          </w:rPr>
          <w:fldChar w:fldCharType="end"/>
        </w:r>
      </w:hyperlink>
    </w:p>
    <w:p w14:paraId="07FE773C" w14:textId="28900FAD"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92" w:history="1">
        <w:r w:rsidRPr="00B33D8E">
          <w:rPr>
            <w:rStyle w:val="Hyperlink"/>
            <w:noProof/>
          </w:rPr>
          <w:t>Diagrams</w:t>
        </w:r>
        <w:r>
          <w:rPr>
            <w:noProof/>
            <w:webHidden/>
          </w:rPr>
          <w:tab/>
        </w:r>
        <w:r>
          <w:rPr>
            <w:noProof/>
            <w:webHidden/>
          </w:rPr>
          <w:fldChar w:fldCharType="begin"/>
        </w:r>
        <w:r>
          <w:rPr>
            <w:noProof/>
            <w:webHidden/>
          </w:rPr>
          <w:instrText xml:space="preserve"> PAGEREF _Toc232068992 \h </w:instrText>
        </w:r>
        <w:r>
          <w:rPr>
            <w:noProof/>
            <w:webHidden/>
          </w:rPr>
        </w:r>
        <w:r>
          <w:rPr>
            <w:noProof/>
            <w:webHidden/>
          </w:rPr>
          <w:fldChar w:fldCharType="separate"/>
        </w:r>
        <w:r>
          <w:rPr>
            <w:noProof/>
            <w:webHidden/>
          </w:rPr>
          <w:t>19</w:t>
        </w:r>
        <w:r>
          <w:rPr>
            <w:noProof/>
            <w:webHidden/>
          </w:rPr>
          <w:fldChar w:fldCharType="end"/>
        </w:r>
      </w:hyperlink>
    </w:p>
    <w:p w14:paraId="4830F0C5" w14:textId="1CE45CBA"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93" w:history="1">
        <w:r w:rsidRPr="00B33D8E">
          <w:rPr>
            <w:rStyle w:val="Hyperlink"/>
            <w:noProof/>
          </w:rPr>
          <w:t>Acronyms</w:t>
        </w:r>
        <w:r>
          <w:rPr>
            <w:noProof/>
            <w:webHidden/>
          </w:rPr>
          <w:tab/>
        </w:r>
        <w:r>
          <w:rPr>
            <w:noProof/>
            <w:webHidden/>
          </w:rPr>
          <w:fldChar w:fldCharType="begin"/>
        </w:r>
        <w:r>
          <w:rPr>
            <w:noProof/>
            <w:webHidden/>
          </w:rPr>
          <w:instrText xml:space="preserve"> PAGEREF _Toc232068993 \h </w:instrText>
        </w:r>
        <w:r>
          <w:rPr>
            <w:noProof/>
            <w:webHidden/>
          </w:rPr>
        </w:r>
        <w:r>
          <w:rPr>
            <w:noProof/>
            <w:webHidden/>
          </w:rPr>
          <w:fldChar w:fldCharType="separate"/>
        </w:r>
        <w:r>
          <w:rPr>
            <w:noProof/>
            <w:webHidden/>
          </w:rPr>
          <w:t>19</w:t>
        </w:r>
        <w:r>
          <w:rPr>
            <w:noProof/>
            <w:webHidden/>
          </w:rPr>
          <w:fldChar w:fldCharType="end"/>
        </w:r>
      </w:hyperlink>
    </w:p>
    <w:p w14:paraId="18918358" w14:textId="6BE4495D" w:rsidR="00776295" w:rsidRDefault="00776295">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232068994" w:history="1">
        <w:r w:rsidRPr="00B33D8E">
          <w:rPr>
            <w:rStyle w:val="Hyperlink"/>
            <w:noProof/>
          </w:rPr>
          <w:t>Terms</w:t>
        </w:r>
        <w:r>
          <w:rPr>
            <w:noProof/>
            <w:webHidden/>
          </w:rPr>
          <w:tab/>
        </w:r>
        <w:r>
          <w:rPr>
            <w:noProof/>
            <w:webHidden/>
          </w:rPr>
          <w:fldChar w:fldCharType="begin"/>
        </w:r>
        <w:r>
          <w:rPr>
            <w:noProof/>
            <w:webHidden/>
          </w:rPr>
          <w:instrText xml:space="preserve"> PAGEREF _Toc232068994 \h </w:instrText>
        </w:r>
        <w:r>
          <w:rPr>
            <w:noProof/>
            <w:webHidden/>
          </w:rPr>
        </w:r>
        <w:r>
          <w:rPr>
            <w:noProof/>
            <w:webHidden/>
          </w:rPr>
          <w:fldChar w:fldCharType="separate"/>
        </w:r>
        <w:r>
          <w:rPr>
            <w:noProof/>
            <w:webHidden/>
          </w:rPr>
          <w:t>19</w:t>
        </w:r>
        <w:r>
          <w:rPr>
            <w:noProof/>
            <w:webHidden/>
          </w:rPr>
          <w:fldChar w:fldCharType="end"/>
        </w:r>
      </w:hyperlink>
    </w:p>
    <w:p w14:paraId="21688F47" w14:textId="26C0CBE3"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95" w:history="1">
        <w:r w:rsidRPr="00B33D8E">
          <w:rPr>
            <w:rStyle w:val="Hyperlink"/>
            <w:noProof/>
          </w:rPr>
          <w:t>Appendix B – Anti-Malware References</w:t>
        </w:r>
        <w:r>
          <w:rPr>
            <w:noProof/>
            <w:webHidden/>
          </w:rPr>
          <w:tab/>
        </w:r>
        <w:r>
          <w:rPr>
            <w:noProof/>
            <w:webHidden/>
          </w:rPr>
          <w:fldChar w:fldCharType="begin"/>
        </w:r>
        <w:r>
          <w:rPr>
            <w:noProof/>
            <w:webHidden/>
          </w:rPr>
          <w:instrText xml:space="preserve"> PAGEREF _Toc232068995 \h </w:instrText>
        </w:r>
        <w:r>
          <w:rPr>
            <w:noProof/>
            <w:webHidden/>
          </w:rPr>
        </w:r>
        <w:r>
          <w:rPr>
            <w:noProof/>
            <w:webHidden/>
          </w:rPr>
          <w:fldChar w:fldCharType="separate"/>
        </w:r>
        <w:r>
          <w:rPr>
            <w:noProof/>
            <w:webHidden/>
          </w:rPr>
          <w:t>19</w:t>
        </w:r>
        <w:r>
          <w:rPr>
            <w:noProof/>
            <w:webHidden/>
          </w:rPr>
          <w:fldChar w:fldCharType="end"/>
        </w:r>
      </w:hyperlink>
    </w:p>
    <w:p w14:paraId="434D5522" w14:textId="27CA7117"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96" w:history="1">
        <w:r w:rsidRPr="00B33D8E">
          <w:rPr>
            <w:rStyle w:val="Hyperlink"/>
            <w:noProof/>
          </w:rPr>
          <w:t>Appendix C – Comparison Matrix</w:t>
        </w:r>
        <w:r>
          <w:rPr>
            <w:noProof/>
            <w:webHidden/>
          </w:rPr>
          <w:tab/>
        </w:r>
        <w:r>
          <w:rPr>
            <w:noProof/>
            <w:webHidden/>
          </w:rPr>
          <w:fldChar w:fldCharType="begin"/>
        </w:r>
        <w:r>
          <w:rPr>
            <w:noProof/>
            <w:webHidden/>
          </w:rPr>
          <w:instrText xml:space="preserve"> PAGEREF _Toc232068996 \h </w:instrText>
        </w:r>
        <w:r>
          <w:rPr>
            <w:noProof/>
            <w:webHidden/>
          </w:rPr>
        </w:r>
        <w:r>
          <w:rPr>
            <w:noProof/>
            <w:webHidden/>
          </w:rPr>
          <w:fldChar w:fldCharType="separate"/>
        </w:r>
        <w:r>
          <w:rPr>
            <w:noProof/>
            <w:webHidden/>
          </w:rPr>
          <w:t>22</w:t>
        </w:r>
        <w:r>
          <w:rPr>
            <w:noProof/>
            <w:webHidden/>
          </w:rPr>
          <w:fldChar w:fldCharType="end"/>
        </w:r>
      </w:hyperlink>
    </w:p>
    <w:p w14:paraId="08C7D7FD" w14:textId="581E8498" w:rsidR="00776295" w:rsidRDefault="00776295">
      <w:pPr>
        <w:pStyle w:val="TOC2"/>
        <w:rPr>
          <w:rFonts w:asciiTheme="minorHAnsi" w:eastAsiaTheme="minorEastAsia" w:hAnsiTheme="minorHAnsi" w:cstheme="minorBidi"/>
          <w:noProof/>
          <w:kern w:val="2"/>
          <w:lang w:eastAsia="en-NZ"/>
          <w14:ligatures w14:val="standardContextual"/>
        </w:rPr>
      </w:pPr>
      <w:hyperlink w:anchor="_Toc232068997" w:history="1">
        <w:r w:rsidRPr="00B33D8E">
          <w:rPr>
            <w:rStyle w:val="Hyperlink"/>
            <w:noProof/>
          </w:rPr>
          <w:t>Appendix D – WAF Configuration Considerations</w:t>
        </w:r>
        <w:r>
          <w:rPr>
            <w:noProof/>
            <w:webHidden/>
          </w:rPr>
          <w:tab/>
        </w:r>
        <w:r>
          <w:rPr>
            <w:noProof/>
            <w:webHidden/>
          </w:rPr>
          <w:fldChar w:fldCharType="begin"/>
        </w:r>
        <w:r>
          <w:rPr>
            <w:noProof/>
            <w:webHidden/>
          </w:rPr>
          <w:instrText xml:space="preserve"> PAGEREF _Toc232068997 \h </w:instrText>
        </w:r>
        <w:r>
          <w:rPr>
            <w:noProof/>
            <w:webHidden/>
          </w:rPr>
        </w:r>
        <w:r>
          <w:rPr>
            <w:noProof/>
            <w:webHidden/>
          </w:rPr>
          <w:fldChar w:fldCharType="separate"/>
        </w:r>
        <w:r>
          <w:rPr>
            <w:noProof/>
            <w:webHidden/>
          </w:rPr>
          <w:t>23</w:t>
        </w:r>
        <w:r>
          <w:rPr>
            <w:noProof/>
            <w:webHidden/>
          </w:rPr>
          <w:fldChar w:fldCharType="end"/>
        </w:r>
      </w:hyperlink>
    </w:p>
    <w:p w14:paraId="4BECF4EC" w14:textId="75B5C831" w:rsidR="001839E5" w:rsidRDefault="00E81E1C" w:rsidP="009F472A">
      <w:pPr>
        <w:rPr>
          <w:sz w:val="20"/>
        </w:rPr>
      </w:pPr>
      <w:r>
        <w:rPr>
          <w:sz w:val="20"/>
        </w:rPr>
        <w:fldChar w:fldCharType="end"/>
      </w:r>
    </w:p>
    <w:p w14:paraId="6AED224C" w14:textId="77777777" w:rsidR="001839E5" w:rsidRDefault="001839E5">
      <w:pPr>
        <w:rPr>
          <w:sz w:val="20"/>
        </w:rPr>
      </w:pPr>
      <w:r>
        <w:rPr>
          <w:sz w:val="20"/>
        </w:rPr>
        <w:br w:type="page"/>
      </w:r>
    </w:p>
    <w:p w14:paraId="2062366B" w14:textId="527E43CB" w:rsidR="00BE768C" w:rsidRDefault="00BE768C" w:rsidP="009F472A">
      <w:pPr>
        <w:pStyle w:val="Heading1"/>
      </w:pPr>
      <w:bookmarkStart w:id="7" w:name="Location_DocumentIndex"/>
      <w:bookmarkStart w:id="8" w:name="_Toc232068946"/>
      <w:bookmarkEnd w:id="7"/>
      <w:r>
        <w:lastRenderedPageBreak/>
        <w:t>Ba</w:t>
      </w:r>
      <w:r w:rsidR="009F472A">
        <w:t>c</w:t>
      </w:r>
      <w:r>
        <w:t>kground</w:t>
      </w:r>
      <w:bookmarkEnd w:id="8"/>
    </w:p>
    <w:p w14:paraId="0186A9DF" w14:textId="77777777" w:rsidR="002957EE" w:rsidRDefault="002957EE" w:rsidP="002957EE">
      <w:r w:rsidRPr="002957EE">
        <w:t>Modern information systems commonly require users to upload a diverse range of files—such as avatar images, photos for personalisation or documentation, scanned application forms, or supporting evidence like passports, driver’s licences, and school reports. While this file upload functionality greatly enhances user experience and system capabilities, it also introduces the critical risk of inadvertent malware distribution. To address this, organisations typically implement malware scanning using external remote services. Although many vendors offer proprietary solutions, in most cases the default malware scanning services provided by cloud platforms are sufficient. These built-in options tend to be cost-effective, easy to implement, and straightforward to manage from a billing perspective.</w:t>
      </w:r>
    </w:p>
    <w:p w14:paraId="67184613" w14:textId="6FB80437" w:rsidR="006D798D" w:rsidRPr="002957EE" w:rsidRDefault="002957EE" w:rsidP="002957EE">
      <w:r w:rsidRPr="002957EE">
        <w:t xml:space="preserve">This report examines the various scenarios in which users upload data, details approaches for mitigating malware threats, and offers guidance on selecting suitable scanning services. Additionally, it outlines the organisational processes related to procuring and managing these services, and highlights associated risks and best practices for </w:t>
      </w:r>
      <w:commentRangeStart w:id="9"/>
      <w:r w:rsidRPr="002957EE">
        <w:t>both technical and non-technical stakeholders</w:t>
      </w:r>
      <w:commentRangeEnd w:id="9"/>
      <w:r w:rsidR="00C9769E" w:rsidRPr="002957EE">
        <w:rPr>
          <w:rStyle w:val="CommentReference"/>
          <w:sz w:val="24"/>
          <w:szCs w:val="24"/>
        </w:rPr>
        <w:commentReference w:id="9"/>
      </w:r>
      <w:r w:rsidRPr="002957EE">
        <w:t>.</w:t>
      </w:r>
    </w:p>
    <w:p w14:paraId="47827EE4" w14:textId="77777777" w:rsidR="009B7128" w:rsidRDefault="009B7128" w:rsidP="009B7128">
      <w:pPr>
        <w:pStyle w:val="Heading1"/>
      </w:pPr>
      <w:bookmarkStart w:id="10" w:name="_Toc232068947"/>
      <w:r>
        <w:t xml:space="preserve">Common </w:t>
      </w:r>
      <w:commentRangeStart w:id="11"/>
      <w:r>
        <w:t>Data</w:t>
      </w:r>
      <w:commentRangeEnd w:id="11"/>
      <w:r w:rsidR="00A30033">
        <w:rPr>
          <w:rStyle w:val="CommentReference"/>
          <w:sz w:val="36"/>
          <w:szCs w:val="32"/>
        </w:rPr>
        <w:commentReference w:id="11"/>
      </w:r>
      <w:r>
        <w:t xml:space="preserve"> Upload Scenarios</w:t>
      </w:r>
      <w:bookmarkEnd w:id="10"/>
    </w:p>
    <w:p w14:paraId="744ADBF9" w14:textId="77777777" w:rsidR="009B7128" w:rsidRDefault="009B7128" w:rsidP="009B7128">
      <w:r w:rsidRPr="005A2A1F">
        <w:t>Systems may prompt users to upload files for various reasons, including:</w:t>
      </w:r>
    </w:p>
    <w:p w14:paraId="76E5D5EA" w14:textId="77777777" w:rsidR="009B7128" w:rsidRDefault="009B7128" w:rsidP="00D367AF">
      <w:pPr>
        <w:pStyle w:val="ListParagraph"/>
        <w:numPr>
          <w:ilvl w:val="0"/>
          <w:numId w:val="16"/>
        </w:numPr>
      </w:pPr>
      <w:r w:rsidRPr="005A2A1F">
        <w:t>Profile Customisation: Uploading avatar images or profile pictures, often linked to a user’s display name.</w:t>
      </w:r>
    </w:p>
    <w:p w14:paraId="6A4C78F4" w14:textId="77777777" w:rsidR="009B7128" w:rsidRDefault="009B7128" w:rsidP="00D367AF">
      <w:pPr>
        <w:pStyle w:val="ListParagraph"/>
        <w:numPr>
          <w:ilvl w:val="0"/>
          <w:numId w:val="16"/>
        </w:numPr>
      </w:pPr>
      <w:r w:rsidRPr="005A2A1F">
        <w:t>System Configuration: Adding images or documents to personalise system appearance or functionality.</w:t>
      </w:r>
    </w:p>
    <w:p w14:paraId="12C907BA" w14:textId="77777777" w:rsidR="009B7128" w:rsidRDefault="009B7128" w:rsidP="00D367AF">
      <w:pPr>
        <w:pStyle w:val="ListParagraph"/>
        <w:numPr>
          <w:ilvl w:val="0"/>
          <w:numId w:val="16"/>
        </w:numPr>
      </w:pPr>
      <w:r w:rsidRPr="005A2A1F">
        <w:t>Document Submission: Uploading scanned forms, such as application forms, to be processed later by staff.</w:t>
      </w:r>
    </w:p>
    <w:p w14:paraId="453A314D" w14:textId="77777777" w:rsidR="009B7128" w:rsidRDefault="009B7128" w:rsidP="00D367AF">
      <w:pPr>
        <w:pStyle w:val="ListParagraph"/>
        <w:numPr>
          <w:ilvl w:val="0"/>
          <w:numId w:val="16"/>
        </w:numPr>
      </w:pPr>
      <w:r w:rsidRPr="005A2A1F">
        <w:t>Evidence Submission: Providing supporting documentation, such as passports, driver’s licences, or school reports, often as part of verification or compliance processes.</w:t>
      </w:r>
    </w:p>
    <w:p w14:paraId="648242CB" w14:textId="77777777" w:rsidR="009B7128" w:rsidRDefault="009B7128" w:rsidP="009B7128">
      <w:r w:rsidRPr="005A2A1F">
        <w:t>Each scenario introduces the possibility of malicious files being uploaded, which, if not properly managed, could compromise users and organisational infrastructure.</w:t>
      </w:r>
    </w:p>
    <w:p w14:paraId="0124EF36" w14:textId="77777777" w:rsidR="00176E84" w:rsidRDefault="00176E84" w:rsidP="00176E84">
      <w:pPr>
        <w:pStyle w:val="Heading1"/>
      </w:pPr>
      <w:bookmarkStart w:id="12" w:name="_Toc232068948"/>
      <w:r>
        <w:t>Malware Prevention</w:t>
      </w:r>
      <w:bookmarkEnd w:id="12"/>
    </w:p>
    <w:p w14:paraId="00F98DB0" w14:textId="77777777" w:rsidR="00176E84" w:rsidRDefault="00176E84" w:rsidP="00176E84">
      <w:r w:rsidRPr="005A2A1F">
        <w:t xml:space="preserve">A fundamental responsibility of any system handling file uploads is to ensure that users are protected from inadvertently downloading malware. </w:t>
      </w:r>
    </w:p>
    <w:p w14:paraId="00BD4CB8" w14:textId="77777777" w:rsidR="00176E84" w:rsidRDefault="00176E84" w:rsidP="00176E84">
      <w:r w:rsidRPr="005A2A1F">
        <w:t xml:space="preserve">To address this, organisations typically employ external remote services that scan uploaded files before they are made available for download or further processing. These </w:t>
      </w:r>
      <w:r w:rsidRPr="005A2A1F">
        <w:lastRenderedPageBreak/>
        <w:t>services are designed to detect and neutralise threats, reducing the risk of malware propagation within the system.</w:t>
      </w:r>
    </w:p>
    <w:p w14:paraId="25171247" w14:textId="39437485" w:rsidR="00176E84" w:rsidRDefault="00176E84" w:rsidP="00176E84">
      <w:r w:rsidRPr="005A2A1F">
        <w:t>Standard practice is to integrate with a robust, well-supported malware scanning service, often provided by established cloud service providers. These solutions offer reliability, timely updates, and typically align with organisational security policies</w:t>
      </w:r>
      <w:r>
        <w:t xml:space="preserve"> that decrease risk to reputation. </w:t>
      </w:r>
    </w:p>
    <w:p w14:paraId="22C0E5CC" w14:textId="0A63789F" w:rsidR="006C4B90" w:rsidRDefault="006C4B90" w:rsidP="00C83414">
      <w:pPr>
        <w:pStyle w:val="Heading1"/>
      </w:pPr>
      <w:bookmarkStart w:id="13" w:name="_Toc232068949"/>
      <w:r>
        <w:t>Considerations</w:t>
      </w:r>
      <w:bookmarkEnd w:id="13"/>
    </w:p>
    <w:p w14:paraId="06716DB2" w14:textId="0A7129FE" w:rsidR="00C83414" w:rsidRPr="002957EE" w:rsidRDefault="002957EE" w:rsidP="002957EE">
      <w:r w:rsidRPr="002957EE">
        <w:t>When evaluating anti-malware solutions for user file uploads, it is important to focus on key criteria that ensure effective protection, such as robust detection capabilities, ease of integration, compliance with data processing requirements, and suitable cost structures.</w:t>
      </w:r>
    </w:p>
    <w:p w14:paraId="0A190372" w14:textId="77777777" w:rsidR="00C83414" w:rsidRDefault="00C83414" w:rsidP="00E67D63">
      <w:pPr>
        <w:pStyle w:val="Heading2"/>
      </w:pPr>
      <w:bookmarkStart w:id="14" w:name="_Toc232068950"/>
      <w:r>
        <w:t>Installability</w:t>
      </w:r>
      <w:bookmarkEnd w:id="14"/>
    </w:p>
    <w:p w14:paraId="6840BC69" w14:textId="77777777" w:rsidR="00C83414" w:rsidRDefault="00C83414" w:rsidP="00C83414">
      <w:r w:rsidRPr="00C83414">
        <w:t>The installation and integration of anti-malware services are crucial factors for organisations seeking to secure user-uploaded data. Ideally, a solution should offer straightforward deployment options, whether as a native feature of the cloud platform, an API-driven microservice, or a plug-in for existing infrastructure. Ease of integration with current workflows and minimal disruption to ongoing operations are desirable. Cloud-based solutions provided by established vendors often enable seamless onboarding through pre-configured marketplace listings, reducing the need for complex setup or custom development.</w:t>
      </w:r>
    </w:p>
    <w:p w14:paraId="452973D6" w14:textId="77777777" w:rsidR="00C83414" w:rsidRDefault="00C83414" w:rsidP="00E67D63">
      <w:pPr>
        <w:pStyle w:val="Heading2"/>
      </w:pPr>
      <w:bookmarkStart w:id="15" w:name="_Toc232068951"/>
      <w:r>
        <w:t>Capability</w:t>
      </w:r>
      <w:bookmarkEnd w:id="15"/>
    </w:p>
    <w:p w14:paraId="0068BC8F" w14:textId="77777777" w:rsidR="00C83414" w:rsidRDefault="00C83414" w:rsidP="00C83414">
      <w:r w:rsidRPr="00C83414">
        <w:t xml:space="preserve">An effective anti-malware service must deliver robust detection capabilities across a wide range of file types, including images, documents, and compressed archives. The service should demonstrate high detection rates for known and emerging threats, and support regular updates to its threat intelligence databases. Additionally, the ability to handle large file sizes and various formats is important to ensure comprehensive coverage of all </w:t>
      </w:r>
      <w:commentRangeStart w:id="16"/>
      <w:r w:rsidRPr="00C83414">
        <w:t>user-uploaded content</w:t>
      </w:r>
      <w:commentRangeEnd w:id="16"/>
      <w:r w:rsidR="00152884" w:rsidRPr="00C83414">
        <w:rPr>
          <w:rStyle w:val="CommentReference"/>
          <w:sz w:val="24"/>
          <w:szCs w:val="24"/>
        </w:rPr>
        <w:commentReference w:id="16"/>
      </w:r>
      <w:r w:rsidRPr="00C83414">
        <w:t>.</w:t>
      </w:r>
    </w:p>
    <w:p w14:paraId="1B599A5E" w14:textId="77777777" w:rsidR="00C83414" w:rsidRDefault="00C83414" w:rsidP="00E67D63">
      <w:pPr>
        <w:pStyle w:val="Heading2"/>
      </w:pPr>
      <w:bookmarkStart w:id="17" w:name="_Toc232068952"/>
      <w:r>
        <w:lastRenderedPageBreak/>
        <w:t>Approach: Multi-Engine vs. Single-Engine Scanning</w:t>
      </w:r>
      <w:bookmarkEnd w:id="17"/>
    </w:p>
    <w:p w14:paraId="01899DAD" w14:textId="77777777" w:rsidR="005945F2" w:rsidRDefault="005945F2" w:rsidP="005945F2">
      <w:pPr>
        <w:pStyle w:val="BodyText"/>
        <w:keepNext/>
        <w:jc w:val="center"/>
      </w:pPr>
      <w:r w:rsidRPr="005945F2">
        <w:rPr>
          <w:noProof/>
        </w:rPr>
        <w:drawing>
          <wp:inline distT="0" distB="0" distL="0" distR="0" wp14:anchorId="7D9A964C" wp14:editId="2E84F033">
            <wp:extent cx="3645215" cy="2486178"/>
            <wp:effectExtent l="0" t="0" r="0" b="0"/>
            <wp:docPr id="2054" name="Picture 6">
              <a:extLst xmlns:a="http://schemas.openxmlformats.org/drawingml/2006/main">
                <a:ext uri="{FF2B5EF4-FFF2-40B4-BE49-F238E27FC236}">
                  <a16:creationId xmlns:a16="http://schemas.microsoft.com/office/drawing/2014/main" id="{B067AF6F-436C-27A0-0B46-97F1CD251A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a:extLst>
                        <a:ext uri="{FF2B5EF4-FFF2-40B4-BE49-F238E27FC236}">
                          <a16:creationId xmlns:a16="http://schemas.microsoft.com/office/drawing/2014/main" id="{B067AF6F-436C-27A0-0B46-97F1CD251A3B}"/>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45215" cy="248617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75D8E3D" w14:textId="325D263B" w:rsidR="005945F2" w:rsidRPr="005945F2" w:rsidRDefault="005945F2" w:rsidP="005945F2">
      <w:pPr>
        <w:pStyle w:val="Caption"/>
        <w:jc w:val="center"/>
      </w:pPr>
      <w:bookmarkStart w:id="18" w:name="_Toc210625713"/>
      <w:r>
        <w:t xml:space="preserve">Figure </w:t>
      </w:r>
      <w:fldSimple w:instr=" SEQ Figure \* ARABIC ">
        <w:r w:rsidR="00953774">
          <w:rPr>
            <w:noProof/>
          </w:rPr>
          <w:t>1</w:t>
        </w:r>
      </w:fldSimple>
      <w:r>
        <w:t>: Multi-Engine Brokerage Service</w:t>
      </w:r>
      <w:bookmarkEnd w:id="18"/>
    </w:p>
    <w:p w14:paraId="710E287E" w14:textId="77777777" w:rsidR="00EE489D" w:rsidRDefault="003C1BAD" w:rsidP="003C1BAD">
      <w:pPr>
        <w:rPr>
          <w:rFonts w:cs="Arial"/>
          <w:color w:val="000000"/>
        </w:rPr>
      </w:pPr>
      <w:r w:rsidRPr="003C1BAD">
        <w:rPr>
          <w:rFonts w:cs="Arial"/>
          <w:color w:val="000000"/>
        </w:rPr>
        <w:t xml:space="preserve">Anti-malware services may use one or several scanning engines to improve threat detection; multi-engine solutions benefit from different vendors' strengths and can better spot rare or new malware. Traditionally, these services relied on installed engines, but with SaaS becoming more common, they now broker a mix of local and remote engines. Sending files to third-party services raises data privacy concerns due to processing in various jurisdictions. </w:t>
      </w:r>
    </w:p>
    <w:p w14:paraId="05D9A78E" w14:textId="77777777" w:rsidR="00C83414" w:rsidRDefault="00C83414" w:rsidP="00E67D63">
      <w:pPr>
        <w:pStyle w:val="Heading2"/>
      </w:pPr>
      <w:bookmarkStart w:id="19" w:name="_Toc232068953"/>
      <w:r>
        <w:t>Confidentiality and Processing Location</w:t>
      </w:r>
      <w:bookmarkEnd w:id="19"/>
    </w:p>
    <w:p w14:paraId="371A92AC" w14:textId="77777777" w:rsidR="00BA1459" w:rsidRDefault="00BA1459" w:rsidP="00BA1459">
      <w:pPr>
        <w:rPr>
          <w:rFonts w:cs="Arial"/>
          <w:color w:val="000000"/>
        </w:rPr>
      </w:pPr>
      <w:r w:rsidRPr="00BA1459">
        <w:rPr>
          <w:rFonts w:cs="Arial"/>
          <w:color w:val="000000"/>
        </w:rPr>
        <w:t xml:space="preserve">Processing user-uploaded data, </w:t>
      </w:r>
      <w:commentRangeStart w:id="20"/>
      <w:r w:rsidRPr="00BA1459">
        <w:rPr>
          <w:rFonts w:cs="Arial"/>
          <w:color w:val="000000"/>
        </w:rPr>
        <w:t>especially files marked as SENSITIVE or higher</w:t>
      </w:r>
      <w:commentRangeEnd w:id="20"/>
      <w:r w:rsidR="00A55339" w:rsidRPr="00BA1459">
        <w:rPr>
          <w:rStyle w:val="CommentReference"/>
          <w:rFonts w:cs="Arial"/>
          <w:color w:val="000000"/>
          <w:sz w:val="24"/>
          <w:szCs w:val="24"/>
        </w:rPr>
        <w:commentReference w:id="20"/>
      </w:r>
      <w:r w:rsidRPr="00BA1459">
        <w:rPr>
          <w:rFonts w:cs="Arial"/>
          <w:color w:val="000000"/>
        </w:rPr>
        <w:t>, requires careful attention to where and how files are handled. Multi-engine or brokered anti-malware solutions may transmit data to external or overseas services, raising concerns over data sovereignty and confidentiality. Organisations must ensure such solutions comply with internal classification policies and relevant legal requirements for data residency. Insufficient auditing or transparency about file scanning locations can risk unauthorised access to sensitive information.</w:t>
      </w:r>
    </w:p>
    <w:p w14:paraId="101DFE8F" w14:textId="03E1F681" w:rsidR="00EE489D" w:rsidRPr="00BA1459" w:rsidRDefault="00786A41" w:rsidP="00BA1459">
      <w:pPr>
        <w:rPr>
          <w:rFonts w:cs="Arial"/>
          <w:color w:val="000000"/>
        </w:rPr>
      </w:pPr>
      <w:r w:rsidRPr="00BA1459">
        <w:rPr>
          <w:rFonts w:cs="Arial"/>
          <w:color w:val="000000"/>
        </w:rPr>
        <w:t xml:space="preserve">Direct or brokered use of banned services by </w:t>
      </w:r>
      <w:r w:rsidR="00BA1459" w:rsidRPr="00BA1459">
        <w:rPr>
          <w:rFonts w:cs="Arial"/>
          <w:color w:val="000000"/>
        </w:rPr>
        <w:t xml:space="preserve">Government agencies in </w:t>
      </w:r>
      <w:commentRangeStart w:id="21"/>
      <w:r w:rsidR="00BA1459" w:rsidRPr="00BA1459">
        <w:rPr>
          <w:rFonts w:cs="Arial"/>
          <w:color w:val="000000"/>
        </w:rPr>
        <w:t xml:space="preserve">Five-Eyes </w:t>
      </w:r>
      <w:commentRangeEnd w:id="21"/>
      <w:r w:rsidR="00B27E53" w:rsidRPr="00BA1459">
        <w:rPr>
          <w:rStyle w:val="CommentReference"/>
          <w:rFonts w:cs="Arial"/>
          <w:color w:val="000000"/>
          <w:sz w:val="24"/>
          <w:szCs w:val="24"/>
        </w:rPr>
        <w:commentReference w:id="21"/>
      </w:r>
      <w:r w:rsidR="00BA1459" w:rsidRPr="00BA1459">
        <w:rPr>
          <w:rFonts w:cs="Arial"/>
          <w:color w:val="000000"/>
        </w:rPr>
        <w:t xml:space="preserve">countries are prohibited from using Kaspersky Lab products; Qihoo 360 is not banned but should be used cautiously. </w:t>
      </w:r>
    </w:p>
    <w:p w14:paraId="2EBADC6C" w14:textId="77777777" w:rsidR="00C83414" w:rsidRDefault="00C83414" w:rsidP="00E67D63">
      <w:pPr>
        <w:pStyle w:val="Heading2"/>
      </w:pPr>
      <w:bookmarkStart w:id="22" w:name="_Toc232068954"/>
      <w:r>
        <w:t>Cost (By Volume and File Count)</w:t>
      </w:r>
      <w:bookmarkEnd w:id="22"/>
    </w:p>
    <w:p w14:paraId="6892D0EE" w14:textId="77777777" w:rsidR="00C83414" w:rsidRDefault="00C83414" w:rsidP="00C83414">
      <w:r w:rsidRPr="00C83414">
        <w:t xml:space="preserve">Pricing models for anti-malware services vary widely, often based on the volume of data scanned or the number of files processed. While free offerings might be attractive at first glance, they typically impose strict daily throughput limits and may lack enterprise-grade features. Paid solutions, particularly those integrated with cloud providers, allow for predictable billing and easier cost allocation across projects. Organisations should </w:t>
      </w:r>
      <w:r w:rsidRPr="00C83414">
        <w:lastRenderedPageBreak/>
        <w:t>carefully evaluate pricing structures to ensure they align with both current and projected usage patterns.</w:t>
      </w:r>
    </w:p>
    <w:p w14:paraId="7CFCCBF0" w14:textId="77777777" w:rsidR="00C83414" w:rsidRDefault="00C83414" w:rsidP="00E67D63">
      <w:pPr>
        <w:pStyle w:val="Heading2"/>
      </w:pPr>
      <w:bookmarkStart w:id="23" w:name="_Toc232068955"/>
      <w:r>
        <w:t>Throttling and Throughput Limits</w:t>
      </w:r>
      <w:bookmarkEnd w:id="23"/>
    </w:p>
    <w:p w14:paraId="66E70604" w14:textId="77777777" w:rsidR="00C83414" w:rsidRDefault="00C83414" w:rsidP="00C83414">
      <w:r w:rsidRPr="00C83414">
        <w:t>Many anti-malware services, especially free or trial versions, enforce throttling by limiting the number of files or total data volume processed per day. While such constraints may be manageable during development or testing, they can severely impact production environments with high upload volumes. It is important to assess whether the service can scale to meet operational demands without introducing bottlenecks or delays for end users.</w:t>
      </w:r>
    </w:p>
    <w:p w14:paraId="1BEFA06C" w14:textId="5E2963B6" w:rsidR="005428CD" w:rsidRDefault="005428CD" w:rsidP="00D367AF">
      <w:pPr>
        <w:pStyle w:val="Heading2"/>
      </w:pPr>
      <w:bookmarkStart w:id="24" w:name="_Toc232068956"/>
      <w:r w:rsidRPr="00D367AF">
        <w:t>Alerting</w:t>
      </w:r>
      <w:bookmarkEnd w:id="24"/>
    </w:p>
    <w:p w14:paraId="25D492D5" w14:textId="77777777" w:rsidR="00FC61F9" w:rsidRDefault="00FA4BAB" w:rsidP="00C83414">
      <w:r>
        <w:t xml:space="preserve">While the primary objective is to protect downloaders, the secondary objective is to alert uploaders. </w:t>
      </w:r>
    </w:p>
    <w:p w14:paraId="1584DA8E" w14:textId="669A8C7B" w:rsidR="005428CD" w:rsidRDefault="00FC61F9" w:rsidP="00C83414">
      <w:r>
        <w:t xml:space="preserve">There is no </w:t>
      </w:r>
      <w:r w:rsidR="00D367AF">
        <w:t xml:space="preserve">added value </w:t>
      </w:r>
      <w:r w:rsidR="00FA4BAB">
        <w:t>to alert system administrators that</w:t>
      </w:r>
      <w:r>
        <w:t xml:space="preserve"> malware was dealt with</w:t>
      </w:r>
      <w:r w:rsidR="00D367AF">
        <w:t xml:space="preserve"> as </w:t>
      </w:r>
      <w:r>
        <w:t>the system has already taken care of it</w:t>
      </w:r>
      <w:r w:rsidR="00D367AF">
        <w:t>. S</w:t>
      </w:r>
      <w:r>
        <w:t xml:space="preserve">econdly </w:t>
      </w:r>
      <w:r w:rsidR="00D367AF">
        <w:t xml:space="preserve">there is currently no use case to contact end users that may have downloaded media that was initially deemed safe, and later – during periodic cleanup – found to contain malware.  </w:t>
      </w:r>
      <w:r>
        <w:t xml:space="preserve"> </w:t>
      </w:r>
      <w:r w:rsidR="00D367AF">
        <w:t>Thirdly, reporting the number of number of malwares caught, or ratio, is a ‘feel-good’ metric, but it adds no value to the business.</w:t>
      </w:r>
      <w:r>
        <w:t xml:space="preserve"> </w:t>
      </w:r>
    </w:p>
    <w:p w14:paraId="624F63CB" w14:textId="77777777" w:rsidR="006D798D" w:rsidRDefault="006D798D" w:rsidP="005428CD">
      <w:pPr>
        <w:pStyle w:val="Heading2"/>
        <w:rPr>
          <w:rFonts w:cs="Arial"/>
          <w:color w:val="000000"/>
        </w:rPr>
      </w:pPr>
      <w:bookmarkStart w:id="25" w:name="_Toc232068957"/>
      <w:commentRangeStart w:id="26"/>
      <w:r w:rsidRPr="005428CD">
        <w:t>Accreditation</w:t>
      </w:r>
      <w:bookmarkEnd w:id="25"/>
      <w:commentRangeEnd w:id="26"/>
      <w:r w:rsidR="004079C5">
        <w:rPr>
          <w:rStyle w:val="CommentReference"/>
          <w:rFonts w:cs="Arial"/>
          <w:color w:val="000000"/>
          <w:sz w:val="32"/>
          <w:szCs w:val="26"/>
        </w:rPr>
        <w:commentReference w:id="26"/>
      </w:r>
    </w:p>
    <w:p w14:paraId="60844215" w14:textId="77777777" w:rsidR="00822409" w:rsidRDefault="00822409" w:rsidP="00822409">
      <w:pPr>
        <w:rPr>
          <w:rFonts w:cs="Arial"/>
          <w:color w:val="000000"/>
        </w:rPr>
      </w:pPr>
      <w:r w:rsidRPr="00822409">
        <w:rPr>
          <w:rFonts w:cs="Arial"/>
          <w:color w:val="000000"/>
        </w:rPr>
        <w:t>When navigating cloud security and compliance, it's helpful to understand the varying levels of accreditation required for different service types. Broadly speaking, these can be divided into four progressive stages.</w:t>
      </w:r>
    </w:p>
    <w:p w14:paraId="1C8A176D" w14:textId="77777777" w:rsidR="00E864D7" w:rsidRDefault="00822409" w:rsidP="00E864D7">
      <w:pPr>
        <w:rPr>
          <w:rFonts w:cs="Arial"/>
          <w:color w:val="000000"/>
        </w:rPr>
      </w:pPr>
      <w:r w:rsidRPr="00822409">
        <w:rPr>
          <w:rFonts w:cs="Arial"/>
          <w:color w:val="000000"/>
        </w:rPr>
        <w:t xml:space="preserve">Standalone services require the most rigorous accreditation process, as they must be assessed independently and meet all relevant standards without relying on a pre-existing certified environment. </w:t>
      </w:r>
    </w:p>
    <w:p w14:paraId="5AA83B84" w14:textId="52C22A09" w:rsidR="00822409" w:rsidRDefault="00AD76FD" w:rsidP="00AD76FD">
      <w:r w:rsidRPr="00AD76FD">
        <w:rPr>
          <w:rFonts w:cs="Arial"/>
          <w:color w:val="000000"/>
        </w:rPr>
        <w:t xml:space="preserve">Services offered through cloud provider marketplaces may need </w:t>
      </w:r>
      <w:r>
        <w:rPr>
          <w:rFonts w:cs="Arial"/>
          <w:color w:val="000000"/>
        </w:rPr>
        <w:t xml:space="preserve">as </w:t>
      </w:r>
      <w:r w:rsidRPr="00AD76FD">
        <w:rPr>
          <w:rFonts w:cs="Arial"/>
          <w:color w:val="000000"/>
        </w:rPr>
        <w:t>thorough evaluation</w:t>
      </w:r>
      <w:r>
        <w:rPr>
          <w:rFonts w:cs="Arial"/>
          <w:color w:val="000000"/>
        </w:rPr>
        <w:t>s</w:t>
      </w:r>
      <w:r w:rsidRPr="00AD76FD">
        <w:rPr>
          <w:rFonts w:cs="Arial"/>
          <w:color w:val="000000"/>
        </w:rPr>
        <w:t xml:space="preserve">, but </w:t>
      </w:r>
      <w:r w:rsidR="00DD1929">
        <w:rPr>
          <w:rFonts w:cs="Arial"/>
          <w:color w:val="000000"/>
        </w:rPr>
        <w:t>leveraging</w:t>
      </w:r>
      <w:r w:rsidRPr="00AD76FD">
        <w:rPr>
          <w:rFonts w:cs="Arial"/>
          <w:color w:val="000000"/>
        </w:rPr>
        <w:t xml:space="preserve"> the </w:t>
      </w:r>
      <w:r>
        <w:rPr>
          <w:rFonts w:cs="Arial"/>
          <w:color w:val="000000"/>
        </w:rPr>
        <w:t xml:space="preserve">cloud service </w:t>
      </w:r>
      <w:r w:rsidRPr="00AD76FD">
        <w:rPr>
          <w:rFonts w:cs="Arial"/>
          <w:color w:val="000000"/>
        </w:rPr>
        <w:t xml:space="preserve">provider's acceptance criteria </w:t>
      </w:r>
      <w:r w:rsidR="00DD1929">
        <w:rPr>
          <w:rFonts w:cs="Arial"/>
          <w:color w:val="000000"/>
        </w:rPr>
        <w:t xml:space="preserve">as a starting point may </w:t>
      </w:r>
      <w:r w:rsidRPr="00AD76FD">
        <w:rPr>
          <w:rFonts w:cs="Arial"/>
          <w:color w:val="000000"/>
        </w:rPr>
        <w:t>reduce the depth and effort required.</w:t>
      </w:r>
    </w:p>
    <w:p w14:paraId="3520BAC2" w14:textId="182F4F1A" w:rsidR="00DD1929" w:rsidRDefault="00822409" w:rsidP="00822409">
      <w:pPr>
        <w:rPr>
          <w:rFonts w:cs="Arial"/>
          <w:color w:val="000000"/>
        </w:rPr>
      </w:pPr>
      <w:r w:rsidRPr="00822409">
        <w:rPr>
          <w:rFonts w:cs="Arial"/>
          <w:color w:val="000000"/>
        </w:rPr>
        <w:t xml:space="preserve">Cloud service sub-services generally </w:t>
      </w:r>
      <w:r w:rsidR="00F60040">
        <w:rPr>
          <w:rFonts w:cs="Arial"/>
          <w:color w:val="000000"/>
        </w:rPr>
        <w:t xml:space="preserve">are easier to </w:t>
      </w:r>
      <w:r w:rsidRPr="00822409">
        <w:rPr>
          <w:rFonts w:cs="Arial"/>
          <w:color w:val="000000"/>
        </w:rPr>
        <w:t xml:space="preserve">obtain accreditation </w:t>
      </w:r>
      <w:r w:rsidR="00F60040">
        <w:rPr>
          <w:rFonts w:cs="Arial"/>
          <w:color w:val="000000"/>
        </w:rPr>
        <w:t xml:space="preserve">for </w:t>
      </w:r>
      <w:r w:rsidRPr="00822409">
        <w:rPr>
          <w:rFonts w:cs="Arial"/>
          <w:color w:val="000000"/>
        </w:rPr>
        <w:t>because they are evaluated within the context of the broader, already accredited cloud service</w:t>
      </w:r>
      <w:r w:rsidR="00F60040">
        <w:rPr>
          <w:rFonts w:cs="Arial"/>
          <w:color w:val="000000"/>
        </w:rPr>
        <w:t xml:space="preserve"> provider and service</w:t>
      </w:r>
      <w:r w:rsidRPr="00822409">
        <w:rPr>
          <w:rFonts w:cs="Arial"/>
          <w:color w:val="000000"/>
        </w:rPr>
        <w:t xml:space="preserve">. </w:t>
      </w:r>
    </w:p>
    <w:p w14:paraId="5CAD51E2" w14:textId="733B0107" w:rsidR="00822409" w:rsidRDefault="00F60040" w:rsidP="00822409">
      <w:pPr>
        <w:rPr>
          <w:rFonts w:cs="Arial"/>
          <w:color w:val="000000"/>
        </w:rPr>
      </w:pPr>
      <w:r w:rsidRPr="00F60040">
        <w:rPr>
          <w:rFonts w:cs="Arial"/>
          <w:color w:val="000000"/>
        </w:rPr>
        <w:t>Finally, there are</w:t>
      </w:r>
      <w:r>
        <w:rPr>
          <w:rFonts w:cs="Arial"/>
          <w:i/>
          <w:iCs/>
          <w:color w:val="000000"/>
        </w:rPr>
        <w:t xml:space="preserve"> f</w:t>
      </w:r>
      <w:r w:rsidR="00822409" w:rsidRPr="00DD1929">
        <w:rPr>
          <w:rFonts w:cs="Arial"/>
          <w:i/>
          <w:iCs/>
          <w:color w:val="000000"/>
        </w:rPr>
        <w:t>eatures</w:t>
      </w:r>
      <w:r w:rsidR="00822409" w:rsidRPr="00822409">
        <w:rPr>
          <w:rFonts w:cs="Arial"/>
          <w:color w:val="000000"/>
        </w:rPr>
        <w:t xml:space="preserve"> of accredited services, such as built-in security enhancements, represent the easiest stage, since they are considered part of an existing, certified solution. The main consideration is whether their usage aligns with accepted patterns in the accredited environment.</w:t>
      </w:r>
    </w:p>
    <w:p w14:paraId="1CF833FA" w14:textId="62D84084" w:rsidR="00D25DDE" w:rsidRDefault="00C23EB8" w:rsidP="00C23EB8">
      <w:commentRangeStart w:id="27"/>
      <w:commentRangeStart w:id="28"/>
      <w:r w:rsidRPr="00C23EB8">
        <w:lastRenderedPageBreak/>
        <w:t>An illustrative case of this feature category is Azure</w:t>
      </w:r>
      <w:del w:id="29" w:author="David Barber" w:date="2025-10-07T09:43:00Z" w16du:dateUtc="2025-10-06T20:43:00Z">
        <w:r w:rsidRPr="00C23EB8" w:rsidDel="007014C1">
          <w:delText>'s Monitor</w:delText>
        </w:r>
      </w:del>
      <w:r w:rsidRPr="00C23EB8">
        <w:t xml:space="preserve"> Defender for Storage. Instead of operating as a separate service, it functions as an integrated feature within Azure Storage accounts, such as Blob Storage. When Blob Storage has already been accredited, enabling or disabling this feature is not a matter of further accreditation, but simply a matter of following established usage patterns.</w:t>
      </w:r>
    </w:p>
    <w:p w14:paraId="3E038AEE" w14:textId="577F7DDE" w:rsidR="00C10B42" w:rsidRDefault="0042641E" w:rsidP="0042641E">
      <w:pPr>
        <w:rPr>
          <w:rFonts w:cs="Arial"/>
          <w:color w:val="000000"/>
        </w:rPr>
      </w:pPr>
      <w:r w:rsidRPr="7E707C1C">
        <w:rPr>
          <w:rFonts w:cs="Arial"/>
          <w:color w:val="000000" w:themeColor="text1"/>
        </w:rPr>
        <w:t>Malware Protection for S3, available in AWS cloud environments, is also a feature rather than a standalone service when used independently. It scans for malware and sends results to EventBridge and CloudWatch but is not fully integrated with GuardDuty findings. This mode suits organisations seeking focused malware scanning without additional telemetry.</w:t>
      </w:r>
      <w:commentRangeEnd w:id="27"/>
      <w:r>
        <w:rPr>
          <w:rStyle w:val="CommentReference"/>
          <w:rFonts w:cs="Arial"/>
          <w:color w:val="000000"/>
          <w:sz w:val="24"/>
          <w:szCs w:val="24"/>
        </w:rPr>
        <w:commentReference w:id="27"/>
      </w:r>
      <w:commentRangeEnd w:id="28"/>
      <w:r w:rsidR="00967BB3">
        <w:rPr>
          <w:rStyle w:val="CommentReference"/>
          <w:rFonts w:cs="Arial"/>
          <w:color w:val="000000"/>
          <w:sz w:val="24"/>
          <w:szCs w:val="24"/>
        </w:rPr>
        <w:commentReference w:id="28"/>
      </w:r>
    </w:p>
    <w:p w14:paraId="4BA39A7C" w14:textId="6A3A27FA" w:rsidR="002226E8" w:rsidRPr="00C23EB8" w:rsidRDefault="002226E8" w:rsidP="0042641E">
      <w:r w:rsidRPr="002226E8">
        <w:t>GuardDuty Malware Protection for S3, when enabled as part of the full GuardDuty service, remains a feature within that broader service context. However, because GuardDuty itself is a standalone managed service with its own telemetry ingestion, analytics, and alerting infrastructure, enabling it may constitute the introduction of a new service boundary. In environments where GuardDuty is not already accredited, this activation could trigger a requirement for prior accreditation or formal review. The malware scanning capability is functionally similar to Microsoft Defender for Storage, but its operational implications differ depending on whether it is used independently or as part of the full GuardDuty service.</w:t>
      </w:r>
    </w:p>
    <w:p w14:paraId="51A76597" w14:textId="77777777" w:rsidR="00C83414" w:rsidRDefault="00C83414" w:rsidP="00E67D63">
      <w:pPr>
        <w:pStyle w:val="Heading2"/>
      </w:pPr>
      <w:bookmarkStart w:id="30" w:name="_Toc232068958"/>
      <w:r>
        <w:t>Procurement and Billing</w:t>
      </w:r>
      <w:bookmarkEnd w:id="30"/>
    </w:p>
    <w:p w14:paraId="631CAEDF" w14:textId="77777777" w:rsidR="008B55C1" w:rsidRDefault="00C83414" w:rsidP="00C83414">
      <w:r w:rsidRPr="00C83414">
        <w:t>Procurement processes should prioritise solutions that integrate with established organisational billing and security frameworks. Purchasing anti-malware services through a cloud provider’s marketplace enables centralised cost management and compliance with existing accreditation and audit requirements. Ad hoc procurement methods—such as direct credit card billing to individual project managers—pose long-term risks, including loss of service continuity and challenges in cost recovery if personnel change. Organisations should favour subscription or licensing models that support proper governance and maintenance.</w:t>
      </w:r>
    </w:p>
    <w:p w14:paraId="6BC0E5F0" w14:textId="093F794A" w:rsidR="008B55C1" w:rsidRDefault="008B55C1" w:rsidP="00C83414">
      <w:r>
        <w:t>WAF</w:t>
      </w:r>
    </w:p>
    <w:p w14:paraId="3DACE2A9" w14:textId="4C93B8A8" w:rsidR="008B55C1" w:rsidRDefault="008B55C1" w:rsidP="00C83414">
      <w:r>
        <w:t xml:space="preserve">Finally, there’s consideration as to whether there already is an organisation wide malware capable WAF in front of it. </w:t>
      </w:r>
    </w:p>
    <w:p w14:paraId="121DB50D" w14:textId="115A55C6" w:rsidR="008B55C1" w:rsidRDefault="00CC483B" w:rsidP="00CC483B">
      <w:r w:rsidRPr="00CC483B">
        <w:rPr>
          <w:rFonts w:cs="Arial"/>
          <w:color w:val="000000"/>
        </w:rPr>
        <w:t>For instance, Cloudflare Web Application Firewall (WAF) can be enabled for individual zones</w:t>
      </w:r>
      <w:r w:rsidR="00BE30F6">
        <w:rPr>
          <w:rStyle w:val="FootnoteReference"/>
          <w:rFonts w:cs="Arial"/>
          <w:color w:val="000000"/>
        </w:rPr>
        <w:footnoteReference w:id="2"/>
      </w:r>
      <w:r w:rsidRPr="00CC483B">
        <w:rPr>
          <w:rFonts w:cs="Arial"/>
          <w:color w:val="000000"/>
        </w:rPr>
        <w:t xml:space="preserve">. It may be set up to monitor all endpoints for potentially harmful content in uploads, or restricted to specific paths </w:t>
      </w:r>
      <w:commentRangeStart w:id="31"/>
      <w:r w:rsidRPr="00CC483B">
        <w:rPr>
          <w:rFonts w:cs="Arial"/>
          <w:color w:val="000000"/>
        </w:rPr>
        <w:t>where file uploads are not expected</w:t>
      </w:r>
      <w:commentRangeEnd w:id="31"/>
      <w:r w:rsidRPr="00CC483B">
        <w:rPr>
          <w:rStyle w:val="CommentReference"/>
          <w:rFonts w:cs="Arial"/>
          <w:color w:val="000000"/>
          <w:sz w:val="24"/>
          <w:szCs w:val="24"/>
        </w:rPr>
        <w:commentReference w:id="31"/>
      </w:r>
      <w:r w:rsidRPr="00CC483B">
        <w:rPr>
          <w:rFonts w:cs="Arial"/>
          <w:color w:val="000000"/>
        </w:rPr>
        <w:t xml:space="preserve">. Only certain </w:t>
      </w:r>
      <w:r w:rsidRPr="00CC483B">
        <w:rPr>
          <w:rFonts w:cs="Arial"/>
          <w:color w:val="000000"/>
        </w:rPr>
        <w:lastRenderedPageBreak/>
        <w:t>file types can be permitted on paths that allow uploads, and those files can then be scanned accordingly.</w:t>
      </w:r>
    </w:p>
    <w:p w14:paraId="22241481" w14:textId="77777777" w:rsidR="00953774" w:rsidRDefault="00953774" w:rsidP="00953774">
      <w:pPr>
        <w:keepNext/>
        <w:jc w:val="center"/>
      </w:pPr>
      <w:r w:rsidRPr="00953774">
        <w:rPr>
          <w:noProof/>
        </w:rPr>
        <w:drawing>
          <wp:inline distT="0" distB="0" distL="0" distR="0" wp14:anchorId="2A956AE2" wp14:editId="5FA97725">
            <wp:extent cx="4165778" cy="930783"/>
            <wp:effectExtent l="0" t="0" r="6350" b="3175"/>
            <wp:docPr id="1485137661" name="Picture 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7661" name="Picture 8" descr="A black background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1993" cy="934406"/>
                    </a:xfrm>
                    <a:prstGeom prst="rect">
                      <a:avLst/>
                    </a:prstGeom>
                    <a:noFill/>
                    <a:ln>
                      <a:noFill/>
                    </a:ln>
                  </pic:spPr>
                </pic:pic>
              </a:graphicData>
            </a:graphic>
          </wp:inline>
        </w:drawing>
      </w:r>
    </w:p>
    <w:p w14:paraId="4132306D" w14:textId="3BA33C22" w:rsidR="00953774" w:rsidRPr="00953774" w:rsidRDefault="00953774" w:rsidP="00953774">
      <w:pPr>
        <w:pStyle w:val="Caption"/>
        <w:jc w:val="center"/>
      </w:pPr>
      <w:r>
        <w:t xml:space="preserve">Figure </w:t>
      </w:r>
      <w:fldSimple w:instr=" SEQ Figure \* ARABIC ">
        <w:r>
          <w:rPr>
            <w:noProof/>
          </w:rPr>
          <w:t>2</w:t>
        </w:r>
      </w:fldSimple>
      <w:r>
        <w:t>: Cloudflare Zone coverage</w:t>
      </w:r>
    </w:p>
    <w:p w14:paraId="797299B2" w14:textId="77777777" w:rsidR="00953774" w:rsidRDefault="00953774" w:rsidP="00C83414"/>
    <w:p w14:paraId="365F834B" w14:textId="0BEFB9DE" w:rsidR="008B55C1" w:rsidRDefault="00855354" w:rsidP="00C83414">
      <w:r>
        <w:t>Cloudflare does managed WAF rulesets fr:</w:t>
      </w:r>
    </w:p>
    <w:p w14:paraId="2D1A708D" w14:textId="0E46CCFD" w:rsidR="00855354" w:rsidRDefault="00855354" w:rsidP="00855354">
      <w:pPr>
        <w:pStyle w:val="ListParagraph"/>
        <w:numPr>
          <w:ilvl w:val="0"/>
          <w:numId w:val="16"/>
        </w:numPr>
      </w:pPr>
      <w:r>
        <w:t>Zero-day vulnerabilities</w:t>
      </w:r>
    </w:p>
    <w:p w14:paraId="2C3B90F1" w14:textId="10DB4F0E" w:rsidR="00855354" w:rsidRDefault="00855354" w:rsidP="00855354">
      <w:pPr>
        <w:pStyle w:val="ListParagraph"/>
        <w:numPr>
          <w:ilvl w:val="0"/>
          <w:numId w:val="16"/>
        </w:numPr>
      </w:pPr>
      <w:r>
        <w:t>Top-10 attack credentials</w:t>
      </w:r>
    </w:p>
    <w:p w14:paraId="79B4B779" w14:textId="7C528961" w:rsidR="00855354" w:rsidRDefault="00855354" w:rsidP="00855354">
      <w:pPr>
        <w:pStyle w:val="ListParagraph"/>
        <w:numPr>
          <w:ilvl w:val="0"/>
          <w:numId w:val="16"/>
        </w:numPr>
      </w:pPr>
      <w:r>
        <w:t>Use of stolen/leaked credentials</w:t>
      </w:r>
    </w:p>
    <w:p w14:paraId="4D335920" w14:textId="36ED90A0" w:rsidR="00855354" w:rsidRDefault="00855354" w:rsidP="00855354">
      <w:pPr>
        <w:pStyle w:val="ListParagraph"/>
        <w:numPr>
          <w:ilvl w:val="0"/>
          <w:numId w:val="16"/>
        </w:numPr>
      </w:pPr>
      <w:r>
        <w:t>Extraction of sensitive data.</w:t>
      </w:r>
    </w:p>
    <w:p w14:paraId="5F05F714" w14:textId="5FBF09E8" w:rsidR="00855354" w:rsidRDefault="00686325" w:rsidP="00855354">
      <w:r>
        <w:t xml:space="preserve">Important: if there is an option to </w:t>
      </w:r>
      <w:r w:rsidR="009926AE">
        <w:t>configure</w:t>
      </w:r>
      <w:r>
        <w:t xml:space="preserve"> where data is processed, or whom it is shared with, this should be done to ensure </w:t>
      </w:r>
      <w:r w:rsidR="009926AE">
        <w:t xml:space="preserve">data </w:t>
      </w:r>
      <w:r>
        <w:t xml:space="preserve">is not shared </w:t>
      </w:r>
      <w:r w:rsidR="00734C83">
        <w:t xml:space="preserve">outside of agreed upon regions. </w:t>
      </w:r>
    </w:p>
    <w:p w14:paraId="69BA286F" w14:textId="5B45A106" w:rsidR="00734C83" w:rsidRDefault="00734C83" w:rsidP="00EE39F0">
      <w:pPr>
        <w:pStyle w:val="Heading2"/>
      </w:pPr>
      <w:bookmarkStart w:id="32" w:name="_Toc232068959"/>
      <w:r>
        <w:t>In-Depth Defence</w:t>
      </w:r>
      <w:bookmarkEnd w:id="32"/>
    </w:p>
    <w:p w14:paraId="6B614CE3" w14:textId="77777777" w:rsidR="002777AB" w:rsidRDefault="001A44F5" w:rsidP="001A44F5">
      <w:r w:rsidRPr="002777AB">
        <w:rPr>
          <w:i/>
          <w:iCs/>
        </w:rPr>
        <w:t>Even</w:t>
      </w:r>
      <w:r w:rsidRPr="001A44F5">
        <w:t xml:space="preserve"> if an organisation already has a Web Application Firewall (WAF) deployed—which can be configured to scan for malware—it remains essential to maintain protection when uploading data to storage. </w:t>
      </w:r>
    </w:p>
    <w:p w14:paraId="1D943E5A" w14:textId="24EE0C00" w:rsidR="00350E06" w:rsidRDefault="001A44F5" w:rsidP="001A44F5">
      <w:r w:rsidRPr="001A44F5">
        <w:t>The presence of a WAF does not eliminate the need for robust security measures at every stage of the data handling process</w:t>
      </w:r>
      <w:r w:rsidR="00350E06">
        <w:t xml:space="preserve"> – just improves it.  </w:t>
      </w:r>
      <w:r w:rsidR="00B9534F">
        <w:t>Cloudflare does not indicate what vendor it uses behind the scenes. However it is reasoned that it won’t be the same as offered by Microsoft or Amazon, therefore widening the chances of it catching content.</w:t>
      </w:r>
    </w:p>
    <w:p w14:paraId="2CDABA8C" w14:textId="13FE4B1C" w:rsidR="00734C83" w:rsidRPr="001A44F5" w:rsidRDefault="001A44F5" w:rsidP="001A44F5">
      <w:r w:rsidRPr="001A44F5">
        <w:t xml:space="preserve">According to established best practice security principles, particularly Defence in Depth, multiple layers of security should be implemented to protect against potential threats. </w:t>
      </w:r>
      <w:commentRangeStart w:id="33"/>
      <w:r w:rsidRPr="001A44F5">
        <w:t>By ensuring that file uploads are also subject to dedicated malware scanning before storage</w:t>
      </w:r>
      <w:commentRangeEnd w:id="33"/>
      <w:r w:rsidRPr="001A44F5">
        <w:rPr>
          <w:rStyle w:val="CommentReference"/>
          <w:sz w:val="24"/>
          <w:szCs w:val="24"/>
        </w:rPr>
        <w:commentReference w:id="33"/>
      </w:r>
      <w:r w:rsidRPr="001A44F5">
        <w:t xml:space="preserve">, organisations reduce the risk of malicious files bypassing the WAF or exploiting vulnerabilities not yet covered by its rulesets. This comprehensive approach helps safeguard sensitive data, ensures compliance with regulatory requirements, and enhances overall resilience against </w:t>
      </w:r>
      <w:commentRangeStart w:id="34"/>
      <w:r w:rsidRPr="001A44F5">
        <w:t>evolving cyber threats</w:t>
      </w:r>
      <w:commentRangeEnd w:id="34"/>
      <w:r w:rsidR="00CC02C9" w:rsidRPr="001A44F5">
        <w:rPr>
          <w:rStyle w:val="CommentReference"/>
          <w:sz w:val="24"/>
          <w:szCs w:val="24"/>
        </w:rPr>
        <w:commentReference w:id="34"/>
      </w:r>
      <w:r w:rsidRPr="001A44F5">
        <w:t>.</w:t>
      </w:r>
    </w:p>
    <w:p w14:paraId="4688D711" w14:textId="77777777" w:rsidR="005A2A1F" w:rsidRDefault="005A2A1F" w:rsidP="005A2A1F">
      <w:pPr>
        <w:pStyle w:val="Heading1"/>
      </w:pPr>
      <w:bookmarkStart w:id="35" w:name="_Toc232068960"/>
      <w:commentRangeStart w:id="36"/>
      <w:r>
        <w:t>Case Examples</w:t>
      </w:r>
      <w:bookmarkEnd w:id="35"/>
      <w:commentRangeEnd w:id="36"/>
      <w:r w:rsidR="000A39F8">
        <w:rPr>
          <w:rStyle w:val="CommentReference"/>
          <w:sz w:val="36"/>
          <w:szCs w:val="32"/>
        </w:rPr>
        <w:commentReference w:id="36"/>
      </w:r>
    </w:p>
    <w:p w14:paraId="53C9894C" w14:textId="7467CCF0" w:rsidR="00D8020F" w:rsidRDefault="00D8020F" w:rsidP="00E13615">
      <w:pPr>
        <w:pStyle w:val="Heading2"/>
      </w:pPr>
      <w:bookmarkStart w:id="37" w:name="_Toc232068961"/>
      <w:r>
        <w:t xml:space="preserve">Case </w:t>
      </w:r>
      <w:r w:rsidR="00BE4A64">
        <w:t>1</w:t>
      </w:r>
      <w:r>
        <w:t>:  No medi</w:t>
      </w:r>
      <w:r w:rsidR="00E13615">
        <w:t>a</w:t>
      </w:r>
      <w:r>
        <w:t xml:space="preserve"> upload services are provided.</w:t>
      </w:r>
      <w:bookmarkEnd w:id="37"/>
    </w:p>
    <w:p w14:paraId="3EB070DB" w14:textId="57CA14A3" w:rsidR="00D8020F" w:rsidRPr="009F1AC4" w:rsidRDefault="009F1AC4" w:rsidP="009F1AC4">
      <w:r w:rsidRPr="009F1AC4">
        <w:t xml:space="preserve">The “do nothing” option </w:t>
      </w:r>
      <w:r w:rsidR="00E13615">
        <w:t xml:space="preserve">is </w:t>
      </w:r>
      <w:r w:rsidRPr="009F1AC4">
        <w:t>where a</w:t>
      </w:r>
      <w:r>
        <w:t xml:space="preserve">n organisation </w:t>
      </w:r>
      <w:r w:rsidRPr="009F1AC4">
        <w:t xml:space="preserve">does not provide a digital platform for citizens to submit requests, records, or supporting documents online. As a result, </w:t>
      </w:r>
      <w:r w:rsidRPr="009F1AC4">
        <w:lastRenderedPageBreak/>
        <w:t xml:space="preserve">individuals are forced to rely on traditional methods such as mailing hard copies or sending documents via email. This lack of a streamlined digital process increases the burden on citizens, who </w:t>
      </w:r>
      <w:r>
        <w:t xml:space="preserve">will </w:t>
      </w:r>
      <w:r w:rsidRPr="009F1AC4">
        <w:t>face delays, additional expenses, and inconvenience. Furthermore, it places a greater operational strain on the agency itself, as staff must manually process incoming materials, handle physical mail, and manage paper-based workflows—all of which contribute to higher administrative costs, longer turnaround times, an increased risk of errors or lost documentation</w:t>
      </w:r>
      <w:r w:rsidR="001B7142">
        <w:t xml:space="preserve"> and harm to the organisation’s reputation</w:t>
      </w:r>
      <w:r w:rsidRPr="009F1AC4">
        <w:t xml:space="preserve">. </w:t>
      </w:r>
    </w:p>
    <w:p w14:paraId="68758200" w14:textId="6A1F85DB" w:rsidR="005A2A1F" w:rsidRDefault="005A2A1F" w:rsidP="00E13615">
      <w:pPr>
        <w:pStyle w:val="Heading2"/>
      </w:pPr>
      <w:bookmarkStart w:id="38" w:name="_Toc232068962"/>
      <w:r w:rsidRPr="005A2A1F">
        <w:t xml:space="preserve">Case </w:t>
      </w:r>
      <w:r w:rsidR="00741B39">
        <w:t>2</w:t>
      </w:r>
      <w:r w:rsidRPr="005A2A1F">
        <w:t xml:space="preserve">: </w:t>
      </w:r>
      <w:r w:rsidR="00D8020F">
        <w:t xml:space="preserve">Lack of </w:t>
      </w:r>
      <w:r w:rsidRPr="005A2A1F">
        <w:t>Document Verification</w:t>
      </w:r>
      <w:bookmarkEnd w:id="38"/>
    </w:p>
    <w:p w14:paraId="2B0186C0" w14:textId="114C0E67" w:rsidR="00D8020F" w:rsidRDefault="00D8020F" w:rsidP="001E2EB4">
      <w:r>
        <w:t xml:space="preserve">A teacher uploads an infected file to a resource provided by a government service for sharing documents amongst schools. Schools that download the media have their </w:t>
      </w:r>
      <w:r w:rsidR="00E67D63">
        <w:t>infrastructure</w:t>
      </w:r>
      <w:r>
        <w:t xml:space="preserve"> in turn held to </w:t>
      </w:r>
      <w:r w:rsidR="005963B0">
        <w:t xml:space="preserve">expensive </w:t>
      </w:r>
      <w:r>
        <w:t xml:space="preserve">ransom. </w:t>
      </w:r>
    </w:p>
    <w:p w14:paraId="628DDA44" w14:textId="17E5859F" w:rsidR="005A2A1F" w:rsidRDefault="005A2A1F" w:rsidP="00E13615">
      <w:pPr>
        <w:pStyle w:val="Heading2"/>
      </w:pPr>
      <w:bookmarkStart w:id="39" w:name="_Toc232068963"/>
      <w:r w:rsidRPr="005A2A1F">
        <w:t xml:space="preserve">Case </w:t>
      </w:r>
      <w:r w:rsidR="00741B39">
        <w:t>3</w:t>
      </w:r>
      <w:r w:rsidRPr="005A2A1F">
        <w:t xml:space="preserve">: </w:t>
      </w:r>
      <w:r w:rsidR="00741B39">
        <w:t xml:space="preserve">Use of a </w:t>
      </w:r>
      <w:r w:rsidRPr="005A2A1F">
        <w:t xml:space="preserve">Free </w:t>
      </w:r>
      <w:r w:rsidR="00741B39">
        <w:t xml:space="preserve">Malware Detection </w:t>
      </w:r>
      <w:r w:rsidRPr="005A2A1F">
        <w:t>Service</w:t>
      </w:r>
      <w:bookmarkEnd w:id="39"/>
    </w:p>
    <w:p w14:paraId="3ADE7AB6" w14:textId="7EEC2234" w:rsidR="005A2A1F" w:rsidRDefault="005A2A1F" w:rsidP="001E2EB4">
      <w:r w:rsidRPr="005A2A1F">
        <w:t xml:space="preserve">A </w:t>
      </w:r>
      <w:r w:rsidR="001A7B6A">
        <w:t xml:space="preserve">project opts </w:t>
      </w:r>
      <w:r w:rsidRPr="005A2A1F">
        <w:t>for a free brokered malware scanning service to manage user-uploaded images</w:t>
      </w:r>
      <w:r w:rsidR="001A7B6A">
        <w:t xml:space="preserve"> and documents</w:t>
      </w:r>
      <w:r w:rsidRPr="005A2A1F">
        <w:t>. After several months</w:t>
      </w:r>
      <w:r w:rsidR="001A7B6A">
        <w:t xml:space="preserve"> in production</w:t>
      </w:r>
      <w:r w:rsidRPr="005A2A1F">
        <w:t>, the organisation discovers that throughput limitations cause frequent delays</w:t>
      </w:r>
      <w:r w:rsidR="001A7B6A">
        <w:t>, drop of functionality, bugs</w:t>
      </w:r>
      <w:r w:rsidRPr="005A2A1F">
        <w:t xml:space="preserve">, and </w:t>
      </w:r>
      <w:r w:rsidR="001A7B6A">
        <w:t xml:space="preserve">a </w:t>
      </w:r>
      <w:r w:rsidR="005963B0">
        <w:t xml:space="preserve">realisation that there was a risk that </w:t>
      </w:r>
      <w:r w:rsidRPr="005A2A1F">
        <w:t xml:space="preserve">sensitive documents have been processed by unknown foreign vendors, raising concerns about data sovereignty and potential regulatory breaches. </w:t>
      </w:r>
    </w:p>
    <w:p w14:paraId="623BA3B9" w14:textId="77777777" w:rsidR="00827A22" w:rsidRDefault="00F20337" w:rsidP="00E13615">
      <w:pPr>
        <w:pStyle w:val="Heading2"/>
      </w:pPr>
      <w:bookmarkStart w:id="40" w:name="_Toc232068964"/>
      <w:r>
        <w:t>Case 4: Scanned only uploaded</w:t>
      </w:r>
      <w:bookmarkEnd w:id="40"/>
    </w:p>
    <w:p w14:paraId="6D7BFA07" w14:textId="0A1F17C4" w:rsidR="00F20337" w:rsidRDefault="00827A22" w:rsidP="00827A22">
      <w:r w:rsidRPr="00827A22">
        <w:t>A teacher uploads a file to a shared government document platform, and the file is initially scanned and marked as virus-free. Several users subsequently download the file, unaware that it is, in fact, infected. Later, antivirus vendors update their signature databases and are now capable of detecting this new strain of malware. However, because the document repository only scans files at the time of upload—and does not conduct periodic rescans or check files prior to each download—the infected file remains accessible. As a result, additional users continue to download and spread the malware, increasing the scope of infection.</w:t>
      </w:r>
    </w:p>
    <w:p w14:paraId="708EFD99" w14:textId="77777777" w:rsidR="00FD4E93" w:rsidRDefault="00FD4E93" w:rsidP="00E13615">
      <w:pPr>
        <w:pStyle w:val="Heading2"/>
      </w:pPr>
      <w:bookmarkStart w:id="41" w:name="_Toc232068965"/>
      <w:r w:rsidRPr="00FD4E93">
        <w:t>Case 4: Credential Leakage</w:t>
      </w:r>
      <w:bookmarkEnd w:id="41"/>
    </w:p>
    <w:p w14:paraId="13B377DC" w14:textId="097493AE" w:rsidR="009A16F9" w:rsidRPr="00FD4E93" w:rsidRDefault="00FD4E93" w:rsidP="00FD4E93">
      <w:pPr>
        <w:rPr>
          <w:rFonts w:cs="Arial"/>
          <w:color w:val="000000"/>
        </w:rPr>
      </w:pPr>
      <w:r w:rsidRPr="00FD4E93">
        <w:rPr>
          <w:rFonts w:cs="Arial"/>
          <w:color w:val="000000"/>
        </w:rPr>
        <w:t>A third-party service not available through the cloud marketplace is accredited and set up, requiring credentials. Later</w:t>
      </w:r>
      <w:r w:rsidR="00E0353E">
        <w:rPr>
          <w:rFonts w:cs="Arial"/>
          <w:color w:val="000000"/>
        </w:rPr>
        <w:t xml:space="preserve"> -</w:t>
      </w:r>
      <w:r w:rsidRPr="00FD4E93">
        <w:rPr>
          <w:rFonts w:cs="Arial"/>
          <w:color w:val="000000"/>
        </w:rPr>
        <w:t xml:space="preserve"> increased billing reveal</w:t>
      </w:r>
      <w:r w:rsidR="00E0353E">
        <w:rPr>
          <w:rFonts w:cs="Arial"/>
          <w:color w:val="000000"/>
        </w:rPr>
        <w:t>ed</w:t>
      </w:r>
      <w:r w:rsidRPr="00FD4E93">
        <w:rPr>
          <w:rFonts w:cs="Arial"/>
          <w:color w:val="000000"/>
        </w:rPr>
        <w:t xml:space="preserve"> a developer </w:t>
      </w:r>
      <w:r w:rsidR="00E0353E">
        <w:rPr>
          <w:rFonts w:cs="Arial"/>
          <w:color w:val="000000"/>
        </w:rPr>
        <w:t xml:space="preserve">who left </w:t>
      </w:r>
      <w:r w:rsidRPr="00FD4E93">
        <w:rPr>
          <w:rFonts w:cs="Arial"/>
          <w:color w:val="000000"/>
        </w:rPr>
        <w:t xml:space="preserve">reused credentials </w:t>
      </w:r>
      <w:r w:rsidR="00882EF6">
        <w:rPr>
          <w:rFonts w:cs="Arial"/>
          <w:color w:val="000000"/>
        </w:rPr>
        <w:t xml:space="preserve">they had access to </w:t>
      </w:r>
      <w:r w:rsidR="00A91FC4">
        <w:rPr>
          <w:rFonts w:cs="Arial"/>
          <w:color w:val="000000"/>
        </w:rPr>
        <w:t>when working for the organisation. These credential</w:t>
      </w:r>
      <w:r w:rsidR="00EA4136">
        <w:rPr>
          <w:rFonts w:cs="Arial"/>
          <w:color w:val="000000"/>
        </w:rPr>
        <w:t>s</w:t>
      </w:r>
      <w:r w:rsidR="00A91FC4">
        <w:rPr>
          <w:rFonts w:cs="Arial"/>
          <w:color w:val="000000"/>
        </w:rPr>
        <w:t xml:space="preserve"> </w:t>
      </w:r>
      <w:r w:rsidR="00882EF6">
        <w:rPr>
          <w:rFonts w:cs="Arial"/>
          <w:color w:val="000000"/>
        </w:rPr>
        <w:t xml:space="preserve">may </w:t>
      </w:r>
      <w:r w:rsidR="00EA4136">
        <w:rPr>
          <w:rFonts w:cs="Arial"/>
          <w:color w:val="000000"/>
        </w:rPr>
        <w:t xml:space="preserve">additionally </w:t>
      </w:r>
      <w:r w:rsidR="00882EF6">
        <w:rPr>
          <w:rFonts w:cs="Arial"/>
          <w:color w:val="000000"/>
        </w:rPr>
        <w:t xml:space="preserve">be the same as </w:t>
      </w:r>
      <w:r w:rsidR="00A91FC4">
        <w:rPr>
          <w:rFonts w:cs="Arial"/>
          <w:color w:val="000000"/>
        </w:rPr>
        <w:t xml:space="preserve">the </w:t>
      </w:r>
      <w:r w:rsidR="00882EF6">
        <w:rPr>
          <w:rFonts w:cs="Arial"/>
          <w:color w:val="000000"/>
        </w:rPr>
        <w:t xml:space="preserve">prod </w:t>
      </w:r>
      <w:r w:rsidR="00A91FC4">
        <w:rPr>
          <w:rFonts w:cs="Arial"/>
          <w:color w:val="000000"/>
        </w:rPr>
        <w:t>environment</w:t>
      </w:r>
      <w:r w:rsidR="00EA4136">
        <w:rPr>
          <w:rFonts w:cs="Arial"/>
          <w:color w:val="000000"/>
        </w:rPr>
        <w:t>’s account,</w:t>
      </w:r>
      <w:r w:rsidR="00A91FC4">
        <w:rPr>
          <w:rFonts w:cs="Arial"/>
          <w:color w:val="000000"/>
        </w:rPr>
        <w:t xml:space="preserve"> </w:t>
      </w:r>
      <w:r w:rsidR="00882EF6">
        <w:rPr>
          <w:rFonts w:cs="Arial"/>
          <w:color w:val="000000"/>
        </w:rPr>
        <w:t xml:space="preserve">if </w:t>
      </w:r>
      <w:r w:rsidR="00EA4136">
        <w:rPr>
          <w:rFonts w:cs="Arial"/>
          <w:color w:val="000000"/>
        </w:rPr>
        <w:t>s</w:t>
      </w:r>
      <w:r w:rsidR="00A91FC4" w:rsidRPr="00FD4E93">
        <w:rPr>
          <w:rFonts w:cs="Arial"/>
          <w:color w:val="000000"/>
        </w:rPr>
        <w:t xml:space="preserve">eparate accounts for production and development </w:t>
      </w:r>
      <w:r w:rsidR="00EA4136">
        <w:rPr>
          <w:rFonts w:cs="Arial"/>
          <w:color w:val="000000"/>
        </w:rPr>
        <w:t xml:space="preserve">were not obtained to reduce </w:t>
      </w:r>
      <w:r w:rsidR="00A91FC4" w:rsidRPr="00FD4E93">
        <w:rPr>
          <w:rFonts w:cs="Arial"/>
          <w:color w:val="000000"/>
        </w:rPr>
        <w:t>risk</w:t>
      </w:r>
      <w:r w:rsidR="00EA4136">
        <w:rPr>
          <w:rFonts w:cs="Arial"/>
          <w:color w:val="000000"/>
        </w:rPr>
        <w:t xml:space="preserve"> of disclosure of prod account credentials</w:t>
      </w:r>
      <w:r w:rsidRPr="00FD4E93">
        <w:rPr>
          <w:rFonts w:cs="Arial"/>
          <w:color w:val="000000"/>
        </w:rPr>
        <w:t>.</w:t>
      </w:r>
    </w:p>
    <w:p w14:paraId="1EBADBF0" w14:textId="70838450" w:rsidR="001D3DD9" w:rsidRDefault="005A2A1F" w:rsidP="00E13615">
      <w:pPr>
        <w:pStyle w:val="Heading2"/>
      </w:pPr>
      <w:bookmarkStart w:id="42" w:name="_Toc232068966"/>
      <w:r w:rsidRPr="005A2A1F">
        <w:lastRenderedPageBreak/>
        <w:t xml:space="preserve">Case </w:t>
      </w:r>
      <w:r w:rsidR="00F9086B">
        <w:t>5</w:t>
      </w:r>
      <w:r w:rsidRPr="005A2A1F">
        <w:t>: Ad Hoc Billing Pitfalls</w:t>
      </w:r>
      <w:bookmarkEnd w:id="42"/>
    </w:p>
    <w:p w14:paraId="16E45839" w14:textId="41D9154E" w:rsidR="00C416B1" w:rsidRDefault="005A2A1F" w:rsidP="001D3DD9">
      <w:r w:rsidRPr="005A2A1F">
        <w:t>A project manager in a government agency uses a personal credit card to subscribe to a third-party malware scanning tool. When the manager leaves, billing information is not updated</w:t>
      </w:r>
      <w:r w:rsidR="006919AB">
        <w:t xml:space="preserve"> or transferred to an maintenance team</w:t>
      </w:r>
      <w:r w:rsidRPr="005A2A1F">
        <w:t xml:space="preserve">, resulting in service interruption </w:t>
      </w:r>
      <w:r w:rsidR="006919AB">
        <w:t>and</w:t>
      </w:r>
      <w:r w:rsidRPr="005A2A1F">
        <w:t xml:space="preserve"> exposing </w:t>
      </w:r>
      <w:r w:rsidR="006919AB">
        <w:t>users</w:t>
      </w:r>
      <w:r w:rsidRPr="005A2A1F">
        <w:t xml:space="preserve"> to unscanned uploads until the issue is discovered. </w:t>
      </w:r>
    </w:p>
    <w:p w14:paraId="74B582CA" w14:textId="1216CA8F" w:rsidR="00A9550C" w:rsidRDefault="00C416B1" w:rsidP="00E13615">
      <w:pPr>
        <w:pStyle w:val="Heading2"/>
      </w:pPr>
      <w:bookmarkStart w:id="43" w:name="_Toc232068967"/>
      <w:r>
        <w:t xml:space="preserve">Case </w:t>
      </w:r>
      <w:r w:rsidR="00F9086B">
        <w:t>6</w:t>
      </w:r>
      <w:r>
        <w:t xml:space="preserve">: </w:t>
      </w:r>
      <w:r w:rsidR="00A9550C">
        <w:t xml:space="preserve">A </w:t>
      </w:r>
      <w:r w:rsidR="00A144FC">
        <w:t xml:space="preserve">supportable </w:t>
      </w:r>
      <w:r>
        <w:t>approach</w:t>
      </w:r>
      <w:bookmarkEnd w:id="43"/>
    </w:p>
    <w:p w14:paraId="18F568B4" w14:textId="77777777" w:rsidR="000350CE" w:rsidRDefault="000350CE" w:rsidP="000350CE">
      <w:r w:rsidRPr="000350CE">
        <w:t>The agency adopts a cloud-based malware scanning service that is already approved through its official procurement marketplace. Ideally, this service is provided directly by the main cloud vendor, ensuring compatibility and reliability. All file uploads to the agency’s platforms are automatically scanned for threats using this service.</w:t>
      </w:r>
    </w:p>
    <w:p w14:paraId="284B8DAC" w14:textId="77777777" w:rsidR="000350CE" w:rsidRDefault="000350CE" w:rsidP="000350CE">
      <w:r w:rsidRPr="000350CE">
        <w:t>Centralised billing and oversight are implemented, meaning payments and management for the service are handled through established organisational channels rather than ad hoc or individual arrangements. This approach leverages the agency’s existing agreements, accounts, and procurement frameworks, reducing administrative overhead and minimising risks associated with fragmented billing, inconsistent service management, and compliance failures.</w:t>
      </w:r>
    </w:p>
    <w:p w14:paraId="60A53FF1" w14:textId="2219229B" w:rsidR="00D8020F" w:rsidRDefault="000350CE" w:rsidP="001D3DD9">
      <w:r w:rsidRPr="000350CE">
        <w:t>By using a marketplace-approved solution, the agency benefits from vendor accountability, regular updates, and strong support, while maintaining visibility and control over usage and costs. This method also ensures that malware detection is robust, scalable, and in alignment with broader organisational policies regarding security and data governance.</w:t>
      </w:r>
    </w:p>
    <w:p w14:paraId="5308C389" w14:textId="6E4DF61C" w:rsidR="00112E4C" w:rsidRDefault="00112E4C" w:rsidP="001D3DD9">
      <w:r>
        <w:t>The service must be configurable to keep data within accepted zones, and data must not be shared with third parties.</w:t>
      </w:r>
    </w:p>
    <w:p w14:paraId="5FC8382C" w14:textId="117DFEB4" w:rsidR="00112E4C" w:rsidRDefault="00112E4C" w:rsidP="001D3DD9">
      <w:r>
        <w:t xml:space="preserve">The service should be capable of both initial scan and ad-hoc scanning later. </w:t>
      </w:r>
    </w:p>
    <w:p w14:paraId="1FDC9173" w14:textId="1C7187E7" w:rsidR="00112E4C" w:rsidRDefault="00112E4C" w:rsidP="001D3DD9">
      <w:r>
        <w:t xml:space="preserve">For </w:t>
      </w:r>
      <w:r w:rsidR="00CA70EC">
        <w:t>responsiveness</w:t>
      </w:r>
      <w:r>
        <w:t xml:space="preserve"> </w:t>
      </w:r>
      <w:r w:rsidR="00CA70EC">
        <w:t xml:space="preserve">and resource consumption - therefore </w:t>
      </w:r>
      <w:r>
        <w:t xml:space="preserve">pricing </w:t>
      </w:r>
      <w:r w:rsidR="00CA70EC">
        <w:t xml:space="preserve">- </w:t>
      </w:r>
      <w:r>
        <w:t>reasons</w:t>
      </w:r>
      <w:r w:rsidR="00CA70EC">
        <w:t xml:space="preserve"> </w:t>
      </w:r>
      <w:r>
        <w:t xml:space="preserve">the service should be able to accept comparison based on file hashes as an initial check </w:t>
      </w:r>
      <w:r w:rsidR="00CA70EC">
        <w:t xml:space="preserve">- </w:t>
      </w:r>
      <w:r>
        <w:t>before deciding to upload data</w:t>
      </w:r>
      <w:r w:rsidR="00CA70EC">
        <w:t>.</w:t>
      </w:r>
    </w:p>
    <w:p w14:paraId="37C502D8" w14:textId="3D7C5355" w:rsidR="00C36479" w:rsidRDefault="00C36479" w:rsidP="00A144FC">
      <w:pPr>
        <w:pStyle w:val="Heading1"/>
      </w:pPr>
      <w:bookmarkStart w:id="44" w:name="_Toc232068968"/>
      <w:commentRangeStart w:id="45"/>
      <w:r>
        <w:t>Assumptions</w:t>
      </w:r>
      <w:bookmarkEnd w:id="44"/>
      <w:commentRangeEnd w:id="45"/>
      <w:r w:rsidR="000A39F8">
        <w:rPr>
          <w:rStyle w:val="CommentReference"/>
          <w:sz w:val="36"/>
          <w:szCs w:val="32"/>
        </w:rPr>
        <w:commentReference w:id="45"/>
      </w:r>
    </w:p>
    <w:p w14:paraId="3C2ED26E" w14:textId="3FE47316" w:rsidR="00C36479" w:rsidRDefault="00A144FC" w:rsidP="00A144FC">
      <w:pPr>
        <w:rPr>
          <w:rFonts w:cs="Arial"/>
          <w:color w:val="000000"/>
        </w:rPr>
      </w:pPr>
      <w:r w:rsidRPr="00A144FC">
        <w:rPr>
          <w:rFonts w:cs="Arial"/>
          <w:color w:val="000000"/>
        </w:rPr>
        <w:t xml:space="preserve">The cloud service provider, backed by substantial resources and a strong reputation, is assumed to have detection abilities comparable </w:t>
      </w:r>
      <w:r w:rsidR="00F97B16">
        <w:rPr>
          <w:rFonts w:cs="Arial"/>
          <w:color w:val="000000"/>
        </w:rPr>
        <w:t xml:space="preserve">or close </w:t>
      </w:r>
      <w:r w:rsidRPr="00A144FC">
        <w:rPr>
          <w:rFonts w:cs="Arial"/>
          <w:color w:val="000000"/>
        </w:rPr>
        <w:t>to the market leader.</w:t>
      </w:r>
    </w:p>
    <w:p w14:paraId="1C5317F1" w14:textId="77777777" w:rsidR="00E85E58" w:rsidRDefault="00E85E58" w:rsidP="00E85E58">
      <w:pPr>
        <w:rPr>
          <w:rFonts w:cs="Arial"/>
          <w:color w:val="000000"/>
        </w:rPr>
      </w:pPr>
      <w:r w:rsidRPr="00E85E58">
        <w:rPr>
          <w:rFonts w:cs="Arial"/>
          <w:color w:val="000000"/>
        </w:rPr>
        <w:t>It is assumed that the organisation recognises cloud-based architecture as a deliberate transition from on-premises or IaaS-hosted virtual machines. This approach prioritises deploying components on compute or edge PaaS, with occasional use of PaaC when necessary, while intentionally minimising reliance on IaaS.</w:t>
      </w:r>
    </w:p>
    <w:p w14:paraId="0B3CD770" w14:textId="72BD0925" w:rsidR="00E85E58" w:rsidRDefault="00E85E58" w:rsidP="00E85E58">
      <w:pPr>
        <w:rPr>
          <w:rFonts w:cs="Arial"/>
          <w:color w:val="000000"/>
        </w:rPr>
      </w:pPr>
      <w:r>
        <w:rPr>
          <w:rFonts w:cs="Arial"/>
          <w:color w:val="000000"/>
        </w:rPr>
        <w:lastRenderedPageBreak/>
        <w:t xml:space="preserve">Cloud-based architecture also prefers to </w:t>
      </w:r>
      <w:r w:rsidRPr="00E85E58">
        <w:rPr>
          <w:rFonts w:cs="Arial"/>
          <w:color w:val="000000"/>
        </w:rPr>
        <w:t>leverage supporting Software as a Service (SaaS) offerings for ancillary functions, thereby reducing the need to install and maintain supporting components themselves. This shift can further streamline operations and limit infrastructure management overhead.</w:t>
      </w:r>
    </w:p>
    <w:p w14:paraId="52CAAA24" w14:textId="71F80EA1" w:rsidR="001A7AC5" w:rsidRPr="00E85E58" w:rsidRDefault="00E752A7" w:rsidP="00E752A7">
      <w:r>
        <w:rPr>
          <w:rFonts w:cs="Arial"/>
          <w:color w:val="000000"/>
        </w:rPr>
        <w:t xml:space="preserve">An assumption is the </w:t>
      </w:r>
      <w:r w:rsidRPr="00E752A7">
        <w:rPr>
          <w:rFonts w:cs="Arial"/>
          <w:color w:val="000000"/>
        </w:rPr>
        <w:t>organisation’s procurement process is grounded in a strategy that emphasises acquiring solutions with the necessary current and foreseeable future service capabilities and functional deliverability. It prioritises configurable or customisable options and SaaS over PaaS when all required current and foreseeable future features are present, following a Rent versus Purchase model to ensure technology decisions suit business needs and maintain sourcing flexibility.</w:t>
      </w:r>
    </w:p>
    <w:p w14:paraId="2D24827F" w14:textId="23F2F778" w:rsidR="001B7142" w:rsidRDefault="001B7142" w:rsidP="001B7142">
      <w:pPr>
        <w:pStyle w:val="Heading1"/>
        <w:rPr>
          <w:rFonts w:cs="Arial"/>
          <w:color w:val="000000"/>
        </w:rPr>
      </w:pPr>
      <w:bookmarkStart w:id="46" w:name="_Toc232068969"/>
      <w:commentRangeStart w:id="47"/>
      <w:r w:rsidRPr="001B7142">
        <w:t>Options</w:t>
      </w:r>
      <w:bookmarkEnd w:id="46"/>
      <w:commentRangeEnd w:id="47"/>
      <w:r w:rsidR="000A39F8">
        <w:rPr>
          <w:rStyle w:val="CommentReference"/>
          <w:rFonts w:cs="Arial"/>
          <w:color w:val="000000"/>
          <w:sz w:val="36"/>
          <w:szCs w:val="32"/>
        </w:rPr>
        <w:commentReference w:id="47"/>
      </w:r>
    </w:p>
    <w:p w14:paraId="2DAFFB94" w14:textId="77777777" w:rsidR="00583CFB" w:rsidRDefault="00583CFB" w:rsidP="002E5FF4">
      <w:pPr>
        <w:pStyle w:val="Heading2"/>
      </w:pPr>
      <w:bookmarkStart w:id="48" w:name="_Toc232068970"/>
      <w:r w:rsidRPr="00583CFB">
        <w:t>Scanii</w:t>
      </w:r>
      <w:bookmarkEnd w:id="48"/>
    </w:p>
    <w:p w14:paraId="60B4DD4D" w14:textId="21953308" w:rsidR="00D25B71" w:rsidRPr="00D25B71" w:rsidRDefault="00D25B71" w:rsidP="00D25B71">
      <w:r>
        <w:t>S</w:t>
      </w:r>
      <w:r w:rsidRPr="00D25B71">
        <w:t>canii is a lightweight, SaaS-based malware scanning service that exposes a REST API for file inspection. It is designed for integration into upload workflows and supports direct interaction with Azure Blob Storage via SDKs and HTTP endpoints. Installation is limited to cloud-based use; there is no on-premises or self-hosted deployment option. This makes it suitable for rapid integration but less appropriate for environments with strict data residency or offline processing requirements.</w:t>
      </w:r>
    </w:p>
    <w:p w14:paraId="175D5A74" w14:textId="14B9771F" w:rsidR="00D25B71" w:rsidRPr="00583CFB" w:rsidRDefault="00D25B71" w:rsidP="00583CFB">
      <w:r w:rsidRPr="00D25B71">
        <w:t>Files submitted to Scanii are uploaded to its cloud infrastructure for scanning. While there is no public indication that Scanii shares files with third-party antivirus vendors or external threat intelligence networks, the service does not offer region-specific data residency guarantees. This introduces potential confidentiality concerns for sensitive or classified data. Authentication is handled via API credentials, which require secure management. Scanii offers a free tier with limited throughput and commercial plans based on usage volume, making it cost-effective for moderate workloads but potentially variable in billing depending on file volume and frequency. Integration with Azure is straightforward via REST endpoints, but lacks native Azure Marketplace provisioning or billing alignment.</w:t>
      </w:r>
    </w:p>
    <w:p w14:paraId="4957A5D2" w14:textId="77777777" w:rsidR="003F26C9" w:rsidRDefault="003F26C9" w:rsidP="002E5FF4">
      <w:pPr>
        <w:pStyle w:val="Heading2"/>
      </w:pPr>
      <w:bookmarkStart w:id="49" w:name="_Toc232068971"/>
      <w:r w:rsidRPr="003F26C9">
        <w:t>Hybrid Analysis</w:t>
      </w:r>
      <w:bookmarkEnd w:id="49"/>
    </w:p>
    <w:p w14:paraId="77FFB6A9" w14:textId="77777777" w:rsidR="000A55DA" w:rsidRPr="000A55DA" w:rsidRDefault="000A55DA" w:rsidP="000A55DA">
      <w:r w:rsidRPr="000A55DA">
        <w:t>Hybrid Analysis is a cloud-based malware analysis platform powered by Falcon Sandbox, offering both static and dynamic analysis of files. It is primarily delivered as a SaaS solution and is widely used by SOCs, CERTs, forensic teams, and threat intelligence providers. The platform supports integration via a REST API, making it suitable for automated pipelines and incident response workflows. While it does not offer an on-premises deployment model publicly, its architecture is designed to scale across enterprise environments and can be embedded into broader security operations.</w:t>
      </w:r>
    </w:p>
    <w:p w14:paraId="52612367" w14:textId="0D7F49FD" w:rsidR="000A55DA" w:rsidRPr="003F26C9" w:rsidRDefault="000A55DA" w:rsidP="003F26C9">
      <w:r w:rsidRPr="000A55DA">
        <w:lastRenderedPageBreak/>
        <w:t>In terms of confidentiality, files submitted to Hybrid Analysis are processed in cloud infrastructure and may be retained or shared for threat intelligence purposes, depending on the service configuration. This implies potential cross-border data handling, which may not align with strict data residency requirements unless explicitly mitigated. The service offers a free-forever tier with limited features, making it cost-effective for basic use cases. There is no usage-based billing for the free tier, but enterprise-grade access to Falcon Sandbox capabilities requires commercial licensing, which includes advanced features such as runtime monitors, custom signatures, and enriched reporting. Integration with Azure is not native but can be achieved via API-based workflows.</w:t>
      </w:r>
    </w:p>
    <w:p w14:paraId="553540BB" w14:textId="21067E1D" w:rsidR="000062E1" w:rsidRPr="00BE3350" w:rsidRDefault="000062E1" w:rsidP="002E5FF4">
      <w:pPr>
        <w:pStyle w:val="Heading2"/>
      </w:pPr>
      <w:bookmarkStart w:id="50" w:name="_Toc232068972"/>
      <w:r w:rsidRPr="00BE3350">
        <w:t>OPSWAT</w:t>
      </w:r>
      <w:r w:rsidR="002E5FF4">
        <w:t xml:space="preserve"> MetaDefender</w:t>
      </w:r>
      <w:bookmarkEnd w:id="50"/>
    </w:p>
    <w:p w14:paraId="28D67190" w14:textId="77777777" w:rsidR="00F9482A" w:rsidRDefault="00F9482A" w:rsidP="00F9482A">
      <w:r w:rsidRPr="00F9482A">
        <w:t>OPSWAT MetaDefender is a commercial-grade, multi-engine malware scanning platform designed for high-assurance environments. It integrates over 30 anti-malware engines—both commercial and open-source—to achieve detection rates significantly higher than any single engine alone. It is available as a SaaS solution (MetaDefender Cloud) or as an on-premises deployment (MetaDefender Core), with the SaaS model supporting RESTful API integration and asynchronous scanning via webhooks. The on-premises version is deployable as a virtual appliance or container, making it suitable for air-gapped or compliance-sensitive environments.</w:t>
      </w:r>
    </w:p>
    <w:p w14:paraId="1E1FF91A" w14:textId="77777777" w:rsidR="00F9482A" w:rsidRDefault="00F9482A" w:rsidP="00F9482A">
      <w:r w:rsidRPr="00F9482A">
        <w:t>MetaDefender’s deployment model is central to its privacy and data residency characteristics. In on-premises deployments, all scanning, sanitisation (including Deep CDR), and data loss prevention (DLP) processes occur entirely within the local infrastructure. Files remain internal to the organisation, and no file data or metadata is transmitted externally, which is essential for critical infrastructure, defence, and public sector use cases where data sovereignty and non-negotiable privacy requirements apply. OPSWAT supports these stringent environments by providing configuration options that ensure no data leaves the premises, and by embedding and licensing third-party antivirus engines directly into the MetaDefender Core software stack for local operation.</w:t>
      </w:r>
    </w:p>
    <w:p w14:paraId="43C5DB88" w14:textId="77777777" w:rsidR="00F9482A" w:rsidRDefault="00F9482A" w:rsidP="00F9482A">
      <w:r w:rsidRPr="00F9482A">
        <w:t>For cloud-hosted or SaaS deployments, MetaDefender Cloud offers flexible integration with platforms such as AWS, Azure, and Google Cloud. However, unless a specific data residency option is selected during deployment, files may be processed in data centres located outside New Zealand or the customer’s preferred jurisdiction. By default, MetaDefender Cloud may transmit uploaded files to third-party antivirus vendors for engine tuning and threat intelligence, which can involve cross-border data transfers. Importantly, this behaviour is configurable: organisations can opt to disable external file sharing to ensure that files are neither retained nor sent outside the designated data centre region. However, regional isolation is not inherently guaranteed and must be explicitly configured to meet local compliance needs.</w:t>
      </w:r>
    </w:p>
    <w:p w14:paraId="1A9C9F64" w14:textId="77777777" w:rsidR="00F9482A" w:rsidRDefault="00F9482A" w:rsidP="00F9482A">
      <w:r w:rsidRPr="00F9482A">
        <w:t xml:space="preserve">Additionally, MetaDefender’s advanced features—such as sandboxing and threat intelligence—may, in certain configurations, send metadata or behavioural indicators to </w:t>
      </w:r>
      <w:r w:rsidRPr="00F9482A">
        <w:lastRenderedPageBreak/>
        <w:t>external threat intelligence services for enhanced detection and correlation. OPSWAT typically anonymises this data, and these features are configurable, allowing organisations to tailor information sharing to their risk appetite and regulatory requirements.</w:t>
      </w:r>
    </w:p>
    <w:p w14:paraId="1332D957" w14:textId="54BABAC9" w:rsidR="00BE3350" w:rsidRPr="00F9482A" w:rsidRDefault="00F9482A" w:rsidP="00F9482A">
      <w:r w:rsidRPr="00F9482A">
        <w:t>Pricing for MetaDefender Cloud starts at approximately USD $100/month for up to 250 files/day, with on-premises licensing tiered according to throughput and the number of integrated engines. Both deployment models offer RESTful API access for integration into automated workflows, but only the SaaS version supports asynchronous scanning via webhooks. The choice between cloud and on-premises deployment is therefore critical for organisations with strict data residency, confidentiality, or operational sovereignty mandates.</w:t>
      </w:r>
    </w:p>
    <w:p w14:paraId="76AFCE32" w14:textId="77777777" w:rsidR="00F4352E" w:rsidRPr="00F4352E" w:rsidRDefault="00F4352E" w:rsidP="002E5FF4">
      <w:pPr>
        <w:pStyle w:val="Heading2"/>
      </w:pPr>
      <w:bookmarkStart w:id="51" w:name="_Toc232068973"/>
      <w:r w:rsidRPr="00F4352E">
        <w:t>ClamAV</w:t>
      </w:r>
      <w:bookmarkEnd w:id="51"/>
    </w:p>
    <w:p w14:paraId="13F3B633" w14:textId="77777777" w:rsidR="00FA59A0" w:rsidRPr="00FA59A0" w:rsidRDefault="00FA59A0" w:rsidP="00FA59A0">
      <w:r w:rsidRPr="00FA59A0">
        <w:t>ClamAV is an open-source antivirus engine maintained by Cisco, deployed exclusively on-premises and commonly used in Linux environments. It supports both on-demand and real-time scanning, and integrates into file processing pipelines using command-line tools (clamscan, clamdscan) or background daemons (clamd). It is frequently used in custom workflows, including event-driven functions such as AWS Lambda or Azure Functions, though it lacks native integration with Azure services or billing infrastructure.</w:t>
      </w:r>
    </w:p>
    <w:p w14:paraId="07A1897D" w14:textId="77777777" w:rsidR="00FA59A0" w:rsidRDefault="00FA59A0" w:rsidP="00FA59A0">
      <w:r w:rsidRPr="00FA59A0">
        <w:t>Its detection capability is limited to a single engine and relies entirely on the freshness and completeness of its signature database, updated via the freshclam utility. ClamAV does not transmit files externally, making it suitable for environments with strict confidentiality or data sovereignty requirements. It is free to use, with no licensing costs, and no billing mechanism—though operational overhead may arise from infrastructure provisioning, signature management, and performance tuning. This makes it a viable option for cost-sensitive deployments where basic malware detection suffices and external file handling is not permitted.</w:t>
      </w:r>
    </w:p>
    <w:p w14:paraId="1EB3DC47" w14:textId="613CFD78" w:rsidR="00D35019" w:rsidRPr="00FA59A0" w:rsidRDefault="005C403D" w:rsidP="002E5FF4">
      <w:pPr>
        <w:pStyle w:val="Heading2"/>
      </w:pPr>
      <w:bookmarkStart w:id="52" w:name="_Toc232068974"/>
      <w:r w:rsidRPr="001C145E">
        <w:t>VirusTotal</w:t>
      </w:r>
      <w:bookmarkEnd w:id="52"/>
    </w:p>
    <w:p w14:paraId="74496BAB" w14:textId="3FE21F95" w:rsidR="00C169D8" w:rsidRDefault="001C145E" w:rsidP="001C145E">
      <w:r w:rsidRPr="001C145E">
        <w:t xml:space="preserve">VirusTotal is a cloud-based malware scanning and threat intelligence platform owned by Google. It operates exclusively as a SaaS offering and provides a RESTful API for integration into automated workflows. </w:t>
      </w:r>
      <w:r w:rsidR="00C169D8">
        <w:t>It is offered separately - rather than integrated - to other Google services.</w:t>
      </w:r>
    </w:p>
    <w:p w14:paraId="420A8C76" w14:textId="22884A3B" w:rsidR="001C145E" w:rsidRPr="001C145E" w:rsidRDefault="00C169D8" w:rsidP="001C145E">
      <w:r>
        <w:t>VirusTotal</w:t>
      </w:r>
      <w:r w:rsidR="001C145E" w:rsidRPr="001C145E">
        <w:t xml:space="preserve"> aggregates results from over 70 antivirus engines and URL/domain scanners, making it one of the most comprehensive multi-engine scanning services available. It is widely used for file triage, threat correlation, and enrichment in security operations.</w:t>
      </w:r>
    </w:p>
    <w:p w14:paraId="37C4C112" w14:textId="433AF901" w:rsidR="005C71C1" w:rsidRPr="001C145E" w:rsidRDefault="001C145E" w:rsidP="00A144FC">
      <w:r w:rsidRPr="001C145E">
        <w:t xml:space="preserve">Files submitted to VirusTotal are processed in globally distributed infrastructure and are, by default, shared with participating antivirus vendors and the broader threat intelligence community. This includes cross-border data transfer and long-term retention, which may not be suitable for sensitive or classified data. While VirusTotal offers a free tier for </w:t>
      </w:r>
      <w:r w:rsidRPr="001C145E">
        <w:lastRenderedPageBreak/>
        <w:t>manual and low-volume use, commercial API access is subscription-based and priced according to query volume and feature access. It does not offer native integration with Azure billing or Marketplace provisioning, but can be integrated into Azure-hosted workflows via its public API.</w:t>
      </w:r>
    </w:p>
    <w:p w14:paraId="30BBE784" w14:textId="61947A3F" w:rsidR="003F26C9" w:rsidRDefault="00583CFB" w:rsidP="002E5FF4">
      <w:pPr>
        <w:pStyle w:val="Heading2"/>
      </w:pPr>
      <w:bookmarkStart w:id="53" w:name="_Toc232068975"/>
      <w:r w:rsidRPr="00583CFB">
        <w:t>McAfee ASAP, Jotti, Malwr, Virscan, X</w:t>
      </w:r>
      <w:r w:rsidR="003F26C9" w:rsidRPr="00583CFB">
        <w:t>r</w:t>
      </w:r>
      <w:r w:rsidRPr="00583CFB">
        <w:t>ay</w:t>
      </w:r>
      <w:bookmarkEnd w:id="53"/>
      <w:r w:rsidR="003708A8">
        <w:t xml:space="preserve"> </w:t>
      </w:r>
    </w:p>
    <w:p w14:paraId="026137C0" w14:textId="73832B43" w:rsidR="007D1FC4" w:rsidRDefault="00583CFB" w:rsidP="00A144FC">
      <w:r w:rsidRPr="00583CFB">
        <w:t>Most remain unchanged in their limitations</w:t>
      </w:r>
      <w:r w:rsidR="003F26C9">
        <w:t xml:space="preserve"> since </w:t>
      </w:r>
      <w:r w:rsidR="00C169D8">
        <w:t xml:space="preserve">an earlier market analysis done in </w:t>
      </w:r>
      <w:r w:rsidR="003F26C9">
        <w:t>2017</w:t>
      </w:r>
      <w:r w:rsidRPr="00583CFB">
        <w:t>. They are either form-based, lack APIs, or require IaaS deployment, making them operationally unsuitable for blob scanning in a modern Azure-native context.</w:t>
      </w:r>
    </w:p>
    <w:p w14:paraId="39E8A54A" w14:textId="77777777" w:rsidR="00130CD3" w:rsidRPr="00130CD3" w:rsidRDefault="00130CD3" w:rsidP="00130CD3">
      <w:pPr>
        <w:pStyle w:val="Heading2"/>
      </w:pPr>
      <w:bookmarkStart w:id="54" w:name="_Toc232068976"/>
      <w:r w:rsidRPr="00130CD3">
        <w:t>Superna Defender</w:t>
      </w:r>
      <w:bookmarkEnd w:id="54"/>
    </w:p>
    <w:p w14:paraId="7507738C" w14:textId="0DA65D85" w:rsidR="00130CD3" w:rsidRDefault="00130CD3" w:rsidP="00A144FC">
      <w:r w:rsidRPr="006D16C8">
        <w:t>Superna Defender is a third-party managed service integrated with AWS, designed to provide real-time monitoring and protection for Amazon S3 and FSx file systems. It focuses on ransomware detection, data exfiltration prevention, and forensic visibility. The service aligns with Gartner’s emerging “Cyberstorage” category, which emphasises embedded security controls within storage platforms. Superna Defender operates independently of AWS-native services like GuardDuty and provides its own telemetry, alerting, and remediation mechanisms. It is positioned as a specialised solution for organisations requiring advanced storage-layer threat detection beyond what AWS natively offers.</w:t>
      </w:r>
      <w:r w:rsidRPr="00574F25">
        <w:t xml:space="preserve"> It is not available for Azure environments.</w:t>
      </w:r>
    </w:p>
    <w:p w14:paraId="6DA7180A" w14:textId="77777777" w:rsidR="00971C20" w:rsidRPr="00971C20" w:rsidRDefault="00971C20" w:rsidP="002E5FF4">
      <w:pPr>
        <w:pStyle w:val="Heading2"/>
      </w:pPr>
      <w:bookmarkStart w:id="55" w:name="_Toc232068977"/>
      <w:r w:rsidRPr="00971C20">
        <w:t>Microsoft Antimalware for Azure</w:t>
      </w:r>
      <w:bookmarkEnd w:id="55"/>
    </w:p>
    <w:p w14:paraId="79C3F551" w14:textId="354A0293" w:rsidR="00971C20" w:rsidRDefault="00971C20" w:rsidP="00A144FC">
      <w:r>
        <w:t xml:space="preserve">Is a </w:t>
      </w:r>
      <w:r w:rsidRPr="00971C20">
        <w:t>legacy offering designed</w:t>
      </w:r>
      <w:r>
        <w:t xml:space="preserve"> </w:t>
      </w:r>
      <w:r w:rsidRPr="00971C20">
        <w:t>for IaaS workloads (VMs and Cloud Services), not blob storage. It provides real-time protection, scheduled scanning, and malware remediation for Windows-based VMs. It is free and built on the same engine as Microsoft Defender Antivirus, but it is not suitable for scanning blob storage directly.</w:t>
      </w:r>
    </w:p>
    <w:p w14:paraId="45EFADD5" w14:textId="77777777" w:rsidR="00705316" w:rsidRDefault="00705316" w:rsidP="002E5FF4">
      <w:pPr>
        <w:pStyle w:val="Heading2"/>
      </w:pPr>
      <w:bookmarkStart w:id="56" w:name="_Toc232068978"/>
      <w:r w:rsidRPr="00705316">
        <w:t>Monitor Defender for Storage</w:t>
      </w:r>
      <w:bookmarkEnd w:id="56"/>
      <w:r w:rsidRPr="00705316">
        <w:t xml:space="preserve"> </w:t>
      </w:r>
    </w:p>
    <w:p w14:paraId="5A87009D" w14:textId="77777777" w:rsidR="00705316" w:rsidRDefault="00705316" w:rsidP="00705316">
      <w:r w:rsidRPr="00705316">
        <w:t xml:space="preserve">The primary Azure-native service for malware scanning of blob storage is Microsoft Defender for Storage, became generally available in September 2023. </w:t>
      </w:r>
    </w:p>
    <w:p w14:paraId="0724F472" w14:textId="39189991" w:rsidR="00705316" w:rsidRPr="00705316" w:rsidRDefault="00705316" w:rsidP="00705316">
      <w:r>
        <w:t>T</w:t>
      </w:r>
      <w:r w:rsidRPr="00705316">
        <w:t>wo scanning modes</w:t>
      </w:r>
      <w:r>
        <w:t xml:space="preserve"> are offered</w:t>
      </w:r>
      <w:r w:rsidRPr="00705316">
        <w:t>:</w:t>
      </w:r>
    </w:p>
    <w:p w14:paraId="2FC26A6C" w14:textId="77777777" w:rsidR="00705316" w:rsidRPr="00705316" w:rsidRDefault="00705316" w:rsidP="00D367AF">
      <w:pPr>
        <w:numPr>
          <w:ilvl w:val="0"/>
          <w:numId w:val="17"/>
        </w:numPr>
      </w:pPr>
      <w:r w:rsidRPr="00705316">
        <w:t>On-upload scanning: Automatically scans blobs as they are uploaded or modified. This is near real-time and designed to intercept threats before they propagate downstream.</w:t>
      </w:r>
    </w:p>
    <w:p w14:paraId="507973C3" w14:textId="77777777" w:rsidR="00705316" w:rsidRPr="00705316" w:rsidRDefault="00705316" w:rsidP="00D367AF">
      <w:pPr>
        <w:numPr>
          <w:ilvl w:val="0"/>
          <w:numId w:val="17"/>
        </w:numPr>
      </w:pPr>
      <w:r w:rsidRPr="00705316">
        <w:t>On-demand scanning: Allows scanning of existing blobs at any time, useful for incident response, compliance audits, or establishing a security baseline.</w:t>
      </w:r>
    </w:p>
    <w:p w14:paraId="349543BD" w14:textId="36F3C2E8" w:rsidR="002020E0" w:rsidRDefault="002020E0" w:rsidP="00A144FC">
      <w:r w:rsidRPr="002020E0">
        <w:t xml:space="preserve">Defender for Storage is described as </w:t>
      </w:r>
      <w:r w:rsidRPr="002020E0">
        <w:rPr>
          <w:b/>
          <w:bCs/>
        </w:rPr>
        <w:t>agentless and cloud-native</w:t>
      </w:r>
      <w:r w:rsidRPr="002020E0">
        <w:t xml:space="preserve">, </w:t>
      </w:r>
      <w:r w:rsidR="00E05889">
        <w:t xml:space="preserve">with an emphasis on low-latency, in-place scanning </w:t>
      </w:r>
      <w:r w:rsidRPr="002020E0">
        <w:t>operating directly on Azure Blob Storage without requiring data movement to external infrastructure</w:t>
      </w:r>
      <w:r>
        <w:t xml:space="preserve"> or zones</w:t>
      </w:r>
      <w:r w:rsidRPr="002020E0">
        <w:t>.</w:t>
      </w:r>
    </w:p>
    <w:p w14:paraId="26911F46" w14:textId="77777777" w:rsidR="00F73178" w:rsidRPr="00F73178" w:rsidRDefault="00F73178" w:rsidP="00A144FC">
      <w:r w:rsidRPr="00F73178">
        <w:lastRenderedPageBreak/>
        <w:t>Microsoft Defender for Storage uses Microsoft Defender Antivirus and Microsoft Threat Intelligence, both of which are proprietary to Microsoft. There is no indication in any official documentation or public statements that scanned content or malware samples are shared with external vendors or threat intelligence networks.</w:t>
      </w:r>
    </w:p>
    <w:p w14:paraId="0E9FFED6" w14:textId="147E0B32" w:rsidR="00705316" w:rsidRDefault="00705316" w:rsidP="00A144FC">
      <w:r w:rsidRPr="00705316">
        <w:t>Both modes use Microsoft Defender Antivirus (MDAV) and support scanning of all file types including archives (ZIP, RAR) up to 50 GB per blob. The service is cloud-native, agentless, and integrates with Azure services such as Logic Apps and Function Apps for automation. Scan results are surfaced via blob index tags, Defender for Cloud alerts, Event Grid events, and Log Analytics</w:t>
      </w:r>
      <w:r>
        <w:t>.</w:t>
      </w:r>
    </w:p>
    <w:p w14:paraId="39E86174" w14:textId="6CF6BDBD" w:rsidR="00583CFB" w:rsidRDefault="00FC1BFD" w:rsidP="00A144FC">
      <w:r>
        <w:t>Guidance</w:t>
      </w:r>
      <w:r w:rsidR="006E75A4">
        <w:rPr>
          <w:rStyle w:val="FootnoteReference"/>
        </w:rPr>
        <w:footnoteReference w:id="3"/>
      </w:r>
      <w:r>
        <w:t xml:space="preserve"> is </w:t>
      </w:r>
      <w:r w:rsidR="006E75A4">
        <w:t xml:space="preserve">provided </w:t>
      </w:r>
      <w:r>
        <w:t xml:space="preserve">to set up automated </w:t>
      </w:r>
      <w:r w:rsidR="006E75A4">
        <w:t xml:space="preserve">detection then </w:t>
      </w:r>
      <w:r>
        <w:t>remediation for malware detect</w:t>
      </w:r>
      <w:r w:rsidR="006E75A4">
        <w:t>ed.</w:t>
      </w:r>
      <w:r>
        <w:t xml:space="preserve"> </w:t>
      </w:r>
    </w:p>
    <w:p w14:paraId="2BB2761D" w14:textId="27FDFFA3" w:rsidR="001E6A07" w:rsidRDefault="00971C20" w:rsidP="00971C20">
      <w:r>
        <w:t>C</w:t>
      </w:r>
      <w:r w:rsidRPr="00705316">
        <w:t xml:space="preserve">osts </w:t>
      </w:r>
      <w:r>
        <w:t xml:space="preserve">($0.15 per Gb) </w:t>
      </w:r>
      <w:r w:rsidRPr="00705316">
        <w:t>ensure scanning is cost-effective.</w:t>
      </w:r>
    </w:p>
    <w:p w14:paraId="6C878539" w14:textId="77777777" w:rsidR="001E6A07" w:rsidRPr="001E6A07" w:rsidRDefault="001E6A07" w:rsidP="001E6A07">
      <w:pPr>
        <w:pStyle w:val="Heading2"/>
      </w:pPr>
      <w:bookmarkStart w:id="57" w:name="_Toc232068979"/>
      <w:r w:rsidRPr="001E6A07">
        <w:t>Amazon GuardDuty Malware Protection for S3</w:t>
      </w:r>
      <w:bookmarkEnd w:id="57"/>
    </w:p>
    <w:p w14:paraId="173D88F8" w14:textId="63376D42" w:rsidR="001E6A07" w:rsidRDefault="001E6A07" w:rsidP="00971C20">
      <w:r w:rsidRPr="001E6A07">
        <w:t xml:space="preserve">Amazon GuardDuty Malware Protection for S3 is a </w:t>
      </w:r>
      <w:r w:rsidRPr="001E6A07">
        <w:rPr>
          <w:b/>
          <w:bCs/>
        </w:rPr>
        <w:t>feature within the broader GuardDuty service</w:t>
      </w:r>
      <w:r w:rsidRPr="001E6A07">
        <w:t>, not a standalone offering. It extends GuardDuty’s threat detection capabilities to Amazon S3 by scanning newly uploaded objects for malware. The scanning is integrated with AWS-native services and supports automated tagging and remediation workflows. While it inherits GuardDuty’s managed service characteristics, it can also be enabled independently for S3 without activating full GuardDuty telemetry. In this mode, it functions as a targeted feature, with scan results published to EventBridge and CloudWatch. It is suitable for organisations seeking lightweight malware protection without broader threat analytics.</w:t>
      </w:r>
    </w:p>
    <w:p w14:paraId="7A830E08" w14:textId="3503E53F" w:rsidR="00F73178" w:rsidRDefault="00F73178" w:rsidP="000F26BE">
      <w:pPr>
        <w:pStyle w:val="Heading1"/>
      </w:pPr>
      <w:bookmarkStart w:id="58" w:name="_Toc232068980"/>
      <w:commentRangeStart w:id="59"/>
      <w:r>
        <w:t>Analysis</w:t>
      </w:r>
      <w:bookmarkEnd w:id="58"/>
      <w:commentRangeEnd w:id="59"/>
      <w:r w:rsidR="00CE27DD">
        <w:rPr>
          <w:rStyle w:val="CommentReference"/>
          <w:sz w:val="36"/>
          <w:szCs w:val="32"/>
        </w:rPr>
        <w:commentReference w:id="59"/>
      </w:r>
    </w:p>
    <w:p w14:paraId="23B67699" w14:textId="79E745A9" w:rsidR="00FA06A6" w:rsidRDefault="00FA06A6" w:rsidP="00971C20">
      <w:r>
        <w:t>A</w:t>
      </w:r>
      <w:r w:rsidR="00EB560D">
        <w:t xml:space="preserve"> cross</w:t>
      </w:r>
      <w:r w:rsidR="001A7AC5">
        <w:t>-</w:t>
      </w:r>
      <w:r w:rsidR="00EB560D">
        <w:t xml:space="preserve">analysis </w:t>
      </w:r>
      <w:r>
        <w:t xml:space="preserve">matrix – see Appendix C - was developed based on the recommended criteria, keeping in mind the following </w:t>
      </w:r>
      <w:r w:rsidR="00F73178">
        <w:t>ISO-25010</w:t>
      </w:r>
      <w:r>
        <w:t xml:space="preserve"> recommended criteria</w:t>
      </w:r>
      <w:r w:rsidR="00C65D35">
        <w:t xml:space="preserve">. </w:t>
      </w:r>
    </w:p>
    <w:p w14:paraId="536DE97C" w14:textId="068126B4" w:rsidR="00026E16" w:rsidRDefault="00F36B1D" w:rsidP="00D367AF">
      <w:pPr>
        <w:pStyle w:val="ListParagraph"/>
        <w:numPr>
          <w:ilvl w:val="0"/>
          <w:numId w:val="18"/>
        </w:numPr>
      </w:pPr>
      <w:r>
        <w:t xml:space="preserve">Functional </w:t>
      </w:r>
      <w:r w:rsidR="00026E16">
        <w:t>Suitability [</w:t>
      </w:r>
      <w:r>
        <w:t>Correctness, Appropriateness</w:t>
      </w:r>
      <w:r w:rsidR="00026E16">
        <w:t>]</w:t>
      </w:r>
      <w:r w:rsidR="000F5E94">
        <w:t xml:space="preserve"> </w:t>
      </w:r>
    </w:p>
    <w:p w14:paraId="5375ED86" w14:textId="621ED212" w:rsidR="00026E16" w:rsidRDefault="000F5E94" w:rsidP="00D367AF">
      <w:pPr>
        <w:pStyle w:val="ListParagraph"/>
        <w:numPr>
          <w:ilvl w:val="0"/>
          <w:numId w:val="18"/>
        </w:numPr>
      </w:pPr>
      <w:r>
        <w:t>Performance</w:t>
      </w:r>
      <w:r w:rsidR="00026E16">
        <w:t xml:space="preserve"> [</w:t>
      </w:r>
      <w:r>
        <w:t>Time Behaviour</w:t>
      </w:r>
      <w:r w:rsidR="00026E16">
        <w:t>]</w:t>
      </w:r>
    </w:p>
    <w:p w14:paraId="3B695BFF" w14:textId="34112B1C" w:rsidR="00026E16" w:rsidRDefault="009E0756" w:rsidP="00D367AF">
      <w:pPr>
        <w:pStyle w:val="ListParagraph"/>
        <w:numPr>
          <w:ilvl w:val="0"/>
          <w:numId w:val="18"/>
        </w:numPr>
      </w:pPr>
      <w:r>
        <w:t>Compatibility</w:t>
      </w:r>
      <w:r w:rsidR="00026E16">
        <w:t xml:space="preserve"> [</w:t>
      </w:r>
      <w:r w:rsidR="000F5E94">
        <w:t>Interoperabilit</w:t>
      </w:r>
      <w:r w:rsidR="00026E16">
        <w:t>y]</w:t>
      </w:r>
      <w:r w:rsidR="000F5E94">
        <w:t xml:space="preserve"> </w:t>
      </w:r>
    </w:p>
    <w:p w14:paraId="0326198E" w14:textId="05530059" w:rsidR="000F5E94" w:rsidRDefault="000F5E94" w:rsidP="00D367AF">
      <w:pPr>
        <w:pStyle w:val="ListParagraph"/>
        <w:numPr>
          <w:ilvl w:val="0"/>
          <w:numId w:val="18"/>
        </w:numPr>
      </w:pPr>
      <w:r>
        <w:t>Security</w:t>
      </w:r>
      <w:r w:rsidR="00226C8C">
        <w:t xml:space="preserve"> [</w:t>
      </w:r>
      <w:r w:rsidR="0028647F">
        <w:t>Confidentiality, Authenticity</w:t>
      </w:r>
      <w:r w:rsidR="00226C8C">
        <w:t>]</w:t>
      </w:r>
      <w:r>
        <w:t xml:space="preserve"> </w:t>
      </w:r>
    </w:p>
    <w:p w14:paraId="1DD9F628" w14:textId="57F53007" w:rsidR="00026E16" w:rsidRDefault="00026E16" w:rsidP="00D367AF">
      <w:pPr>
        <w:pStyle w:val="ListParagraph"/>
        <w:numPr>
          <w:ilvl w:val="0"/>
          <w:numId w:val="18"/>
        </w:numPr>
      </w:pPr>
      <w:r>
        <w:t xml:space="preserve">Maintainability </w:t>
      </w:r>
      <w:r w:rsidR="009E0756">
        <w:t>[Testability, Reusability, Analysability]</w:t>
      </w:r>
    </w:p>
    <w:p w14:paraId="19D6340F" w14:textId="0A5EB9E7" w:rsidR="009E0756" w:rsidRDefault="009E0756" w:rsidP="00D367AF">
      <w:pPr>
        <w:pStyle w:val="ListParagraph"/>
        <w:numPr>
          <w:ilvl w:val="0"/>
          <w:numId w:val="18"/>
        </w:numPr>
      </w:pPr>
      <w:r>
        <w:t>Flexibility [</w:t>
      </w:r>
      <w:r w:rsidR="00226C8C">
        <w:t xml:space="preserve">Installability, </w:t>
      </w:r>
      <w:r>
        <w:t>Scalability</w:t>
      </w:r>
      <w:r w:rsidR="00226C8C">
        <w:t>]</w:t>
      </w:r>
    </w:p>
    <w:p w14:paraId="45EF5438" w14:textId="5F9B1371" w:rsidR="000F26BE" w:rsidRDefault="00226C8C" w:rsidP="00D367AF">
      <w:pPr>
        <w:pStyle w:val="ListParagraph"/>
        <w:numPr>
          <w:ilvl w:val="0"/>
          <w:numId w:val="18"/>
        </w:numPr>
      </w:pPr>
      <w:r>
        <w:t>Safety [Safe Integration, Risk Identification]</w:t>
      </w:r>
    </w:p>
    <w:p w14:paraId="7DA8207A" w14:textId="16FBB78E" w:rsidR="000F26BE" w:rsidRDefault="000F26BE" w:rsidP="000F26BE">
      <w:pPr>
        <w:pStyle w:val="Heading1"/>
      </w:pPr>
      <w:bookmarkStart w:id="60" w:name="_Toc232068981"/>
      <w:commentRangeStart w:id="61"/>
      <w:r>
        <w:lastRenderedPageBreak/>
        <w:t>Recommendation</w:t>
      </w:r>
      <w:bookmarkEnd w:id="60"/>
      <w:commentRangeEnd w:id="61"/>
      <w:r>
        <w:rPr>
          <w:rStyle w:val="CommentReference"/>
          <w:sz w:val="36"/>
          <w:szCs w:val="32"/>
        </w:rPr>
        <w:commentReference w:id="61"/>
      </w:r>
    </w:p>
    <w:p w14:paraId="1577C64E" w14:textId="77777777" w:rsidR="00ED683C" w:rsidRDefault="00815C0E" w:rsidP="00815C0E">
      <w:r w:rsidRPr="00815C0E">
        <w:t>For organisations deploying solutions on Azure Blob Storage, Microsoft Defender for Storage is the preferred anti-malware scanning service. This recommendation is based on its native integration with Azure, agentless operation, and strong alignment with data classification, sovereignty, and compliance requirements. Defender for Storage provides both on-upload and on-demand scanning modes, ensuring that files are checked for malware at the point of entry and can be rescanned as needed. The service operates entirely within Azure’s regional boundaries, with no indication that scanned content or malware samples are shared externally, which is critical for maintaining confidentiality and meeting regulatory obligations. Billing is consolidated through Azure, simplifying procurement and ongoing cost management, and the service is already accredited within the broader Azure platform, reducing the burden of additional assurance activities.</w:t>
      </w:r>
    </w:p>
    <w:p w14:paraId="6F4CA86B" w14:textId="60E87B7A" w:rsidR="00505940" w:rsidRDefault="00505940" w:rsidP="00815C0E">
      <w:commentRangeStart w:id="62"/>
      <w:r>
        <w:t>For AWS based services</w:t>
      </w:r>
      <w:commentRangeEnd w:id="62"/>
      <w:r w:rsidR="00690E54">
        <w:rPr>
          <w:rStyle w:val="CommentReference"/>
          <w:sz w:val="24"/>
          <w:szCs w:val="24"/>
        </w:rPr>
        <w:commentReference w:id="62"/>
      </w:r>
      <w:r>
        <w:t xml:space="preserve">, using S3, </w:t>
      </w:r>
      <w:r w:rsidR="007028C4">
        <w:t xml:space="preserve">and for essentially the same reasons, </w:t>
      </w:r>
      <w:r>
        <w:t xml:space="preserve">the equivalent – Amazon Guard Duty Malware Protection for S3 – is recommended. </w:t>
      </w:r>
    </w:p>
    <w:p w14:paraId="5D5E5E96" w14:textId="64CFA809" w:rsidR="00815C0E" w:rsidRPr="00815C0E" w:rsidRDefault="00815C0E" w:rsidP="00815C0E">
      <w:commentRangeStart w:id="63"/>
      <w:r w:rsidRPr="00815C0E">
        <w:t xml:space="preserve">OPSWAT MetaDefender </w:t>
      </w:r>
      <w:commentRangeEnd w:id="63"/>
      <w:r w:rsidR="00377802" w:rsidRPr="00815C0E">
        <w:rPr>
          <w:rStyle w:val="CommentReference"/>
          <w:sz w:val="24"/>
          <w:szCs w:val="24"/>
        </w:rPr>
        <w:commentReference w:id="63"/>
      </w:r>
      <w:r w:rsidRPr="00815C0E">
        <w:t xml:space="preserve">is a robust, multi-engine platform that offers both SaaS and on-premises deployment models. </w:t>
      </w:r>
      <w:r w:rsidR="00BF5727">
        <w:t xml:space="preserve">While </w:t>
      </w:r>
      <w:r w:rsidR="006C13CF">
        <w:t>careful consideration must be employed if using its SaaS offering, i</w:t>
      </w:r>
      <w:r w:rsidRPr="00815C0E">
        <w:t xml:space="preserve">ts </w:t>
      </w:r>
      <w:r w:rsidR="006C13CF">
        <w:t>IaaS</w:t>
      </w:r>
      <w:r w:rsidRPr="00815C0E">
        <w:t xml:space="preserve"> </w:t>
      </w:r>
      <w:r w:rsidR="006C13CF">
        <w:t xml:space="preserve">based </w:t>
      </w:r>
      <w:r w:rsidRPr="00815C0E">
        <w:t xml:space="preserve">option is particularly suitable for environments with non-negotiable privacy or data residency requirements, as all scanning and data loss prevention processes occur within the </w:t>
      </w:r>
      <w:r w:rsidR="006C13CF">
        <w:t xml:space="preserve">target </w:t>
      </w:r>
      <w:r w:rsidRPr="00815C0E">
        <w:t xml:space="preserve">infrastructure. However, for Azure-native workloads, MetaDefender introduces additional complexity and operational overhead. Integration is API-based rather than native, billing is not aligned with Azure Marketplace, and regional isolation in the SaaS model is not guaranteed by default. Unless there are exceptional </w:t>
      </w:r>
      <w:r w:rsidR="003A2BE1">
        <w:t xml:space="preserve">case specific </w:t>
      </w:r>
      <w:r w:rsidRPr="00815C0E">
        <w:t>requirement</w:t>
      </w:r>
      <w:r w:rsidR="003A2BE1">
        <w:t xml:space="preserve">s </w:t>
      </w:r>
      <w:r w:rsidRPr="00815C0E">
        <w:t>MetaDefender should be referenced as a comparator for completeness, not as a recommended option</w:t>
      </w:r>
      <w:r w:rsidR="00914F94">
        <w:t>.</w:t>
      </w:r>
    </w:p>
    <w:p w14:paraId="65E520C0" w14:textId="28376BF9" w:rsidR="009E0756" w:rsidRDefault="00815C0E" w:rsidP="00971C20">
      <w:r w:rsidRPr="00815C0E">
        <w:t xml:space="preserve">In summary, </w:t>
      </w:r>
      <w:r w:rsidR="00505940">
        <w:t xml:space="preserve">native cloud provider services that are features of their object storage services is the recommended solution. </w:t>
      </w:r>
      <w:r w:rsidRPr="00815C0E">
        <w:t>MetaDefender may be considered in exceptional cases where organisational policy or regulatory requirements demand capabilities not provided by Azure</w:t>
      </w:r>
      <w:r w:rsidR="007028C4">
        <w:t xml:space="preserve"> or AWS</w:t>
      </w:r>
      <w:r w:rsidRPr="00815C0E">
        <w:t xml:space="preserve">-native services. The decision to use MetaDefender should be supported by a documented risk assessment and a clear justification for departing from the </w:t>
      </w:r>
      <w:r w:rsidR="007028C4">
        <w:t>recommended</w:t>
      </w:r>
      <w:r w:rsidRPr="00815C0E">
        <w:t xml:space="preserve"> approach.</w:t>
      </w:r>
    </w:p>
    <w:p w14:paraId="1851C515" w14:textId="77777777" w:rsidR="005A2A1F" w:rsidRDefault="005A2A1F" w:rsidP="005A2A1F">
      <w:pPr>
        <w:pStyle w:val="Heading1"/>
      </w:pPr>
      <w:bookmarkStart w:id="64" w:name="_Toc232068982"/>
      <w:r>
        <w:t>Conclusion</w:t>
      </w:r>
      <w:bookmarkEnd w:id="64"/>
    </w:p>
    <w:p w14:paraId="21A7206A" w14:textId="2D77C7CB" w:rsidR="00A35493" w:rsidRDefault="005A2A1F" w:rsidP="00571E21">
      <w:r w:rsidRPr="005A2A1F">
        <w:t>Securely handling user-uploaded data is an essential component of modern information systems. Organisations must balance functionality, user experience, and robust malware prevention. Solutions offered by established cloud providers typically present the most reliable, cost-effective, and secure approach—particularly for systems handling sensitive data. Free and brokered services, while tempting, often carry risks that outweigh their benefits. Sound procurement processes, careful billing practices, and alignment with organisational policies are critical to ensuring ongoing protection and compliance.</w:t>
      </w:r>
      <w:r w:rsidR="00A35493">
        <w:br w:type="page"/>
      </w:r>
    </w:p>
    <w:p w14:paraId="0CEDF4A5" w14:textId="77777777" w:rsidR="005255FC" w:rsidRDefault="005255FC" w:rsidP="005255FC">
      <w:pPr>
        <w:pStyle w:val="Appendices"/>
      </w:pPr>
      <w:bookmarkStart w:id="65" w:name="Location_Appendices"/>
      <w:bookmarkStart w:id="66" w:name="_Toc145049430"/>
      <w:bookmarkStart w:id="67" w:name="_Toc232068983"/>
      <w:bookmarkEnd w:id="65"/>
      <w:r>
        <w:lastRenderedPageBreak/>
        <w:t>Appendices</w:t>
      </w:r>
      <w:bookmarkEnd w:id="66"/>
      <w:bookmarkEnd w:id="67"/>
    </w:p>
    <w:p w14:paraId="2F89881E" w14:textId="1FCDE4B2" w:rsidR="000D0A25" w:rsidRDefault="005255FC" w:rsidP="005C7C13">
      <w:pPr>
        <w:pStyle w:val="Appendix"/>
      </w:pPr>
      <w:bookmarkStart w:id="68" w:name="_Toc145049431"/>
      <w:bookmarkStart w:id="69" w:name="_Toc232068984"/>
      <w:r w:rsidRPr="005C7C13">
        <w:t xml:space="preserve">Appendix A - </w:t>
      </w:r>
      <w:r w:rsidR="008C39DC" w:rsidRPr="005C7C13">
        <w:t>Document</w:t>
      </w:r>
      <w:r w:rsidR="00DA59D0" w:rsidRPr="005C7C13">
        <w:t xml:space="preserve"> Information</w:t>
      </w:r>
      <w:bookmarkEnd w:id="68"/>
      <w:bookmarkEnd w:id="69"/>
    </w:p>
    <w:p w14:paraId="0067885D" w14:textId="021C57E9" w:rsidR="00FF1C92" w:rsidRDefault="00FF1C92" w:rsidP="00FF1C92">
      <w:pPr>
        <w:pStyle w:val="NotContents-Heading3"/>
      </w:pPr>
      <w:r>
        <w:t>Authors &amp; Collaborators</w:t>
      </w:r>
    </w:p>
    <w:p w14:paraId="0B587FEA" w14:textId="5886D0EC" w:rsidR="00FF1C92" w:rsidRDefault="00FF1C92" w:rsidP="00D367AF">
      <w:pPr>
        <w:pStyle w:val="ListParagraph"/>
        <w:numPr>
          <w:ilvl w:val="0"/>
          <w:numId w:val="4"/>
        </w:numPr>
      </w:pPr>
      <w:r>
        <w:t>Sky Sigal, Solution Architect</w:t>
      </w:r>
    </w:p>
    <w:p w14:paraId="38CB33FE" w14:textId="25209161" w:rsidR="00E87D24" w:rsidRDefault="00E87D24" w:rsidP="00E87D24">
      <w:pPr>
        <w:pStyle w:val="Heading3"/>
      </w:pPr>
      <w:bookmarkStart w:id="70" w:name="_Toc232068985"/>
      <w:r>
        <w:t>Versions</w:t>
      </w:r>
      <w:bookmarkEnd w:id="70"/>
    </w:p>
    <w:p w14:paraId="38948784" w14:textId="389B3378" w:rsidR="00E87D24" w:rsidRDefault="00E87D24" w:rsidP="00D367AF">
      <w:pPr>
        <w:pStyle w:val="BodyText"/>
        <w:numPr>
          <w:ilvl w:val="1"/>
          <w:numId w:val="3"/>
        </w:numPr>
      </w:pPr>
      <w:r>
        <w:t>Initial Draft</w:t>
      </w:r>
    </w:p>
    <w:p w14:paraId="321C0655" w14:textId="207C2C4A" w:rsidR="00866C24" w:rsidRDefault="00866C24" w:rsidP="00D367AF">
      <w:pPr>
        <w:pStyle w:val="BodyText"/>
        <w:numPr>
          <w:ilvl w:val="1"/>
          <w:numId w:val="3"/>
        </w:numPr>
      </w:pPr>
      <w:r>
        <w:t>Addition of AWS based research</w:t>
      </w:r>
    </w:p>
    <w:p w14:paraId="7FA3C756" w14:textId="3AE0C95F" w:rsidR="00866C24" w:rsidRDefault="00866C24" w:rsidP="00866C24">
      <w:pPr>
        <w:pStyle w:val="BodyText"/>
      </w:pPr>
      <w:r>
        <w:t>1.0 Released</w:t>
      </w:r>
    </w:p>
    <w:p w14:paraId="3512656D" w14:textId="77777777" w:rsidR="001A5907" w:rsidRPr="00E87D24" w:rsidRDefault="001A5907" w:rsidP="001A5907">
      <w:pPr>
        <w:pStyle w:val="BodyText"/>
      </w:pPr>
    </w:p>
    <w:p w14:paraId="43AB590F" w14:textId="681DED0E" w:rsidR="008C39DC" w:rsidRDefault="008C39DC" w:rsidP="005255FC">
      <w:pPr>
        <w:pStyle w:val="Heading3"/>
      </w:pPr>
      <w:bookmarkStart w:id="71" w:name="_Toc232068986"/>
      <w:r>
        <w:t>Images</w:t>
      </w:r>
      <w:bookmarkEnd w:id="71"/>
    </w:p>
    <w:p w14:paraId="40DF601D" w14:textId="5DF89BB2" w:rsidR="007028C4"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210625713" w:history="1">
        <w:r w:rsidR="007028C4" w:rsidRPr="00955FEE">
          <w:rPr>
            <w:rStyle w:val="Hyperlink"/>
            <w:noProof/>
          </w:rPr>
          <w:t>Figure 1: Multi-Engine Brokerage Service</w:t>
        </w:r>
        <w:r w:rsidR="007028C4">
          <w:rPr>
            <w:noProof/>
            <w:webHidden/>
          </w:rPr>
          <w:tab/>
        </w:r>
        <w:r w:rsidR="007028C4">
          <w:rPr>
            <w:noProof/>
            <w:webHidden/>
          </w:rPr>
          <w:fldChar w:fldCharType="begin"/>
        </w:r>
        <w:r w:rsidR="007028C4">
          <w:rPr>
            <w:noProof/>
            <w:webHidden/>
          </w:rPr>
          <w:instrText xml:space="preserve"> PAGEREF _Toc210625713 \h </w:instrText>
        </w:r>
        <w:r w:rsidR="007028C4">
          <w:rPr>
            <w:noProof/>
            <w:webHidden/>
          </w:rPr>
        </w:r>
        <w:r w:rsidR="007028C4">
          <w:rPr>
            <w:noProof/>
            <w:webHidden/>
          </w:rPr>
          <w:fldChar w:fldCharType="separate"/>
        </w:r>
        <w:r w:rsidR="008527A5">
          <w:rPr>
            <w:noProof/>
            <w:webHidden/>
          </w:rPr>
          <w:t>6</w:t>
        </w:r>
        <w:r w:rsidR="007028C4">
          <w:rPr>
            <w:noProof/>
            <w:webHidden/>
          </w:rPr>
          <w:fldChar w:fldCharType="end"/>
        </w:r>
      </w:hyperlink>
    </w:p>
    <w:p w14:paraId="2DD82614" w14:textId="54770782" w:rsidR="008C39DC" w:rsidRDefault="008C39DC" w:rsidP="008C39DC">
      <w:r>
        <w:fldChar w:fldCharType="end"/>
      </w:r>
    </w:p>
    <w:p w14:paraId="5ED594EB" w14:textId="18C9D77A" w:rsidR="008C39DC" w:rsidRPr="001E2299" w:rsidRDefault="008C39DC" w:rsidP="001E2299">
      <w:pPr>
        <w:pStyle w:val="Heading3"/>
      </w:pPr>
      <w:bookmarkStart w:id="72" w:name="_Toc232068987"/>
      <w:r w:rsidRPr="001E2299">
        <w:t>Tables</w:t>
      </w:r>
      <w:bookmarkEnd w:id="72"/>
    </w:p>
    <w:p w14:paraId="125C1C6B" w14:textId="54E78CB2" w:rsidR="008C39DC" w:rsidRDefault="008C39DC" w:rsidP="008C39DC">
      <w:r>
        <w:fldChar w:fldCharType="begin"/>
      </w:r>
      <w:r>
        <w:instrText>TOC \h \z \c "Table"</w:instrText>
      </w:r>
      <w:r>
        <w:fldChar w:fldCharType="separate"/>
      </w:r>
      <w:r w:rsidR="00866C24">
        <w:rPr>
          <w:b/>
          <w:bCs/>
          <w:noProof/>
          <w:lang w:val="en-US"/>
        </w:rPr>
        <w:t>No table of figures entries found.</w:t>
      </w:r>
      <w:r>
        <w:fldChar w:fldCharType="end"/>
      </w:r>
    </w:p>
    <w:p w14:paraId="20825760" w14:textId="69F12EA0" w:rsidR="000F10AE" w:rsidRDefault="000F10AE" w:rsidP="00660C49">
      <w:pPr>
        <w:pStyle w:val="Heading3"/>
      </w:pPr>
      <w:bookmarkStart w:id="73" w:name="_Toc232068988"/>
      <w:r>
        <w:t>References</w:t>
      </w:r>
      <w:bookmarkEnd w:id="73"/>
    </w:p>
    <w:p w14:paraId="6496AFBA" w14:textId="04E4C59B" w:rsidR="000F10AE" w:rsidRPr="008C39DC" w:rsidRDefault="000F10AE" w:rsidP="008C39DC">
      <w:r>
        <w:fldChar w:fldCharType="begin"/>
      </w:r>
      <w:r>
        <w:instrText xml:space="preserve"> BIBLIOGRAPHY  \l 5129 </w:instrText>
      </w:r>
      <w:r>
        <w:fldChar w:fldCharType="separate"/>
      </w:r>
      <w:r>
        <w:rPr>
          <w:b/>
          <w:bCs/>
          <w:noProof/>
          <w:lang w:val="en-US"/>
        </w:rPr>
        <w:t>There are no sources in the current document.</w:t>
      </w:r>
      <w:r>
        <w:fldChar w:fldCharType="end"/>
      </w:r>
    </w:p>
    <w:p w14:paraId="677B4FFE" w14:textId="10F7543F" w:rsidR="002031CE" w:rsidRDefault="002031CE" w:rsidP="00660C49">
      <w:pPr>
        <w:pStyle w:val="Heading3"/>
      </w:pPr>
      <w:bookmarkStart w:id="74" w:name="_Toc232068989"/>
      <w:commentRangeStart w:id="75"/>
      <w:r>
        <w:t>Review Distribution</w:t>
      </w:r>
      <w:bookmarkEnd w:id="74"/>
      <w:commentRangeEnd w:id="75"/>
      <w:r>
        <w:rPr>
          <w:rStyle w:val="CommentReference"/>
          <w:sz w:val="28"/>
          <w:szCs w:val="32"/>
        </w:rPr>
        <w:commentReference w:id="75"/>
      </w:r>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76"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57394C3A" w:rsidR="002031CE" w:rsidRDefault="00F90109" w:rsidP="009E49C0">
            <w:pPr>
              <w:pStyle w:val="BodyText"/>
            </w:pPr>
            <w:r>
              <w:t xml:space="preserve">Carl Klitscher, </w:t>
            </w:r>
            <w:r w:rsidR="00C001FC">
              <w:br/>
            </w:r>
            <w:r>
              <w:t>Solution Architect</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1DFB92BE" w:rsidR="002031CE" w:rsidRDefault="00EF328E" w:rsidP="009E49C0">
            <w:pPr>
              <w:pStyle w:val="BodyText"/>
            </w:pPr>
            <w:r>
              <w:t xml:space="preserve">Gareth Philpott, </w:t>
            </w:r>
            <w:r w:rsidR="00C001FC">
              <w:br/>
            </w:r>
            <w:r>
              <w:t>Solution Architect</w:t>
            </w: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469A0696" w:rsidR="002031CE" w:rsidRDefault="00C001FC" w:rsidP="009E49C0">
            <w:pPr>
              <w:pStyle w:val="BodyText"/>
            </w:pPr>
            <w:r>
              <w:t>Michael Lowe,</w:t>
            </w:r>
            <w:r>
              <w:br/>
              <w:t>Solution Architect</w:t>
            </w:r>
          </w:p>
        </w:tc>
        <w:tc>
          <w:tcPr>
            <w:tcW w:w="4846" w:type="dxa"/>
          </w:tcPr>
          <w:p w14:paraId="0D83ED85" w14:textId="77777777" w:rsidR="002031CE" w:rsidRDefault="002031CE" w:rsidP="009E49C0">
            <w:pPr>
              <w:pStyle w:val="BodyText"/>
            </w:pPr>
          </w:p>
        </w:tc>
      </w:tr>
      <w:tr w:rsidR="00C001FC" w14:paraId="208B0AA5"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696DCA21" w14:textId="05D92423" w:rsidR="00C001FC" w:rsidRDefault="00C001FC" w:rsidP="009E49C0">
            <w:pPr>
              <w:pStyle w:val="BodyText"/>
            </w:pPr>
            <w:r>
              <w:t xml:space="preserve">Alan Heward, </w:t>
            </w:r>
            <w:r>
              <w:br/>
              <w:t>Senior Advisor Digital Assurance</w:t>
            </w:r>
          </w:p>
        </w:tc>
        <w:tc>
          <w:tcPr>
            <w:tcW w:w="4846" w:type="dxa"/>
          </w:tcPr>
          <w:p w14:paraId="33F030C0" w14:textId="77777777" w:rsidR="00C001FC" w:rsidRDefault="00C001FC" w:rsidP="009E49C0">
            <w:pPr>
              <w:pStyle w:val="BodyText"/>
            </w:pPr>
          </w:p>
        </w:tc>
      </w:tr>
      <w:tr w:rsidR="00C001FC" w14:paraId="30313460"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64D226E7" w14:textId="274ADBDE" w:rsidR="00C001FC" w:rsidRDefault="00C001FC" w:rsidP="009E49C0">
            <w:pPr>
              <w:pStyle w:val="BodyText"/>
            </w:pPr>
            <w:r>
              <w:t>Mike O’Conner,</w:t>
            </w:r>
            <w:r>
              <w:br/>
              <w:t>Enterprise Security Architect</w:t>
            </w:r>
          </w:p>
        </w:tc>
        <w:tc>
          <w:tcPr>
            <w:tcW w:w="4846" w:type="dxa"/>
          </w:tcPr>
          <w:p w14:paraId="6D2B4634" w14:textId="77777777" w:rsidR="00C001FC" w:rsidRDefault="00C001FC" w:rsidP="009E49C0">
            <w:pPr>
              <w:pStyle w:val="BodyText"/>
            </w:pPr>
          </w:p>
        </w:tc>
      </w:tr>
    </w:tbl>
    <w:p w14:paraId="4E821DAB" w14:textId="33F56047" w:rsidR="00660C49" w:rsidRDefault="00660C49" w:rsidP="00660C49">
      <w:pPr>
        <w:pStyle w:val="Heading3"/>
      </w:pPr>
      <w:bookmarkStart w:id="77" w:name="_Toc232068990"/>
      <w:bookmarkEnd w:id="76"/>
      <w:r>
        <w:lastRenderedPageBreak/>
        <w:t>Audience</w:t>
      </w:r>
      <w:bookmarkEnd w:id="77"/>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78" w:name="_Toc232068991"/>
      <w:r>
        <w:t>Structure</w:t>
      </w:r>
      <w:bookmarkEnd w:id="78"/>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79" w:name="_Toc232068992"/>
      <w:r>
        <w:t>Diagrams</w:t>
      </w:r>
      <w:bookmarkEnd w:id="79"/>
    </w:p>
    <w:p w14:paraId="65008B06" w14:textId="1507D50E" w:rsidR="00660C49" w:rsidRDefault="00660C49" w:rsidP="008C39DC">
      <w:pPr>
        <w:pStyle w:val="BodyText"/>
      </w:pPr>
      <w:bookmarkStart w:id="80"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3D5F3C6E" w14:textId="77777777" w:rsidR="00A8163B" w:rsidRDefault="00A8163B" w:rsidP="0012615C">
      <w:pPr>
        <w:pStyle w:val="Heading3"/>
      </w:pPr>
      <w:bookmarkStart w:id="81" w:name="_Hlk174689663"/>
      <w:bookmarkStart w:id="82" w:name="_Toc232068993"/>
      <w:bookmarkEnd w:id="80"/>
      <w:r>
        <w:t>Acronyms</w:t>
      </w:r>
      <w:bookmarkEnd w:id="82"/>
    </w:p>
    <w:p w14:paraId="3FF05247" w14:textId="77777777" w:rsidR="00A8163B" w:rsidRPr="00A8163B" w:rsidRDefault="00A8163B" w:rsidP="006D133E">
      <w:pPr>
        <w:pStyle w:val="Term-Def"/>
        <w:rPr>
          <w:vanish/>
          <w:specVanish/>
        </w:rPr>
      </w:pPr>
      <w:bookmarkStart w:id="83" w:name="Acronym_API"/>
      <w:bookmarkEnd w:id="83"/>
      <w:r>
        <w:t>API</w:t>
      </w:r>
    </w:p>
    <w:p w14:paraId="11C2EFD0" w14:textId="64EE6FB4" w:rsidR="00A8163B" w:rsidRDefault="00A8163B" w:rsidP="00A8163B">
      <w:pPr>
        <w:pStyle w:val="BodyText"/>
      </w:pPr>
      <w:r>
        <w:t xml:space="preserve"> : </w:t>
      </w:r>
      <w:hyperlink w:anchor="Term_ApplicationProgrammingInterface" w:history="1">
        <w:r w:rsidRPr="007409DD">
          <w:rPr>
            <w:rStyle w:val="Hyperlink"/>
          </w:rPr>
          <w:t>Application Programming Interface</w:t>
        </w:r>
      </w:hyperlink>
      <w:r>
        <w:t>.</w:t>
      </w:r>
    </w:p>
    <w:p w14:paraId="0AA2188D" w14:textId="692B7D98" w:rsidR="00215734" w:rsidRPr="00215734" w:rsidRDefault="00215734" w:rsidP="00215734">
      <w:pPr>
        <w:pStyle w:val="Term-Def"/>
        <w:rPr>
          <w:vanish/>
          <w:specVanish/>
        </w:rPr>
      </w:pPr>
      <w:r>
        <w:t>AV</w:t>
      </w:r>
    </w:p>
    <w:p w14:paraId="34B057F7" w14:textId="54EEB526" w:rsidR="00215734" w:rsidRDefault="00215734" w:rsidP="00A8163B">
      <w:pPr>
        <w:pStyle w:val="BodyText"/>
      </w:pPr>
      <w:r>
        <w:t xml:space="preserve"> : Anti-virus s</w:t>
      </w:r>
      <w:r w:rsidR="00866C24">
        <w:t>ervice</w:t>
      </w:r>
    </w:p>
    <w:p w14:paraId="34A0E8BA" w14:textId="77777777" w:rsidR="007409DD" w:rsidRPr="00EB4A97" w:rsidRDefault="007409DD" w:rsidP="007409DD">
      <w:pPr>
        <w:pStyle w:val="Term-Def"/>
        <w:rPr>
          <w:vanish/>
          <w:specVanish/>
        </w:rPr>
      </w:pPr>
      <w:bookmarkStart w:id="84" w:name="Acronym_IT"/>
      <w:bookmarkEnd w:id="84"/>
      <w:r>
        <w:t>IT</w:t>
      </w:r>
    </w:p>
    <w:p w14:paraId="1C0D09A7" w14:textId="77777777" w:rsidR="007409DD" w:rsidRDefault="007409DD" w:rsidP="007409DD">
      <w:pPr>
        <w:pStyle w:val="BodyText"/>
      </w:pPr>
      <w:r>
        <w:t xml:space="preserve"> : acronym for Information, using Technology to automate and facilitate its management.</w:t>
      </w:r>
    </w:p>
    <w:p w14:paraId="16EBDE83" w14:textId="77777777" w:rsidR="00A8163B" w:rsidRPr="00904C73" w:rsidRDefault="00A8163B" w:rsidP="00A8163B">
      <w:pPr>
        <w:pStyle w:val="Term-Def"/>
        <w:rPr>
          <w:vanish/>
          <w:specVanish/>
        </w:rPr>
      </w:pPr>
      <w:r>
        <w:t>UI</w:t>
      </w:r>
    </w:p>
    <w:p w14:paraId="71C3F7EA" w14:textId="26B9BDF1" w:rsidR="00A8163B" w:rsidRDefault="00A8163B" w:rsidP="00A8163B">
      <w:pPr>
        <w:pStyle w:val="BodyText"/>
      </w:pPr>
      <w:r>
        <w:t xml:space="preserve"> : User Interface. Contrast with </w:t>
      </w:r>
      <w:hyperlink w:anchor="Acronym_API" w:history="1">
        <w:r w:rsidRPr="00A8163B">
          <w:rPr>
            <w:rStyle w:val="Term-Use"/>
          </w:rPr>
          <w:t>API</w:t>
        </w:r>
      </w:hyperlink>
      <w:r>
        <w:t>.</w:t>
      </w:r>
    </w:p>
    <w:p w14:paraId="52BC2532" w14:textId="77777777" w:rsidR="00A8163B" w:rsidRPr="00A8163B" w:rsidRDefault="00A8163B" w:rsidP="00A8163B">
      <w:pPr>
        <w:pStyle w:val="BodyText"/>
      </w:pPr>
    </w:p>
    <w:p w14:paraId="5851EE43" w14:textId="588D3CB8" w:rsidR="0012615C" w:rsidRDefault="0012615C" w:rsidP="0012615C">
      <w:pPr>
        <w:pStyle w:val="Heading3"/>
      </w:pPr>
      <w:bookmarkStart w:id="85" w:name="_Toc232068994"/>
      <w:r>
        <w:t>Terms</w:t>
      </w:r>
      <w:bookmarkEnd w:id="85"/>
    </w:p>
    <w:p w14:paraId="3FD69F0F" w14:textId="730855D2" w:rsidR="00A15219" w:rsidRDefault="00A15219" w:rsidP="00A15219">
      <w:pPr>
        <w:pStyle w:val="BodyText"/>
      </w:pPr>
      <w:r>
        <w:t>Refer to the project’s Glossary.</w:t>
      </w:r>
    </w:p>
    <w:p w14:paraId="6AD4CD4A" w14:textId="77777777" w:rsidR="00A8163B" w:rsidRPr="007409DD" w:rsidRDefault="00A8163B" w:rsidP="00A8163B">
      <w:pPr>
        <w:pStyle w:val="Term-Def"/>
        <w:rPr>
          <w:vanish/>
          <w:specVanish/>
        </w:rPr>
      </w:pPr>
      <w:bookmarkStart w:id="86" w:name="Term_ApplicationProgrammingInterface"/>
      <w:bookmarkEnd w:id="86"/>
      <w:r>
        <w:t>Application Programming Interface</w:t>
      </w:r>
    </w:p>
    <w:p w14:paraId="3C64260F" w14:textId="442EC125" w:rsidR="00A8163B" w:rsidRDefault="007409DD" w:rsidP="00A15219">
      <w:pPr>
        <w:pStyle w:val="BodyText"/>
      </w:pPr>
      <w:r>
        <w:t xml:space="preserve"> </w:t>
      </w:r>
      <w:r w:rsidR="00A8163B">
        <w:t xml:space="preserve">: an Interface provided for other systems to invoke (as opposed to User Interfaces). </w:t>
      </w:r>
    </w:p>
    <w:p w14:paraId="6A34212C" w14:textId="77777777" w:rsidR="007D13C5" w:rsidRPr="007D13C5" w:rsidRDefault="007D13C5" w:rsidP="007D13C5">
      <w:pPr>
        <w:pStyle w:val="Term-Def"/>
        <w:rPr>
          <w:vanish/>
          <w:specVanish/>
        </w:rPr>
      </w:pPr>
      <w:r w:rsidRPr="007D13C5">
        <w:t>Capability</w:t>
      </w:r>
    </w:p>
    <w:p w14:paraId="0B8EF6DF" w14:textId="713157A5" w:rsidR="007D13C5" w:rsidRDefault="007D13C5" w:rsidP="007D13C5">
      <w:pPr>
        <w:pStyle w:val="Term-Def"/>
        <w:rPr>
          <w:b w:val="0"/>
          <w:color w:val="auto"/>
        </w:rPr>
      </w:pPr>
      <w:r>
        <w:rPr>
          <w:b w:val="0"/>
          <w:color w:val="auto"/>
        </w:rPr>
        <w:t xml:space="preserve"> : a</w:t>
      </w:r>
      <w:r w:rsidRPr="007D13C5">
        <w:rPr>
          <w:b w:val="0"/>
          <w:color w:val="auto"/>
        </w:rPr>
        <w:t xml:space="preserve"> capability is what an organisation or system must be able to achieve to meet its goals. Each capability belongs to a domain and is realised through one or more functions that, together, deliver the intended outcome within that area of concern.</w:t>
      </w:r>
    </w:p>
    <w:p w14:paraId="5F3B8F22" w14:textId="77777777" w:rsidR="007D13C5" w:rsidRPr="007D13C5" w:rsidRDefault="007D13C5" w:rsidP="007D13C5">
      <w:pPr>
        <w:pStyle w:val="Term-Def"/>
        <w:rPr>
          <w:vanish/>
          <w:specVanish/>
        </w:rPr>
      </w:pPr>
      <w:r w:rsidRPr="007D13C5">
        <w:t>Quality</w:t>
      </w:r>
    </w:p>
    <w:p w14:paraId="65F586DD" w14:textId="02AA4A2D" w:rsidR="007D13C5" w:rsidRPr="00A15219" w:rsidRDefault="007D13C5" w:rsidP="00A15219">
      <w:pPr>
        <w:pStyle w:val="BodyText"/>
      </w:pPr>
      <w:r>
        <w:t xml:space="preserve"> : a</w:t>
      </w:r>
      <w:r w:rsidRPr="007D13C5">
        <w:t xml:space="preserve"> quality is a measurable or observable attribute of a system or outcome that indicates how well it meets expectations. Examples include reliability, usability, and performance.</w:t>
      </w:r>
      <w:r>
        <w:t xml:space="preserve"> Refer to the ISO-25000 SQuaRE series of standards.</w:t>
      </w:r>
    </w:p>
    <w:p w14:paraId="016EA72A" w14:textId="3D035709" w:rsidR="00A8163B" w:rsidRPr="00A8163B" w:rsidRDefault="00A8163B" w:rsidP="00A8163B">
      <w:pPr>
        <w:pStyle w:val="Term-Def"/>
        <w:rPr>
          <w:vanish/>
          <w:specVanish/>
        </w:rPr>
      </w:pPr>
      <w:bookmarkStart w:id="87" w:name="Term_User"/>
      <w:bookmarkStart w:id="88" w:name="Term_UserInterface"/>
      <w:bookmarkEnd w:id="87"/>
      <w:bookmarkEnd w:id="88"/>
      <w:r>
        <w:t>User Interface</w:t>
      </w:r>
    </w:p>
    <w:p w14:paraId="61938180" w14:textId="4CBD28FC" w:rsidR="0012615C" w:rsidRDefault="00A8163B" w:rsidP="008C39DC">
      <w:pPr>
        <w:pStyle w:val="BodyText"/>
      </w:pPr>
      <w:r>
        <w:t xml:space="preserve"> : a system interface intended for use by system users. Most computer system UIs are Graphics User Interfaces (</w:t>
      </w:r>
      <w:hyperlink w:anchor="Acronym_GUI" w:history="1">
        <w:r w:rsidRPr="00201C1F">
          <w:rPr>
            <w:rStyle w:val="Hyperlink"/>
          </w:rPr>
          <w:t>GUI</w:t>
        </w:r>
      </w:hyperlink>
      <w:r>
        <w:t>) or Text/Console User Interfaces (TUI).</w:t>
      </w:r>
      <w:bookmarkEnd w:id="81"/>
    </w:p>
    <w:p w14:paraId="608D16C2" w14:textId="0F692FD4" w:rsidR="00F71FFD" w:rsidRDefault="00F71FFD" w:rsidP="00F71FFD">
      <w:pPr>
        <w:pStyle w:val="Appendix"/>
      </w:pPr>
      <w:bookmarkStart w:id="89" w:name="_Toc232068995"/>
      <w:r w:rsidRPr="005C7C13">
        <w:t xml:space="preserve">Appendix </w:t>
      </w:r>
      <w:r>
        <w:t>B</w:t>
      </w:r>
      <w:r w:rsidRPr="005C7C13">
        <w:t xml:space="preserve"> </w:t>
      </w:r>
      <w:r>
        <w:t>–</w:t>
      </w:r>
      <w:r w:rsidRPr="005C7C13">
        <w:t xml:space="preserve"> </w:t>
      </w:r>
      <w:r>
        <w:t xml:space="preserve">Anti-Malware </w:t>
      </w:r>
      <w:r w:rsidR="0053079D">
        <w:t>References</w:t>
      </w:r>
      <w:bookmarkEnd w:id="89"/>
    </w:p>
    <w:p w14:paraId="511BEB93" w14:textId="40175CD3" w:rsidR="00FA7CE4" w:rsidRDefault="00FA7CE4" w:rsidP="008C39DC">
      <w:pPr>
        <w:pStyle w:val="BodyText"/>
      </w:pPr>
      <w:r>
        <w:t>Azure Defender for Storage</w:t>
      </w:r>
    </w:p>
    <w:p w14:paraId="3C6C7D14" w14:textId="5C4DF97D" w:rsidR="003E426B" w:rsidRDefault="003E426B" w:rsidP="008C39DC">
      <w:pPr>
        <w:pStyle w:val="BodyText"/>
      </w:pPr>
      <w:hyperlink r:id="rId18" w:history="1">
        <w:r w:rsidRPr="003E426B">
          <w:rPr>
            <w:rStyle w:val="Hyperlink"/>
          </w:rPr>
          <w:t>Microsoft Antimalware for Azure | Microsoft Learn</w:t>
        </w:r>
      </w:hyperlink>
    </w:p>
    <w:p w14:paraId="3CB6F917" w14:textId="4237B0C8" w:rsidR="003E426B" w:rsidRDefault="003B079D" w:rsidP="00D367AF">
      <w:pPr>
        <w:pStyle w:val="BodyText"/>
        <w:numPr>
          <w:ilvl w:val="0"/>
          <w:numId w:val="4"/>
        </w:numPr>
      </w:pPr>
      <w:hyperlink r:id="rId19" w:history="1">
        <w:r w:rsidRPr="003B079D">
          <w:rPr>
            <w:rStyle w:val="Hyperlink"/>
          </w:rPr>
          <w:t>Microsoft Antimalware for Azure | Microsoft Learn</w:t>
        </w:r>
      </w:hyperlink>
    </w:p>
    <w:p w14:paraId="279F2486" w14:textId="77777777" w:rsidR="00D60552" w:rsidRPr="00D60552" w:rsidRDefault="00D60552" w:rsidP="00D60552">
      <w:pPr>
        <w:pStyle w:val="BodyText"/>
      </w:pPr>
      <w:r w:rsidRPr="00D60552">
        <w:t> </w:t>
      </w:r>
      <w:hyperlink r:id="rId20" w:tooltip="https://scanii.com/" w:history="1">
        <w:r w:rsidRPr="00D60552">
          <w:rPr>
            <w:rStyle w:val="Hyperlink"/>
          </w:rPr>
          <w:t>https://scanii.com/</w:t>
        </w:r>
      </w:hyperlink>
    </w:p>
    <w:p w14:paraId="1F490239" w14:textId="77777777" w:rsidR="00D60552" w:rsidRPr="00D60552" w:rsidRDefault="00D60552" w:rsidP="00D367AF">
      <w:pPr>
        <w:pStyle w:val="BodyText"/>
        <w:numPr>
          <w:ilvl w:val="0"/>
          <w:numId w:val="5"/>
        </w:numPr>
      </w:pPr>
      <w:r w:rsidRPr="00D60552">
        <w:t>SaaS based commercial API.</w:t>
      </w:r>
    </w:p>
    <w:p w14:paraId="0E2510BE" w14:textId="77777777" w:rsidR="00D60552" w:rsidRPr="00D60552" w:rsidRDefault="00D60552" w:rsidP="00D60552">
      <w:pPr>
        <w:pStyle w:val="BodyText"/>
      </w:pPr>
      <w:r w:rsidRPr="00D60552">
        <w:t>* </w:t>
      </w:r>
      <w:hyperlink r:id="rId21" w:tooltip="http://viruscheckmate.com/" w:history="1">
        <w:r w:rsidRPr="00D60552">
          <w:rPr>
            <w:rStyle w:val="Hyperlink"/>
          </w:rPr>
          <w:t>http://viruscheckmate.com/</w:t>
        </w:r>
      </w:hyperlink>
    </w:p>
    <w:p w14:paraId="3EFFEF63" w14:textId="77777777" w:rsidR="00D60552" w:rsidRPr="00D60552" w:rsidRDefault="00D60552" w:rsidP="00D367AF">
      <w:pPr>
        <w:pStyle w:val="BodyText"/>
        <w:numPr>
          <w:ilvl w:val="0"/>
          <w:numId w:val="6"/>
        </w:numPr>
      </w:pPr>
      <w:r w:rsidRPr="00D60552">
        <w:t>Commercial API that looks useful – but not enough information to provide comfort as to what happens to data.</w:t>
      </w:r>
    </w:p>
    <w:p w14:paraId="7B8F82CD" w14:textId="77777777" w:rsidR="00D60552" w:rsidRPr="00D60552" w:rsidRDefault="00D60552" w:rsidP="00D367AF">
      <w:pPr>
        <w:pStyle w:val="BodyText"/>
        <w:numPr>
          <w:ilvl w:val="0"/>
          <w:numId w:val="6"/>
        </w:numPr>
      </w:pPr>
      <w:r w:rsidRPr="00D60552">
        <w:t>Recommendation: Hold, review periodically.</w:t>
      </w:r>
    </w:p>
    <w:p w14:paraId="4B99EA82" w14:textId="77777777" w:rsidR="00D60552" w:rsidRPr="00D60552" w:rsidRDefault="00D60552" w:rsidP="00D60552">
      <w:pPr>
        <w:pStyle w:val="BodyText"/>
      </w:pPr>
      <w:r w:rsidRPr="00D60552">
        <w:t>* </w:t>
      </w:r>
      <w:hyperlink r:id="rId22" w:tooltip="http://www.attachmentscanner.com/" w:history="1">
        <w:r w:rsidRPr="00D60552">
          <w:rPr>
            <w:rStyle w:val="Hyperlink"/>
          </w:rPr>
          <w:t>http://www.attachmentscanner.com/</w:t>
        </w:r>
      </w:hyperlink>
    </w:p>
    <w:p w14:paraId="6AC656C3" w14:textId="77777777" w:rsidR="00D60552" w:rsidRPr="00D60552" w:rsidRDefault="00D60552" w:rsidP="00D367AF">
      <w:pPr>
        <w:pStyle w:val="BodyText"/>
        <w:numPr>
          <w:ilvl w:val="0"/>
          <w:numId w:val="7"/>
        </w:numPr>
      </w:pPr>
      <w:r w:rsidRPr="00D60552">
        <w:t>a commercial ($99+/month) SaaS based API.</w:t>
      </w:r>
    </w:p>
    <w:p w14:paraId="55FB795D" w14:textId="77777777" w:rsidR="00D60552" w:rsidRPr="00D60552" w:rsidRDefault="00D60552" w:rsidP="00D367AF">
      <w:pPr>
        <w:pStyle w:val="BodyText"/>
        <w:numPr>
          <w:ilvl w:val="0"/>
          <w:numId w:val="7"/>
        </w:numPr>
      </w:pPr>
      <w:r w:rsidRPr="00D60552">
        <w:t>Recommendation: Hold, review periodically.</w:t>
      </w:r>
    </w:p>
    <w:p w14:paraId="2B6BCECF" w14:textId="77777777" w:rsidR="00D60552" w:rsidRPr="00D60552" w:rsidRDefault="00D60552" w:rsidP="00D60552">
      <w:pPr>
        <w:pStyle w:val="BodyText"/>
      </w:pPr>
      <w:r w:rsidRPr="00D60552">
        <w:t>* </w:t>
      </w:r>
      <w:hyperlink r:id="rId23" w:tooltip="https://www.virustotal.com" w:history="1">
        <w:r w:rsidRPr="00D60552">
          <w:rPr>
            <w:rStyle w:val="Hyperlink"/>
          </w:rPr>
          <w:t>https://www.virustotal.com</w:t>
        </w:r>
      </w:hyperlink>
      <w:r w:rsidRPr="00D60552">
        <w:t>:</w:t>
      </w:r>
    </w:p>
    <w:p w14:paraId="61E9B5DC" w14:textId="77777777" w:rsidR="00D60552" w:rsidRPr="00D60552" w:rsidRDefault="00D60552" w:rsidP="00D367AF">
      <w:pPr>
        <w:pStyle w:val="BodyText"/>
        <w:numPr>
          <w:ilvl w:val="0"/>
          <w:numId w:val="8"/>
        </w:numPr>
      </w:pPr>
      <w:r w:rsidRPr="00D60552">
        <w:t>Fully owned subsidiary of Google, providing free, public API limited to 4 requests of any nature per minute.</w:t>
      </w:r>
    </w:p>
    <w:p w14:paraId="5DF2B0E1" w14:textId="77777777" w:rsidR="00D60552" w:rsidRPr="00D60552" w:rsidRDefault="00D60552" w:rsidP="00D367AF">
      <w:pPr>
        <w:pStyle w:val="BodyText"/>
        <w:numPr>
          <w:ilvl w:val="0"/>
          <w:numId w:val="8"/>
        </w:numPr>
      </w:pPr>
      <w:r w:rsidRPr="00D60552">
        <w:t>Recommendation: Do not use for sensitive data as malware infected media is shared with virus scanning companies.</w:t>
      </w:r>
    </w:p>
    <w:p w14:paraId="4278A086" w14:textId="77777777" w:rsidR="00D60552" w:rsidRPr="00D60552" w:rsidRDefault="00D60552" w:rsidP="00D60552">
      <w:pPr>
        <w:pStyle w:val="BodyText"/>
      </w:pPr>
      <w:r w:rsidRPr="00D60552">
        <w:t>* HerdProtect:</w:t>
      </w:r>
    </w:p>
    <w:p w14:paraId="28B30707" w14:textId="77777777" w:rsidR="00D60552" w:rsidRPr="00D60552" w:rsidRDefault="00D60552" w:rsidP="00D367AF">
      <w:pPr>
        <w:pStyle w:val="BodyText"/>
        <w:numPr>
          <w:ilvl w:val="0"/>
          <w:numId w:val="9"/>
        </w:numPr>
      </w:pPr>
      <w:r w:rsidRPr="00D60552">
        <w:t>Installed Windows product that requires an IaaS based instance if being used in the cloud.</w:t>
      </w:r>
    </w:p>
    <w:p w14:paraId="56DCC73B" w14:textId="77777777" w:rsidR="00D60552" w:rsidRPr="00D60552" w:rsidRDefault="00D60552" w:rsidP="00D60552">
      <w:pPr>
        <w:pStyle w:val="BodyText"/>
      </w:pPr>
      <w:r w:rsidRPr="00D60552">
        <w:t>* </w:t>
      </w:r>
      <w:hyperlink r:id="rId24" w:tooltip="https://www.metadefender.com/" w:history="1">
        <w:r w:rsidRPr="00D60552">
          <w:rPr>
            <w:rStyle w:val="Hyperlink"/>
          </w:rPr>
          <w:t>https://www.metadefender.com/</w:t>
        </w:r>
      </w:hyperlink>
      <w:r w:rsidRPr="00D60552">
        <w:t>:</w:t>
      </w:r>
    </w:p>
    <w:p w14:paraId="1765C3FE" w14:textId="77777777" w:rsidR="00D60552" w:rsidRPr="00D60552" w:rsidRDefault="00D60552" w:rsidP="00D60552">
      <w:pPr>
        <w:pStyle w:val="BodyText"/>
      </w:pPr>
      <w:r w:rsidRPr="00D60552">
        <w:t>* </w:t>
      </w:r>
      <w:hyperlink r:id="rId25" w:tooltip="https://www.mcafeeasap.com" w:history="1">
        <w:r w:rsidRPr="00D60552">
          <w:rPr>
            <w:rStyle w:val="Hyperlink"/>
          </w:rPr>
          <w:t>https://www.mcafeeasap.com</w:t>
        </w:r>
      </w:hyperlink>
    </w:p>
    <w:p w14:paraId="361CB460" w14:textId="77777777" w:rsidR="00D60552" w:rsidRPr="00D60552" w:rsidRDefault="00D60552" w:rsidP="00D367AF">
      <w:pPr>
        <w:pStyle w:val="BodyText"/>
        <w:numPr>
          <w:ilvl w:val="0"/>
          <w:numId w:val="10"/>
        </w:numPr>
      </w:pPr>
      <w:r w:rsidRPr="00D60552">
        <w:t>Heavy, and expensive, providing multiple lines of defense.</w:t>
      </w:r>
    </w:p>
    <w:p w14:paraId="06409D32" w14:textId="77777777" w:rsidR="00D60552" w:rsidRPr="00D60552" w:rsidRDefault="00D60552" w:rsidP="00D367AF">
      <w:pPr>
        <w:pStyle w:val="BodyText"/>
        <w:numPr>
          <w:ilvl w:val="0"/>
          <w:numId w:val="10"/>
        </w:numPr>
      </w:pPr>
      <w:r w:rsidRPr="00D60552">
        <w:t>Recommendations: In most cases, it's overkill.</w:t>
      </w:r>
    </w:p>
    <w:p w14:paraId="77DB443A" w14:textId="77777777" w:rsidR="00D60552" w:rsidRPr="00D60552" w:rsidRDefault="00D60552" w:rsidP="00D60552">
      <w:pPr>
        <w:pStyle w:val="BodyText"/>
      </w:pPr>
      <w:r w:rsidRPr="00D60552">
        <w:t>* </w:t>
      </w:r>
      <w:hyperlink r:id="rId26" w:tooltip="https://virusscan.jotti.org/" w:history="1">
        <w:r w:rsidRPr="00D60552">
          <w:rPr>
            <w:rStyle w:val="Hyperlink"/>
          </w:rPr>
          <w:t>https://virusscan.jotti.org/</w:t>
        </w:r>
      </w:hyperlink>
    </w:p>
    <w:p w14:paraId="31D566B3" w14:textId="77777777" w:rsidR="00D60552" w:rsidRPr="00D60552" w:rsidRDefault="00D60552" w:rsidP="00D367AF">
      <w:pPr>
        <w:pStyle w:val="BodyText"/>
        <w:numPr>
          <w:ilvl w:val="0"/>
          <w:numId w:val="11"/>
        </w:numPr>
      </w:pPr>
      <w:r w:rsidRPr="00D60552">
        <w:t>Free Linux based SaaS based Form upload, limited to 5 files per upload with 50MB limit per file. An API is provided for bulk scanning, price unknown.</w:t>
      </w:r>
    </w:p>
    <w:p w14:paraId="62D19DCB" w14:textId="1738C125" w:rsidR="00D60552" w:rsidRPr="00D60552" w:rsidRDefault="00D60552" w:rsidP="00D367AF">
      <w:pPr>
        <w:pStyle w:val="BodyText"/>
        <w:numPr>
          <w:ilvl w:val="0"/>
          <w:numId w:val="11"/>
        </w:numPr>
      </w:pPr>
      <w:r w:rsidRPr="00D60552">
        <w:t xml:space="preserve">A couple of online threads mention it catching less than VirusTotal. </w:t>
      </w:r>
    </w:p>
    <w:p w14:paraId="1E9F5A80" w14:textId="77777777" w:rsidR="00D60552" w:rsidRPr="00D60552" w:rsidRDefault="00D60552" w:rsidP="00D60552">
      <w:pPr>
        <w:pStyle w:val="BodyText"/>
      </w:pPr>
      <w:r w:rsidRPr="00D60552">
        <w:t>* </w:t>
      </w:r>
      <w:hyperlink r:id="rId27" w:tooltip="https://malwr.com/" w:history="1">
        <w:r w:rsidRPr="00D60552">
          <w:rPr>
            <w:rStyle w:val="Hyperlink"/>
          </w:rPr>
          <w:t>https://malwr.com/</w:t>
        </w:r>
      </w:hyperlink>
    </w:p>
    <w:p w14:paraId="625FAD99" w14:textId="77777777" w:rsidR="00D60552" w:rsidRPr="00D60552" w:rsidRDefault="00D60552" w:rsidP="00D367AF">
      <w:pPr>
        <w:pStyle w:val="BodyText"/>
        <w:numPr>
          <w:ilvl w:val="0"/>
          <w:numId w:val="12"/>
        </w:numPr>
      </w:pPr>
      <w:r w:rsidRPr="00D60552">
        <w:t>Their mission is to provide a free, independent and non-commercial service to the security community. They provide an online form (no API), that uses VirusTotal – and therefore sensitive/classified data may be leaked.</w:t>
      </w:r>
    </w:p>
    <w:p w14:paraId="3EB6C4C5" w14:textId="77777777" w:rsidR="00D60552" w:rsidRPr="00D60552" w:rsidRDefault="00D60552" w:rsidP="00D60552">
      <w:pPr>
        <w:pStyle w:val="BodyText"/>
      </w:pPr>
      <w:r w:rsidRPr="00D60552">
        <w:t>* </w:t>
      </w:r>
      <w:hyperlink r:id="rId28" w:tooltip="https://www.hybrid-analysis.com/" w:history="1">
        <w:r w:rsidRPr="00D60552">
          <w:rPr>
            <w:rStyle w:val="Hyperlink"/>
          </w:rPr>
          <w:t>https://www.hybrid-analysis.com/</w:t>
        </w:r>
      </w:hyperlink>
    </w:p>
    <w:p w14:paraId="04A794D5" w14:textId="77777777" w:rsidR="00D60552" w:rsidRPr="00D60552" w:rsidRDefault="00D60552" w:rsidP="00D367AF">
      <w:pPr>
        <w:pStyle w:val="BodyText"/>
        <w:numPr>
          <w:ilvl w:val="0"/>
          <w:numId w:val="13"/>
        </w:numPr>
      </w:pPr>
      <w:r w:rsidRPr="00D60552">
        <w:t>Max 100Mb</w:t>
      </w:r>
    </w:p>
    <w:p w14:paraId="2C056BFF" w14:textId="77777777" w:rsidR="00D60552" w:rsidRPr="00D60552" w:rsidRDefault="00D60552" w:rsidP="00D367AF">
      <w:pPr>
        <w:pStyle w:val="BodyText"/>
        <w:numPr>
          <w:ilvl w:val="0"/>
          <w:numId w:val="13"/>
        </w:numPr>
      </w:pPr>
      <w:r w:rsidRPr="00D60552">
        <w:t>Upload Form</w:t>
      </w:r>
    </w:p>
    <w:p w14:paraId="670CED73" w14:textId="77777777" w:rsidR="00D60552" w:rsidRPr="00D60552" w:rsidRDefault="00D60552" w:rsidP="00D367AF">
      <w:pPr>
        <w:pStyle w:val="BodyText"/>
        <w:numPr>
          <w:ilvl w:val="0"/>
          <w:numId w:val="13"/>
        </w:numPr>
      </w:pPr>
      <w:r w:rsidRPr="00D60552">
        <w:lastRenderedPageBreak/>
        <w:t>Has API</w:t>
      </w:r>
    </w:p>
    <w:p w14:paraId="75FE507B" w14:textId="77777777" w:rsidR="00D60552" w:rsidRPr="00D60552" w:rsidRDefault="00D60552" w:rsidP="00D60552">
      <w:pPr>
        <w:pStyle w:val="BodyText"/>
      </w:pPr>
      <w:r w:rsidRPr="00D60552">
        <w:t>* </w:t>
      </w:r>
      <w:hyperlink r:id="rId29" w:tooltip="http://www.virscan.org/" w:history="1">
        <w:r w:rsidRPr="00D60552">
          <w:rPr>
            <w:rStyle w:val="Hyperlink"/>
          </w:rPr>
          <w:t>http://www.virscan.org/</w:t>
        </w:r>
      </w:hyperlink>
    </w:p>
    <w:p w14:paraId="38627A9E" w14:textId="77777777" w:rsidR="00D60552" w:rsidRPr="00D60552" w:rsidRDefault="00D60552" w:rsidP="00D367AF">
      <w:pPr>
        <w:pStyle w:val="BodyText"/>
        <w:numPr>
          <w:ilvl w:val="0"/>
          <w:numId w:val="14"/>
        </w:numPr>
      </w:pPr>
      <w:r w:rsidRPr="00D60552">
        <w:t>Free upload form limited to 20Mb. No API.</w:t>
      </w:r>
    </w:p>
    <w:p w14:paraId="5F8CF014" w14:textId="77777777" w:rsidR="00D60552" w:rsidRPr="00D60552" w:rsidRDefault="00D60552" w:rsidP="00D60552">
      <w:pPr>
        <w:pStyle w:val="BodyText"/>
      </w:pPr>
      <w:r w:rsidRPr="00D60552">
        <w:t>* XRay</w:t>
      </w:r>
    </w:p>
    <w:p w14:paraId="12308098" w14:textId="3EAF8558" w:rsidR="00987689" w:rsidRDefault="00D60552" w:rsidP="00D367AF">
      <w:pPr>
        <w:pStyle w:val="BodyText"/>
        <w:numPr>
          <w:ilvl w:val="0"/>
          <w:numId w:val="15"/>
        </w:numPr>
      </w:pPr>
      <w:r w:rsidRPr="00D60552">
        <w:t>Installation requires an IaaS instance if being used in the cloud.</w:t>
      </w:r>
      <w:r w:rsidR="00987689">
        <w:br w:type="page"/>
      </w:r>
    </w:p>
    <w:p w14:paraId="595D3FEC" w14:textId="77777777" w:rsidR="0042281A" w:rsidRDefault="0042281A" w:rsidP="001B49C5">
      <w:pPr>
        <w:pStyle w:val="Appendix"/>
        <w:sectPr w:rsidR="0042281A" w:rsidSect="00A2102D">
          <w:headerReference w:type="even" r:id="rId30"/>
          <w:headerReference w:type="default" r:id="rId31"/>
          <w:footerReference w:type="even" r:id="rId32"/>
          <w:footerReference w:type="default" r:id="rId33"/>
          <w:headerReference w:type="first" r:id="rId34"/>
          <w:footerReference w:type="first" r:id="rId35"/>
          <w:pgSz w:w="11906" w:h="16838"/>
          <w:pgMar w:top="1843" w:right="1191" w:bottom="1021" w:left="1191" w:header="709" w:footer="709" w:gutter="0"/>
          <w:cols w:space="708"/>
          <w:titlePg/>
          <w:docGrid w:linePitch="360"/>
        </w:sectPr>
      </w:pPr>
    </w:p>
    <w:p w14:paraId="03174D8B" w14:textId="380425F2" w:rsidR="001B49C5" w:rsidRDefault="001B49C5" w:rsidP="001B49C5">
      <w:pPr>
        <w:pStyle w:val="Appendix"/>
      </w:pPr>
      <w:bookmarkStart w:id="90" w:name="_Toc232068996"/>
      <w:r>
        <w:lastRenderedPageBreak/>
        <w:t>Appendix C – Comparison Matrix</w:t>
      </w:r>
      <w:bookmarkEnd w:id="90"/>
    </w:p>
    <w:tbl>
      <w:tblPr>
        <w:tblStyle w:val="Table-Default-Blue"/>
        <w:tblW w:w="15593" w:type="dxa"/>
        <w:tblInd w:w="-284" w:type="dxa"/>
        <w:tblLayout w:type="fixed"/>
        <w:tblLook w:val="04A0" w:firstRow="1" w:lastRow="0" w:firstColumn="1" w:lastColumn="0" w:noHBand="0" w:noVBand="1"/>
      </w:tblPr>
      <w:tblGrid>
        <w:gridCol w:w="1289"/>
        <w:gridCol w:w="1405"/>
        <w:gridCol w:w="898"/>
        <w:gridCol w:w="1211"/>
        <w:gridCol w:w="1151"/>
        <w:gridCol w:w="1683"/>
        <w:gridCol w:w="1294"/>
        <w:gridCol w:w="1418"/>
        <w:gridCol w:w="1428"/>
        <w:gridCol w:w="994"/>
        <w:gridCol w:w="966"/>
        <w:gridCol w:w="928"/>
        <w:gridCol w:w="928"/>
      </w:tblGrid>
      <w:tr w:rsidR="00BF2233" w:rsidRPr="00BF2233" w14:paraId="635ADAFB" w14:textId="77777777" w:rsidTr="008A57FA">
        <w:trPr>
          <w:cnfStyle w:val="100000000000" w:firstRow="1" w:lastRow="0" w:firstColumn="0" w:lastColumn="0" w:oddVBand="0" w:evenVBand="0" w:oddHBand="0" w:evenHBand="0" w:firstRowFirstColumn="0" w:firstRowLastColumn="0" w:lastRowFirstColumn="0" w:lastRowLastColumn="0"/>
        </w:trPr>
        <w:tc>
          <w:tcPr>
            <w:tcW w:w="1289" w:type="dxa"/>
            <w:hideMark/>
          </w:tcPr>
          <w:p w14:paraId="7FA51C1F" w14:textId="77777777" w:rsidR="006213FB" w:rsidRPr="001D6074" w:rsidRDefault="006213FB" w:rsidP="00D44C27">
            <w:pPr>
              <w:spacing w:before="120" w:after="120" w:line="276" w:lineRule="auto"/>
              <w:rPr>
                <w:rFonts w:cs="Arial"/>
                <w:sz w:val="16"/>
                <w:szCs w:val="16"/>
              </w:rPr>
            </w:pPr>
            <w:r w:rsidRPr="001D6074">
              <w:rPr>
                <w:rFonts w:cs="Arial"/>
                <w:sz w:val="16"/>
                <w:szCs w:val="16"/>
              </w:rPr>
              <w:t>Criteria</w:t>
            </w:r>
          </w:p>
        </w:tc>
        <w:tc>
          <w:tcPr>
            <w:tcW w:w="1405" w:type="dxa"/>
            <w:hideMark/>
          </w:tcPr>
          <w:p w14:paraId="7C34CEB0" w14:textId="77777777" w:rsidR="006213FB" w:rsidRPr="001D6074" w:rsidRDefault="006213FB" w:rsidP="00D44C27">
            <w:pPr>
              <w:spacing w:before="120" w:after="120" w:line="276" w:lineRule="auto"/>
              <w:rPr>
                <w:rFonts w:cs="Arial"/>
                <w:sz w:val="16"/>
                <w:szCs w:val="16"/>
              </w:rPr>
            </w:pPr>
            <w:r w:rsidRPr="001D6074">
              <w:rPr>
                <w:rFonts w:cs="Arial"/>
                <w:sz w:val="16"/>
                <w:szCs w:val="16"/>
              </w:rPr>
              <w:t>OPSWAT MetaDefender</w:t>
            </w:r>
          </w:p>
        </w:tc>
        <w:tc>
          <w:tcPr>
            <w:tcW w:w="898" w:type="dxa"/>
            <w:hideMark/>
          </w:tcPr>
          <w:p w14:paraId="10EA38D7" w14:textId="77777777" w:rsidR="006213FB" w:rsidRPr="001D6074" w:rsidRDefault="006213FB" w:rsidP="00D44C27">
            <w:pPr>
              <w:spacing w:before="120" w:after="120" w:line="276" w:lineRule="auto"/>
              <w:rPr>
                <w:rFonts w:cs="Arial"/>
                <w:sz w:val="16"/>
                <w:szCs w:val="16"/>
              </w:rPr>
            </w:pPr>
            <w:r w:rsidRPr="001D6074">
              <w:rPr>
                <w:rFonts w:cs="Arial"/>
                <w:sz w:val="16"/>
                <w:szCs w:val="16"/>
              </w:rPr>
              <w:t>ClamAV</w:t>
            </w:r>
          </w:p>
        </w:tc>
        <w:tc>
          <w:tcPr>
            <w:tcW w:w="1211" w:type="dxa"/>
            <w:hideMark/>
          </w:tcPr>
          <w:p w14:paraId="0493502C" w14:textId="77777777" w:rsidR="006213FB" w:rsidRPr="001D6074" w:rsidRDefault="006213FB" w:rsidP="00D44C27">
            <w:pPr>
              <w:spacing w:before="120" w:after="120" w:line="276" w:lineRule="auto"/>
              <w:rPr>
                <w:rFonts w:cs="Arial"/>
                <w:sz w:val="16"/>
                <w:szCs w:val="16"/>
              </w:rPr>
            </w:pPr>
            <w:r w:rsidRPr="001D6074">
              <w:rPr>
                <w:rFonts w:cs="Arial"/>
                <w:sz w:val="16"/>
                <w:szCs w:val="16"/>
              </w:rPr>
              <w:t>Hybrid Analysis</w:t>
            </w:r>
          </w:p>
        </w:tc>
        <w:tc>
          <w:tcPr>
            <w:tcW w:w="1151" w:type="dxa"/>
            <w:hideMark/>
          </w:tcPr>
          <w:p w14:paraId="22776713" w14:textId="77777777" w:rsidR="006213FB" w:rsidRPr="001D6074" w:rsidRDefault="006213FB" w:rsidP="00D44C27">
            <w:pPr>
              <w:spacing w:before="120" w:after="120" w:line="276" w:lineRule="auto"/>
              <w:rPr>
                <w:rFonts w:cs="Arial"/>
                <w:sz w:val="16"/>
                <w:szCs w:val="16"/>
              </w:rPr>
            </w:pPr>
            <w:r w:rsidRPr="001D6074">
              <w:rPr>
                <w:rFonts w:cs="Arial"/>
                <w:sz w:val="16"/>
                <w:szCs w:val="16"/>
              </w:rPr>
              <w:t>Scanii</w:t>
            </w:r>
          </w:p>
        </w:tc>
        <w:tc>
          <w:tcPr>
            <w:tcW w:w="1683" w:type="dxa"/>
            <w:hideMark/>
          </w:tcPr>
          <w:p w14:paraId="59BA1B7E" w14:textId="77777777" w:rsidR="006213FB" w:rsidRPr="001D6074" w:rsidRDefault="006213FB" w:rsidP="00D44C27">
            <w:pPr>
              <w:spacing w:before="120" w:after="120" w:line="276" w:lineRule="auto"/>
              <w:rPr>
                <w:rFonts w:cs="Arial"/>
                <w:sz w:val="16"/>
                <w:szCs w:val="16"/>
              </w:rPr>
            </w:pPr>
            <w:r w:rsidRPr="001D6074">
              <w:rPr>
                <w:rFonts w:cs="Arial"/>
                <w:sz w:val="16"/>
                <w:szCs w:val="16"/>
              </w:rPr>
              <w:t>VirusTotal</w:t>
            </w:r>
          </w:p>
        </w:tc>
        <w:tc>
          <w:tcPr>
            <w:tcW w:w="1294" w:type="dxa"/>
            <w:hideMark/>
          </w:tcPr>
          <w:p w14:paraId="53BD9793" w14:textId="77777777" w:rsidR="006213FB" w:rsidRPr="001D6074" w:rsidRDefault="006213FB" w:rsidP="00D44C27">
            <w:pPr>
              <w:spacing w:before="120" w:after="120" w:line="276" w:lineRule="auto"/>
              <w:rPr>
                <w:rFonts w:cs="Arial"/>
                <w:sz w:val="16"/>
                <w:szCs w:val="16"/>
              </w:rPr>
            </w:pPr>
            <w:r w:rsidRPr="001D6074">
              <w:rPr>
                <w:rFonts w:cs="Arial"/>
                <w:sz w:val="16"/>
                <w:szCs w:val="16"/>
              </w:rPr>
              <w:t>Microsoft Antimalware for Azure</w:t>
            </w:r>
          </w:p>
        </w:tc>
        <w:tc>
          <w:tcPr>
            <w:tcW w:w="1418" w:type="dxa"/>
            <w:hideMark/>
          </w:tcPr>
          <w:p w14:paraId="2B6CC456" w14:textId="77777777" w:rsidR="006213FB" w:rsidRPr="001D6074" w:rsidRDefault="006213FB" w:rsidP="00D44C27">
            <w:pPr>
              <w:spacing w:before="120" w:after="120" w:line="276" w:lineRule="auto"/>
              <w:rPr>
                <w:rFonts w:cs="Arial"/>
                <w:sz w:val="16"/>
                <w:szCs w:val="16"/>
              </w:rPr>
            </w:pPr>
            <w:r w:rsidRPr="001D6074">
              <w:rPr>
                <w:rFonts w:cs="Arial"/>
                <w:sz w:val="16"/>
                <w:szCs w:val="16"/>
              </w:rPr>
              <w:t>Microsoft Defender for Storage</w:t>
            </w:r>
          </w:p>
        </w:tc>
        <w:tc>
          <w:tcPr>
            <w:tcW w:w="1428" w:type="dxa"/>
            <w:hideMark/>
          </w:tcPr>
          <w:p w14:paraId="06B4DA3B" w14:textId="77777777" w:rsidR="006213FB" w:rsidRPr="001D6074" w:rsidRDefault="006213FB" w:rsidP="00D44C27">
            <w:pPr>
              <w:spacing w:before="120" w:after="120" w:line="276" w:lineRule="auto"/>
              <w:rPr>
                <w:rFonts w:cs="Arial"/>
                <w:sz w:val="16"/>
                <w:szCs w:val="16"/>
              </w:rPr>
            </w:pPr>
            <w:r w:rsidRPr="001D6074">
              <w:rPr>
                <w:rFonts w:cs="Arial"/>
                <w:sz w:val="16"/>
                <w:szCs w:val="16"/>
              </w:rPr>
              <w:t>McAfee ASAP</w:t>
            </w:r>
          </w:p>
        </w:tc>
        <w:tc>
          <w:tcPr>
            <w:tcW w:w="994" w:type="dxa"/>
            <w:hideMark/>
          </w:tcPr>
          <w:p w14:paraId="6324CBBE" w14:textId="77777777" w:rsidR="006213FB" w:rsidRPr="001D6074" w:rsidRDefault="006213FB" w:rsidP="00D44C27">
            <w:pPr>
              <w:spacing w:before="120" w:after="120" w:line="276" w:lineRule="auto"/>
              <w:rPr>
                <w:rFonts w:cs="Arial"/>
                <w:sz w:val="16"/>
                <w:szCs w:val="16"/>
              </w:rPr>
            </w:pPr>
            <w:r w:rsidRPr="001D6074">
              <w:rPr>
                <w:rFonts w:cs="Arial"/>
                <w:sz w:val="16"/>
                <w:szCs w:val="16"/>
              </w:rPr>
              <w:t>Jotti</w:t>
            </w:r>
          </w:p>
        </w:tc>
        <w:tc>
          <w:tcPr>
            <w:tcW w:w="966" w:type="dxa"/>
            <w:hideMark/>
          </w:tcPr>
          <w:p w14:paraId="15A92EB6" w14:textId="77777777" w:rsidR="006213FB" w:rsidRPr="001D6074" w:rsidRDefault="006213FB" w:rsidP="00D44C27">
            <w:pPr>
              <w:spacing w:before="120" w:after="120" w:line="276" w:lineRule="auto"/>
              <w:rPr>
                <w:rFonts w:cs="Arial"/>
                <w:sz w:val="16"/>
                <w:szCs w:val="16"/>
              </w:rPr>
            </w:pPr>
            <w:r w:rsidRPr="001D6074">
              <w:rPr>
                <w:rFonts w:cs="Arial"/>
                <w:sz w:val="16"/>
                <w:szCs w:val="16"/>
              </w:rPr>
              <w:t>Malwr</w:t>
            </w:r>
          </w:p>
        </w:tc>
        <w:tc>
          <w:tcPr>
            <w:tcW w:w="928" w:type="dxa"/>
            <w:hideMark/>
          </w:tcPr>
          <w:p w14:paraId="1671CB2B" w14:textId="77777777" w:rsidR="006213FB" w:rsidRPr="001D6074" w:rsidRDefault="006213FB" w:rsidP="00D44C27">
            <w:pPr>
              <w:spacing w:before="120" w:after="120" w:line="276" w:lineRule="auto"/>
              <w:rPr>
                <w:rFonts w:cs="Arial"/>
                <w:sz w:val="16"/>
                <w:szCs w:val="16"/>
              </w:rPr>
            </w:pPr>
            <w:r w:rsidRPr="001D6074">
              <w:rPr>
                <w:rFonts w:cs="Arial"/>
                <w:sz w:val="16"/>
                <w:szCs w:val="16"/>
              </w:rPr>
              <w:t>Virscan</w:t>
            </w:r>
          </w:p>
        </w:tc>
        <w:tc>
          <w:tcPr>
            <w:tcW w:w="928" w:type="dxa"/>
            <w:hideMark/>
          </w:tcPr>
          <w:p w14:paraId="268BFC4D" w14:textId="77777777" w:rsidR="006213FB" w:rsidRPr="001D6074" w:rsidRDefault="006213FB" w:rsidP="00D44C27">
            <w:pPr>
              <w:spacing w:before="120" w:after="120" w:line="276" w:lineRule="auto"/>
              <w:rPr>
                <w:rFonts w:cs="Arial"/>
                <w:sz w:val="16"/>
                <w:szCs w:val="16"/>
              </w:rPr>
            </w:pPr>
            <w:r w:rsidRPr="001D6074">
              <w:rPr>
                <w:rFonts w:cs="Arial"/>
                <w:sz w:val="16"/>
                <w:szCs w:val="16"/>
              </w:rPr>
              <w:t>Xray</w:t>
            </w:r>
          </w:p>
        </w:tc>
      </w:tr>
      <w:tr w:rsidR="00BF2233" w:rsidRPr="00BF2233" w14:paraId="29840740" w14:textId="77777777" w:rsidTr="008A57FA">
        <w:trPr>
          <w:cnfStyle w:val="000000100000" w:firstRow="0" w:lastRow="0" w:firstColumn="0" w:lastColumn="0" w:oddVBand="0" w:evenVBand="0" w:oddHBand="1" w:evenHBand="0" w:firstRowFirstColumn="0" w:firstRowLastColumn="0" w:lastRowFirstColumn="0" w:lastRowLastColumn="0"/>
        </w:trPr>
        <w:tc>
          <w:tcPr>
            <w:tcW w:w="1289" w:type="dxa"/>
            <w:hideMark/>
          </w:tcPr>
          <w:p w14:paraId="52A03E1F" w14:textId="77777777" w:rsidR="006213FB" w:rsidRPr="001D6074" w:rsidRDefault="006213FB" w:rsidP="00D44C27">
            <w:pPr>
              <w:spacing w:before="120" w:after="120" w:line="276" w:lineRule="auto"/>
              <w:rPr>
                <w:rFonts w:cs="Arial"/>
                <w:sz w:val="16"/>
                <w:szCs w:val="16"/>
              </w:rPr>
            </w:pPr>
            <w:r w:rsidRPr="001D6074">
              <w:rPr>
                <w:rFonts w:cs="Arial"/>
                <w:sz w:val="16"/>
                <w:szCs w:val="16"/>
              </w:rPr>
              <w:t>Installation</w:t>
            </w:r>
          </w:p>
        </w:tc>
        <w:tc>
          <w:tcPr>
            <w:tcW w:w="1405" w:type="dxa"/>
            <w:hideMark/>
          </w:tcPr>
          <w:p w14:paraId="687C1CC7"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or on-prem (VM/container)</w:t>
            </w:r>
          </w:p>
        </w:tc>
        <w:tc>
          <w:tcPr>
            <w:tcW w:w="898" w:type="dxa"/>
            <w:hideMark/>
          </w:tcPr>
          <w:p w14:paraId="7C68DF3F" w14:textId="77777777" w:rsidR="006213FB" w:rsidRPr="001D6074" w:rsidRDefault="006213FB" w:rsidP="00D44C27">
            <w:pPr>
              <w:spacing w:before="120" w:after="120" w:line="276" w:lineRule="auto"/>
              <w:rPr>
                <w:rFonts w:cs="Arial"/>
                <w:sz w:val="16"/>
                <w:szCs w:val="16"/>
              </w:rPr>
            </w:pPr>
            <w:r w:rsidRPr="001D6074">
              <w:rPr>
                <w:rFonts w:cs="Arial"/>
                <w:sz w:val="16"/>
                <w:szCs w:val="16"/>
              </w:rPr>
              <w:t>On-prem only (Linux)</w:t>
            </w:r>
          </w:p>
        </w:tc>
        <w:tc>
          <w:tcPr>
            <w:tcW w:w="1211" w:type="dxa"/>
            <w:hideMark/>
          </w:tcPr>
          <w:p w14:paraId="5E4975BC"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only</w:t>
            </w:r>
          </w:p>
        </w:tc>
        <w:tc>
          <w:tcPr>
            <w:tcW w:w="1151" w:type="dxa"/>
            <w:hideMark/>
          </w:tcPr>
          <w:p w14:paraId="4336A542"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only</w:t>
            </w:r>
          </w:p>
        </w:tc>
        <w:tc>
          <w:tcPr>
            <w:tcW w:w="1683" w:type="dxa"/>
            <w:hideMark/>
          </w:tcPr>
          <w:p w14:paraId="226EA766"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only</w:t>
            </w:r>
          </w:p>
        </w:tc>
        <w:tc>
          <w:tcPr>
            <w:tcW w:w="1294" w:type="dxa"/>
            <w:hideMark/>
          </w:tcPr>
          <w:p w14:paraId="0A18C668" w14:textId="77777777" w:rsidR="006213FB" w:rsidRPr="001D6074" w:rsidRDefault="006213FB" w:rsidP="00D44C27">
            <w:pPr>
              <w:spacing w:before="120" w:after="120" w:line="276" w:lineRule="auto"/>
              <w:rPr>
                <w:rFonts w:cs="Arial"/>
                <w:sz w:val="16"/>
                <w:szCs w:val="16"/>
              </w:rPr>
            </w:pPr>
            <w:r w:rsidRPr="001D6074">
              <w:rPr>
                <w:rFonts w:cs="Arial"/>
                <w:sz w:val="16"/>
                <w:szCs w:val="16"/>
              </w:rPr>
              <w:t>IaaS (agent on VM)</w:t>
            </w:r>
          </w:p>
        </w:tc>
        <w:tc>
          <w:tcPr>
            <w:tcW w:w="1418" w:type="dxa"/>
            <w:hideMark/>
          </w:tcPr>
          <w:p w14:paraId="738028CB"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(native to Azure Storage)</w:t>
            </w:r>
          </w:p>
        </w:tc>
        <w:tc>
          <w:tcPr>
            <w:tcW w:w="1428" w:type="dxa"/>
            <w:hideMark/>
          </w:tcPr>
          <w:p w14:paraId="16A9E99C"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 endpoint agent</w:t>
            </w:r>
          </w:p>
        </w:tc>
        <w:tc>
          <w:tcPr>
            <w:tcW w:w="994" w:type="dxa"/>
            <w:hideMark/>
          </w:tcPr>
          <w:p w14:paraId="0F73D4E0"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(web-based)</w:t>
            </w:r>
          </w:p>
        </w:tc>
        <w:tc>
          <w:tcPr>
            <w:tcW w:w="966" w:type="dxa"/>
            <w:hideMark/>
          </w:tcPr>
          <w:p w14:paraId="69BA48A0"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(archived)</w:t>
            </w:r>
          </w:p>
        </w:tc>
        <w:tc>
          <w:tcPr>
            <w:tcW w:w="928" w:type="dxa"/>
            <w:hideMark/>
          </w:tcPr>
          <w:p w14:paraId="2A810542"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(web-based)</w:t>
            </w:r>
          </w:p>
        </w:tc>
        <w:tc>
          <w:tcPr>
            <w:tcW w:w="928" w:type="dxa"/>
            <w:hideMark/>
          </w:tcPr>
          <w:p w14:paraId="32B3745E" w14:textId="77777777" w:rsidR="006213FB" w:rsidRPr="001D6074" w:rsidRDefault="006213FB" w:rsidP="00D44C27">
            <w:pPr>
              <w:spacing w:before="120" w:after="120" w:line="276" w:lineRule="auto"/>
              <w:rPr>
                <w:rFonts w:cs="Arial"/>
                <w:sz w:val="16"/>
                <w:szCs w:val="16"/>
              </w:rPr>
            </w:pPr>
            <w:r w:rsidRPr="001D6074">
              <w:rPr>
                <w:rFonts w:cs="Arial"/>
                <w:sz w:val="16"/>
                <w:szCs w:val="16"/>
              </w:rPr>
              <w:t>SaaS (web-based)</w:t>
            </w:r>
          </w:p>
        </w:tc>
      </w:tr>
      <w:tr w:rsidR="00BF2233" w:rsidRPr="00BF2233" w14:paraId="22D9C7A6" w14:textId="77777777" w:rsidTr="008A57FA">
        <w:trPr>
          <w:cnfStyle w:val="000000010000" w:firstRow="0" w:lastRow="0" w:firstColumn="0" w:lastColumn="0" w:oddVBand="0" w:evenVBand="0" w:oddHBand="0" w:evenHBand="1" w:firstRowFirstColumn="0" w:firstRowLastColumn="0" w:lastRowFirstColumn="0" w:lastRowLastColumn="0"/>
        </w:trPr>
        <w:tc>
          <w:tcPr>
            <w:tcW w:w="1289" w:type="dxa"/>
            <w:hideMark/>
          </w:tcPr>
          <w:p w14:paraId="4916F891" w14:textId="77777777" w:rsidR="006213FB" w:rsidRPr="001D6074" w:rsidRDefault="006213FB" w:rsidP="00D44C27">
            <w:pPr>
              <w:spacing w:before="120" w:after="120" w:line="276" w:lineRule="auto"/>
              <w:rPr>
                <w:rFonts w:cs="Arial"/>
                <w:sz w:val="16"/>
                <w:szCs w:val="16"/>
              </w:rPr>
            </w:pPr>
            <w:r w:rsidRPr="001D6074">
              <w:rPr>
                <w:rFonts w:cs="Arial"/>
                <w:sz w:val="16"/>
                <w:szCs w:val="16"/>
              </w:rPr>
              <w:t>Capabilities</w:t>
            </w:r>
          </w:p>
        </w:tc>
        <w:tc>
          <w:tcPr>
            <w:tcW w:w="1405" w:type="dxa"/>
            <w:hideMark/>
          </w:tcPr>
          <w:p w14:paraId="114AB61C" w14:textId="77777777" w:rsidR="006213FB" w:rsidRPr="001D6074" w:rsidRDefault="006213FB" w:rsidP="00D44C27">
            <w:pPr>
              <w:spacing w:before="120" w:after="120" w:line="276" w:lineRule="auto"/>
              <w:rPr>
                <w:rFonts w:cs="Arial"/>
                <w:sz w:val="16"/>
                <w:szCs w:val="16"/>
              </w:rPr>
            </w:pPr>
            <w:r w:rsidRPr="001D6074">
              <w:rPr>
                <w:rFonts w:cs="Arial"/>
                <w:sz w:val="16"/>
                <w:szCs w:val="16"/>
              </w:rPr>
              <w:t>Multi-engine (30+)</w:t>
            </w:r>
          </w:p>
        </w:tc>
        <w:tc>
          <w:tcPr>
            <w:tcW w:w="898" w:type="dxa"/>
            <w:hideMark/>
          </w:tcPr>
          <w:p w14:paraId="7A390511" w14:textId="77777777" w:rsidR="006213FB" w:rsidRPr="001D6074" w:rsidRDefault="006213FB" w:rsidP="00D44C27">
            <w:pPr>
              <w:spacing w:before="120" w:after="120" w:line="276" w:lineRule="auto"/>
              <w:rPr>
                <w:rFonts w:cs="Arial"/>
                <w:sz w:val="16"/>
                <w:szCs w:val="16"/>
              </w:rPr>
            </w:pPr>
            <w:r w:rsidRPr="001D6074">
              <w:rPr>
                <w:rFonts w:cs="Arial"/>
                <w:sz w:val="16"/>
                <w:szCs w:val="16"/>
              </w:rPr>
              <w:t>Single engine</w:t>
            </w:r>
          </w:p>
        </w:tc>
        <w:tc>
          <w:tcPr>
            <w:tcW w:w="1211" w:type="dxa"/>
            <w:hideMark/>
          </w:tcPr>
          <w:p w14:paraId="78846684" w14:textId="77777777" w:rsidR="006213FB" w:rsidRPr="001D6074" w:rsidRDefault="006213FB" w:rsidP="00D44C27">
            <w:pPr>
              <w:spacing w:before="120" w:after="120" w:line="276" w:lineRule="auto"/>
              <w:rPr>
                <w:rFonts w:cs="Arial"/>
                <w:sz w:val="16"/>
                <w:szCs w:val="16"/>
              </w:rPr>
            </w:pPr>
            <w:r w:rsidRPr="001D6074">
              <w:rPr>
                <w:rFonts w:cs="Arial"/>
                <w:sz w:val="16"/>
                <w:szCs w:val="16"/>
              </w:rPr>
              <w:t>Single engine + sandboxing</w:t>
            </w:r>
          </w:p>
        </w:tc>
        <w:tc>
          <w:tcPr>
            <w:tcW w:w="1151" w:type="dxa"/>
            <w:hideMark/>
          </w:tcPr>
          <w:p w14:paraId="0A5DD436" w14:textId="77777777" w:rsidR="006213FB" w:rsidRPr="001D6074" w:rsidRDefault="006213FB" w:rsidP="00D44C27">
            <w:pPr>
              <w:spacing w:before="120" w:after="120" w:line="276" w:lineRule="auto"/>
              <w:rPr>
                <w:rFonts w:cs="Arial"/>
                <w:sz w:val="16"/>
                <w:szCs w:val="16"/>
              </w:rPr>
            </w:pPr>
            <w:r w:rsidRPr="001D6074">
              <w:rPr>
                <w:rFonts w:cs="Arial"/>
                <w:sz w:val="16"/>
                <w:szCs w:val="16"/>
              </w:rPr>
              <w:t>Single engine</w:t>
            </w:r>
          </w:p>
        </w:tc>
        <w:tc>
          <w:tcPr>
            <w:tcW w:w="1683" w:type="dxa"/>
            <w:hideMark/>
          </w:tcPr>
          <w:p w14:paraId="4CA2D1A4" w14:textId="77777777" w:rsidR="006213FB" w:rsidRPr="001D6074" w:rsidRDefault="006213FB" w:rsidP="00D44C27">
            <w:pPr>
              <w:spacing w:before="120" w:after="120" w:line="276" w:lineRule="auto"/>
              <w:rPr>
                <w:rFonts w:cs="Arial"/>
                <w:sz w:val="16"/>
                <w:szCs w:val="16"/>
              </w:rPr>
            </w:pPr>
            <w:r w:rsidRPr="001D6074">
              <w:rPr>
                <w:rFonts w:cs="Arial"/>
                <w:sz w:val="16"/>
                <w:szCs w:val="16"/>
              </w:rPr>
              <w:t>Multi-engine (70+)</w:t>
            </w:r>
          </w:p>
        </w:tc>
        <w:tc>
          <w:tcPr>
            <w:tcW w:w="1294" w:type="dxa"/>
            <w:hideMark/>
          </w:tcPr>
          <w:p w14:paraId="1D5158FF" w14:textId="77777777" w:rsidR="006213FB" w:rsidRPr="001D6074" w:rsidRDefault="006213FB" w:rsidP="00D44C27">
            <w:pPr>
              <w:spacing w:before="120" w:after="120" w:line="276" w:lineRule="auto"/>
              <w:rPr>
                <w:rFonts w:cs="Arial"/>
                <w:sz w:val="16"/>
                <w:szCs w:val="16"/>
              </w:rPr>
            </w:pPr>
            <w:r w:rsidRPr="001D6074">
              <w:rPr>
                <w:rFonts w:cs="Arial"/>
                <w:sz w:val="16"/>
                <w:szCs w:val="16"/>
              </w:rPr>
              <w:t>Single engine (MDAV)</w:t>
            </w:r>
          </w:p>
        </w:tc>
        <w:tc>
          <w:tcPr>
            <w:tcW w:w="1418" w:type="dxa"/>
            <w:hideMark/>
          </w:tcPr>
          <w:p w14:paraId="54CFEF00" w14:textId="77777777" w:rsidR="006213FB" w:rsidRPr="001D6074" w:rsidRDefault="006213FB" w:rsidP="00D44C27">
            <w:pPr>
              <w:spacing w:before="120" w:after="120" w:line="276" w:lineRule="auto"/>
              <w:rPr>
                <w:rFonts w:cs="Arial"/>
                <w:sz w:val="16"/>
                <w:szCs w:val="16"/>
              </w:rPr>
            </w:pPr>
            <w:r w:rsidRPr="001D6074">
              <w:rPr>
                <w:rFonts w:cs="Arial"/>
                <w:sz w:val="16"/>
                <w:szCs w:val="16"/>
              </w:rPr>
              <w:t>Single engine (MDAV)</w:t>
            </w:r>
          </w:p>
        </w:tc>
        <w:tc>
          <w:tcPr>
            <w:tcW w:w="1428" w:type="dxa"/>
            <w:hideMark/>
          </w:tcPr>
          <w:p w14:paraId="4810ADF6" w14:textId="77777777" w:rsidR="006213FB" w:rsidRPr="001D6074" w:rsidRDefault="006213FB" w:rsidP="00D44C27">
            <w:pPr>
              <w:spacing w:before="120" w:after="120" w:line="276" w:lineRule="auto"/>
              <w:rPr>
                <w:rFonts w:cs="Arial"/>
                <w:sz w:val="16"/>
                <w:szCs w:val="16"/>
              </w:rPr>
            </w:pPr>
            <w:r w:rsidRPr="001D6074">
              <w:rPr>
                <w:rFonts w:cs="Arial"/>
                <w:sz w:val="16"/>
                <w:szCs w:val="16"/>
              </w:rPr>
              <w:t>Multi-engine + DLP</w:t>
            </w:r>
          </w:p>
        </w:tc>
        <w:tc>
          <w:tcPr>
            <w:tcW w:w="994" w:type="dxa"/>
            <w:hideMark/>
          </w:tcPr>
          <w:p w14:paraId="42EEA3D6" w14:textId="77777777" w:rsidR="006213FB" w:rsidRPr="001D6074" w:rsidRDefault="006213FB" w:rsidP="00D44C27">
            <w:pPr>
              <w:spacing w:before="120" w:after="120" w:line="276" w:lineRule="auto"/>
              <w:rPr>
                <w:rFonts w:cs="Arial"/>
                <w:sz w:val="16"/>
                <w:szCs w:val="16"/>
              </w:rPr>
            </w:pPr>
            <w:r w:rsidRPr="001D6074">
              <w:rPr>
                <w:rFonts w:cs="Arial"/>
                <w:sz w:val="16"/>
                <w:szCs w:val="16"/>
              </w:rPr>
              <w:t>Multi-engine (approx. 15)</w:t>
            </w:r>
          </w:p>
        </w:tc>
        <w:tc>
          <w:tcPr>
            <w:tcW w:w="966" w:type="dxa"/>
            <w:hideMark/>
          </w:tcPr>
          <w:p w14:paraId="5810310B" w14:textId="77777777" w:rsidR="006213FB" w:rsidRPr="001D6074" w:rsidRDefault="006213FB" w:rsidP="00D44C27">
            <w:pPr>
              <w:spacing w:before="120" w:after="120" w:line="276" w:lineRule="auto"/>
              <w:rPr>
                <w:rFonts w:cs="Arial"/>
                <w:sz w:val="16"/>
                <w:szCs w:val="16"/>
              </w:rPr>
            </w:pPr>
            <w:r w:rsidRPr="001D6074">
              <w:rPr>
                <w:rFonts w:cs="Arial"/>
                <w:sz w:val="16"/>
                <w:szCs w:val="16"/>
              </w:rPr>
              <w:t>Single engine + sandbox (legacy)</w:t>
            </w:r>
          </w:p>
        </w:tc>
        <w:tc>
          <w:tcPr>
            <w:tcW w:w="928" w:type="dxa"/>
            <w:hideMark/>
          </w:tcPr>
          <w:p w14:paraId="003646D8" w14:textId="77777777" w:rsidR="006213FB" w:rsidRPr="001D6074" w:rsidRDefault="006213FB" w:rsidP="00D44C27">
            <w:pPr>
              <w:spacing w:before="120" w:after="120" w:line="276" w:lineRule="auto"/>
              <w:rPr>
                <w:rFonts w:cs="Arial"/>
                <w:sz w:val="16"/>
                <w:szCs w:val="16"/>
              </w:rPr>
            </w:pPr>
            <w:r w:rsidRPr="001D6074">
              <w:rPr>
                <w:rFonts w:cs="Arial"/>
                <w:sz w:val="16"/>
                <w:szCs w:val="16"/>
              </w:rPr>
              <w:t>Multi-engine (approx. 30)</w:t>
            </w:r>
          </w:p>
        </w:tc>
        <w:tc>
          <w:tcPr>
            <w:tcW w:w="928" w:type="dxa"/>
            <w:hideMark/>
          </w:tcPr>
          <w:p w14:paraId="3D4889C3" w14:textId="77777777" w:rsidR="006213FB" w:rsidRPr="001D6074" w:rsidRDefault="006213FB" w:rsidP="00D44C27">
            <w:pPr>
              <w:spacing w:before="120" w:after="120" w:line="276" w:lineRule="auto"/>
              <w:rPr>
                <w:rFonts w:cs="Arial"/>
                <w:sz w:val="16"/>
                <w:szCs w:val="16"/>
              </w:rPr>
            </w:pPr>
            <w:r w:rsidRPr="001D6074">
              <w:rPr>
                <w:rFonts w:cs="Arial"/>
                <w:sz w:val="16"/>
                <w:szCs w:val="16"/>
              </w:rPr>
              <w:t>Multi-engine + sandbox</w:t>
            </w:r>
          </w:p>
        </w:tc>
      </w:tr>
      <w:tr w:rsidR="00BF2233" w:rsidRPr="00BF2233" w14:paraId="588CE660" w14:textId="77777777" w:rsidTr="008A57FA">
        <w:trPr>
          <w:cnfStyle w:val="000000100000" w:firstRow="0" w:lastRow="0" w:firstColumn="0" w:lastColumn="0" w:oddVBand="0" w:evenVBand="0" w:oddHBand="1" w:evenHBand="0" w:firstRowFirstColumn="0" w:firstRowLastColumn="0" w:lastRowFirstColumn="0" w:lastRowLastColumn="0"/>
        </w:trPr>
        <w:tc>
          <w:tcPr>
            <w:tcW w:w="1289" w:type="dxa"/>
            <w:hideMark/>
          </w:tcPr>
          <w:p w14:paraId="17CCE9F3" w14:textId="77777777" w:rsidR="006213FB" w:rsidRPr="001D6074" w:rsidRDefault="006213FB" w:rsidP="00D44C27">
            <w:pPr>
              <w:spacing w:before="120" w:after="120" w:line="276" w:lineRule="auto"/>
              <w:rPr>
                <w:rFonts w:cs="Arial"/>
                <w:sz w:val="16"/>
                <w:szCs w:val="16"/>
              </w:rPr>
            </w:pPr>
            <w:r w:rsidRPr="001D6074">
              <w:rPr>
                <w:rFonts w:cs="Arial"/>
                <w:sz w:val="16"/>
                <w:szCs w:val="16"/>
              </w:rPr>
              <w:t>Sovereignty</w:t>
            </w:r>
          </w:p>
        </w:tc>
        <w:tc>
          <w:tcPr>
            <w:tcW w:w="1405" w:type="dxa"/>
            <w:hideMark/>
          </w:tcPr>
          <w:p w14:paraId="2B37BD0F" w14:textId="77777777" w:rsidR="006213FB" w:rsidRPr="001D6074" w:rsidRDefault="006213FB" w:rsidP="00D44C27">
            <w:pPr>
              <w:spacing w:before="120" w:after="120" w:line="276" w:lineRule="auto"/>
              <w:rPr>
                <w:rFonts w:cs="Arial"/>
                <w:sz w:val="16"/>
                <w:szCs w:val="16"/>
              </w:rPr>
            </w:pPr>
            <w:r w:rsidRPr="001D6074">
              <w:rPr>
                <w:rFonts w:cs="Arial"/>
                <w:sz w:val="16"/>
                <w:szCs w:val="16"/>
              </w:rPr>
              <w:t>US/EU (configurable); local if on-prem</w:t>
            </w:r>
          </w:p>
        </w:tc>
        <w:tc>
          <w:tcPr>
            <w:tcW w:w="898" w:type="dxa"/>
            <w:hideMark/>
          </w:tcPr>
          <w:p w14:paraId="145CC19E" w14:textId="77777777" w:rsidR="006213FB" w:rsidRPr="001D6074" w:rsidRDefault="006213FB" w:rsidP="00D44C27">
            <w:pPr>
              <w:spacing w:before="120" w:after="120" w:line="276" w:lineRule="auto"/>
              <w:rPr>
                <w:rFonts w:cs="Arial"/>
                <w:sz w:val="16"/>
                <w:szCs w:val="16"/>
              </w:rPr>
            </w:pPr>
            <w:r w:rsidRPr="001D6074">
              <w:rPr>
                <w:rFonts w:cs="Arial"/>
                <w:sz w:val="16"/>
                <w:szCs w:val="16"/>
              </w:rPr>
              <w:t>Local only</w:t>
            </w:r>
          </w:p>
        </w:tc>
        <w:tc>
          <w:tcPr>
            <w:tcW w:w="1211" w:type="dxa"/>
            <w:hideMark/>
          </w:tcPr>
          <w:p w14:paraId="457C83B8" w14:textId="77777777" w:rsidR="006213FB" w:rsidRPr="001D6074" w:rsidRDefault="006213FB" w:rsidP="00D44C27">
            <w:pPr>
              <w:spacing w:before="120" w:after="120" w:line="276" w:lineRule="auto"/>
              <w:rPr>
                <w:rFonts w:cs="Arial"/>
                <w:sz w:val="16"/>
                <w:szCs w:val="16"/>
              </w:rPr>
            </w:pPr>
            <w:r w:rsidRPr="001D6074">
              <w:rPr>
                <w:rFonts w:cs="Arial"/>
                <w:sz w:val="16"/>
                <w:szCs w:val="16"/>
              </w:rPr>
              <w:t>US/EU (cloud)</w:t>
            </w:r>
          </w:p>
        </w:tc>
        <w:tc>
          <w:tcPr>
            <w:tcW w:w="1151" w:type="dxa"/>
            <w:hideMark/>
          </w:tcPr>
          <w:p w14:paraId="54D601F5" w14:textId="77777777" w:rsidR="006213FB" w:rsidRPr="001D6074" w:rsidRDefault="006213FB" w:rsidP="00D44C27">
            <w:pPr>
              <w:spacing w:before="120" w:after="120" w:line="276" w:lineRule="auto"/>
              <w:rPr>
                <w:rFonts w:cs="Arial"/>
                <w:sz w:val="16"/>
                <w:szCs w:val="16"/>
              </w:rPr>
            </w:pPr>
            <w:r w:rsidRPr="001D6074">
              <w:rPr>
                <w:rFonts w:cs="Arial"/>
                <w:sz w:val="16"/>
                <w:szCs w:val="16"/>
              </w:rPr>
              <w:t>Not region-specific</w:t>
            </w:r>
          </w:p>
        </w:tc>
        <w:tc>
          <w:tcPr>
            <w:tcW w:w="1683" w:type="dxa"/>
            <w:hideMark/>
          </w:tcPr>
          <w:p w14:paraId="31160539" w14:textId="77777777" w:rsidR="006213FB" w:rsidRPr="001D6074" w:rsidRDefault="006213FB" w:rsidP="00D44C27">
            <w:pPr>
              <w:spacing w:before="120" w:after="120" w:line="276" w:lineRule="auto"/>
              <w:rPr>
                <w:rFonts w:cs="Arial"/>
                <w:sz w:val="16"/>
                <w:szCs w:val="16"/>
              </w:rPr>
            </w:pPr>
            <w:r w:rsidRPr="001D6074">
              <w:rPr>
                <w:rFonts w:cs="Arial"/>
                <w:sz w:val="16"/>
                <w:szCs w:val="16"/>
              </w:rPr>
              <w:t>Global (not configurable)</w:t>
            </w:r>
          </w:p>
        </w:tc>
        <w:tc>
          <w:tcPr>
            <w:tcW w:w="1294" w:type="dxa"/>
            <w:hideMark/>
          </w:tcPr>
          <w:p w14:paraId="34D320CB" w14:textId="77777777" w:rsidR="006213FB" w:rsidRPr="001D6074" w:rsidRDefault="006213FB" w:rsidP="00D44C27">
            <w:pPr>
              <w:spacing w:before="120" w:after="120" w:line="276" w:lineRule="auto"/>
              <w:rPr>
                <w:rFonts w:cs="Arial"/>
                <w:sz w:val="16"/>
                <w:szCs w:val="16"/>
              </w:rPr>
            </w:pPr>
            <w:r w:rsidRPr="001D6074">
              <w:rPr>
                <w:rFonts w:cs="Arial"/>
                <w:sz w:val="16"/>
                <w:szCs w:val="16"/>
              </w:rPr>
              <w:t>Local to Azure region</w:t>
            </w:r>
          </w:p>
        </w:tc>
        <w:tc>
          <w:tcPr>
            <w:tcW w:w="1418" w:type="dxa"/>
            <w:hideMark/>
          </w:tcPr>
          <w:p w14:paraId="229DD15B" w14:textId="77777777" w:rsidR="006213FB" w:rsidRPr="001D6074" w:rsidRDefault="006213FB" w:rsidP="00D44C27">
            <w:pPr>
              <w:spacing w:before="120" w:after="120" w:line="276" w:lineRule="auto"/>
              <w:rPr>
                <w:rFonts w:cs="Arial"/>
                <w:sz w:val="16"/>
                <w:szCs w:val="16"/>
              </w:rPr>
            </w:pPr>
            <w:r w:rsidRPr="001D6074">
              <w:rPr>
                <w:rFonts w:cs="Arial"/>
                <w:sz w:val="16"/>
                <w:szCs w:val="16"/>
              </w:rPr>
              <w:t>Local to Azure region</w:t>
            </w:r>
          </w:p>
        </w:tc>
        <w:tc>
          <w:tcPr>
            <w:tcW w:w="1428" w:type="dxa"/>
            <w:hideMark/>
          </w:tcPr>
          <w:p w14:paraId="1B756016" w14:textId="77777777" w:rsidR="006213FB" w:rsidRPr="001D6074" w:rsidRDefault="006213FB" w:rsidP="00D44C27">
            <w:pPr>
              <w:spacing w:before="120" w:after="120" w:line="276" w:lineRule="auto"/>
              <w:rPr>
                <w:rFonts w:cs="Arial"/>
                <w:sz w:val="16"/>
                <w:szCs w:val="16"/>
              </w:rPr>
            </w:pPr>
            <w:r w:rsidRPr="001D6074">
              <w:rPr>
                <w:rFonts w:cs="Arial"/>
                <w:sz w:val="16"/>
                <w:szCs w:val="16"/>
              </w:rPr>
              <w:t>Global (US HQ)</w:t>
            </w:r>
          </w:p>
        </w:tc>
        <w:tc>
          <w:tcPr>
            <w:tcW w:w="994" w:type="dxa"/>
            <w:hideMark/>
          </w:tcPr>
          <w:p w14:paraId="00F3DF2C" w14:textId="77777777" w:rsidR="006213FB" w:rsidRPr="001D6074" w:rsidRDefault="006213FB" w:rsidP="00D44C27">
            <w:pPr>
              <w:spacing w:before="120" w:after="120" w:line="276" w:lineRule="auto"/>
              <w:rPr>
                <w:rFonts w:cs="Arial"/>
                <w:sz w:val="16"/>
                <w:szCs w:val="16"/>
              </w:rPr>
            </w:pPr>
            <w:r w:rsidRPr="001D6074">
              <w:rPr>
                <w:rFonts w:cs="Arial"/>
                <w:sz w:val="16"/>
                <w:szCs w:val="16"/>
              </w:rPr>
              <w:t>EU-based</w:t>
            </w:r>
          </w:p>
        </w:tc>
        <w:tc>
          <w:tcPr>
            <w:tcW w:w="966" w:type="dxa"/>
            <w:hideMark/>
          </w:tcPr>
          <w:p w14:paraId="26C550C9" w14:textId="77777777" w:rsidR="006213FB" w:rsidRPr="001D6074" w:rsidRDefault="006213FB" w:rsidP="00D44C27">
            <w:pPr>
              <w:spacing w:before="120" w:after="120" w:line="276" w:lineRule="auto"/>
              <w:rPr>
                <w:rFonts w:cs="Arial"/>
                <w:sz w:val="16"/>
                <w:szCs w:val="16"/>
              </w:rPr>
            </w:pPr>
            <w:r w:rsidRPr="001D6074">
              <w:rPr>
                <w:rFonts w:cs="Arial"/>
                <w:sz w:val="16"/>
                <w:szCs w:val="16"/>
              </w:rPr>
              <w:t>Unknown (service retired)</w:t>
            </w:r>
          </w:p>
        </w:tc>
        <w:tc>
          <w:tcPr>
            <w:tcW w:w="928" w:type="dxa"/>
            <w:hideMark/>
          </w:tcPr>
          <w:p w14:paraId="7AB8F287" w14:textId="77777777" w:rsidR="006213FB" w:rsidRPr="001D6074" w:rsidRDefault="006213FB" w:rsidP="00D44C27">
            <w:pPr>
              <w:spacing w:before="120" w:after="120" w:line="276" w:lineRule="auto"/>
              <w:rPr>
                <w:rFonts w:cs="Arial"/>
                <w:sz w:val="16"/>
                <w:szCs w:val="16"/>
              </w:rPr>
            </w:pPr>
            <w:r w:rsidRPr="001D6074">
              <w:rPr>
                <w:rFonts w:cs="Arial"/>
                <w:sz w:val="16"/>
                <w:szCs w:val="16"/>
              </w:rPr>
              <w:t>Global</w:t>
            </w:r>
          </w:p>
        </w:tc>
        <w:tc>
          <w:tcPr>
            <w:tcW w:w="928" w:type="dxa"/>
            <w:hideMark/>
          </w:tcPr>
          <w:p w14:paraId="243D23A3" w14:textId="77777777" w:rsidR="006213FB" w:rsidRPr="001D6074" w:rsidRDefault="006213FB" w:rsidP="00D44C27">
            <w:pPr>
              <w:spacing w:before="120" w:after="120" w:line="276" w:lineRule="auto"/>
              <w:rPr>
                <w:rFonts w:cs="Arial"/>
                <w:sz w:val="16"/>
                <w:szCs w:val="16"/>
              </w:rPr>
            </w:pPr>
            <w:r w:rsidRPr="001D6074">
              <w:rPr>
                <w:rFonts w:cs="Arial"/>
                <w:sz w:val="16"/>
                <w:szCs w:val="16"/>
              </w:rPr>
              <w:t>Unknown</w:t>
            </w:r>
          </w:p>
        </w:tc>
      </w:tr>
      <w:tr w:rsidR="00BF2233" w:rsidRPr="00BF2233" w14:paraId="39B6C39D" w14:textId="77777777" w:rsidTr="008A57FA">
        <w:trPr>
          <w:cnfStyle w:val="000000010000" w:firstRow="0" w:lastRow="0" w:firstColumn="0" w:lastColumn="0" w:oddVBand="0" w:evenVBand="0" w:oddHBand="0" w:evenHBand="1" w:firstRowFirstColumn="0" w:firstRowLastColumn="0" w:lastRowFirstColumn="0" w:lastRowLastColumn="0"/>
        </w:trPr>
        <w:tc>
          <w:tcPr>
            <w:tcW w:w="1289" w:type="dxa"/>
            <w:hideMark/>
          </w:tcPr>
          <w:p w14:paraId="306ED9A0" w14:textId="77777777" w:rsidR="006213FB" w:rsidRPr="001D6074" w:rsidRDefault="006213FB" w:rsidP="00D44C27">
            <w:pPr>
              <w:spacing w:before="120" w:after="120" w:line="276" w:lineRule="auto"/>
              <w:rPr>
                <w:rFonts w:cs="Arial"/>
                <w:sz w:val="16"/>
                <w:szCs w:val="16"/>
              </w:rPr>
            </w:pPr>
            <w:r w:rsidRPr="001D6074">
              <w:rPr>
                <w:rFonts w:cs="Arial"/>
                <w:sz w:val="16"/>
                <w:szCs w:val="16"/>
              </w:rPr>
              <w:t>Privacy</w:t>
            </w:r>
          </w:p>
        </w:tc>
        <w:tc>
          <w:tcPr>
            <w:tcW w:w="1405" w:type="dxa"/>
            <w:hideMark/>
          </w:tcPr>
          <w:p w14:paraId="279FA66B" w14:textId="77777777" w:rsidR="006213FB" w:rsidRPr="001D6074" w:rsidRDefault="006213FB" w:rsidP="00D44C27">
            <w:pPr>
              <w:spacing w:before="120" w:after="120" w:line="276" w:lineRule="auto"/>
              <w:rPr>
                <w:rFonts w:cs="Arial"/>
                <w:sz w:val="16"/>
                <w:szCs w:val="16"/>
              </w:rPr>
            </w:pPr>
            <w:r w:rsidRPr="001D6074">
              <w:rPr>
                <w:rFonts w:cs="Arial"/>
                <w:sz w:val="16"/>
                <w:szCs w:val="16"/>
              </w:rPr>
              <w:t>Configurable; shared by default</w:t>
            </w:r>
          </w:p>
        </w:tc>
        <w:tc>
          <w:tcPr>
            <w:tcW w:w="898" w:type="dxa"/>
            <w:hideMark/>
          </w:tcPr>
          <w:p w14:paraId="32C021CD" w14:textId="77777777" w:rsidR="006213FB" w:rsidRPr="001D6074" w:rsidRDefault="006213FB" w:rsidP="00D44C27">
            <w:pPr>
              <w:spacing w:before="120" w:after="120" w:line="276" w:lineRule="auto"/>
              <w:rPr>
                <w:rFonts w:cs="Arial"/>
                <w:sz w:val="16"/>
                <w:szCs w:val="16"/>
              </w:rPr>
            </w:pPr>
            <w:r w:rsidRPr="001D6074">
              <w:rPr>
                <w:rFonts w:cs="Arial"/>
                <w:sz w:val="16"/>
                <w:szCs w:val="16"/>
              </w:rPr>
              <w:t>Fully local</w:t>
            </w:r>
          </w:p>
        </w:tc>
        <w:tc>
          <w:tcPr>
            <w:tcW w:w="1211" w:type="dxa"/>
            <w:hideMark/>
          </w:tcPr>
          <w:p w14:paraId="0FDD8187" w14:textId="77777777" w:rsidR="006213FB" w:rsidRPr="001D6074" w:rsidRDefault="006213FB" w:rsidP="00D44C27">
            <w:pPr>
              <w:spacing w:before="120" w:after="120" w:line="276" w:lineRule="auto"/>
              <w:rPr>
                <w:rFonts w:cs="Arial"/>
                <w:sz w:val="16"/>
                <w:szCs w:val="16"/>
              </w:rPr>
            </w:pPr>
            <w:r w:rsidRPr="001D6074">
              <w:rPr>
                <w:rFonts w:cs="Arial"/>
                <w:sz w:val="16"/>
                <w:szCs w:val="16"/>
              </w:rPr>
              <w:t>Shared unless private tier used</w:t>
            </w:r>
          </w:p>
        </w:tc>
        <w:tc>
          <w:tcPr>
            <w:tcW w:w="1151" w:type="dxa"/>
            <w:hideMark/>
          </w:tcPr>
          <w:p w14:paraId="3FBED988" w14:textId="77777777" w:rsidR="006213FB" w:rsidRPr="001D6074" w:rsidRDefault="006213FB" w:rsidP="00D44C27">
            <w:pPr>
              <w:spacing w:before="120" w:after="120" w:line="276" w:lineRule="auto"/>
              <w:rPr>
                <w:rFonts w:cs="Arial"/>
                <w:sz w:val="16"/>
                <w:szCs w:val="16"/>
              </w:rPr>
            </w:pPr>
            <w:r w:rsidRPr="001D6074">
              <w:rPr>
                <w:rFonts w:cs="Arial"/>
                <w:sz w:val="16"/>
                <w:szCs w:val="16"/>
              </w:rPr>
              <w:t>Not shared externally</w:t>
            </w:r>
          </w:p>
        </w:tc>
        <w:tc>
          <w:tcPr>
            <w:tcW w:w="1683" w:type="dxa"/>
            <w:hideMark/>
          </w:tcPr>
          <w:p w14:paraId="17AC06CF" w14:textId="77777777" w:rsidR="006213FB" w:rsidRPr="001D6074" w:rsidRDefault="006213FB" w:rsidP="00D44C27">
            <w:pPr>
              <w:spacing w:before="120" w:after="120" w:line="276" w:lineRule="auto"/>
              <w:rPr>
                <w:rFonts w:cs="Arial"/>
                <w:sz w:val="16"/>
                <w:szCs w:val="16"/>
              </w:rPr>
            </w:pPr>
            <w:r w:rsidRPr="001D6074">
              <w:rPr>
                <w:rFonts w:cs="Arial"/>
                <w:sz w:val="16"/>
                <w:szCs w:val="16"/>
              </w:rPr>
              <w:t>Shared by default</w:t>
            </w:r>
          </w:p>
        </w:tc>
        <w:tc>
          <w:tcPr>
            <w:tcW w:w="1294" w:type="dxa"/>
            <w:hideMark/>
          </w:tcPr>
          <w:p w14:paraId="3D8DE2DB" w14:textId="77777777" w:rsidR="006213FB" w:rsidRPr="001D6074" w:rsidRDefault="006213FB" w:rsidP="00D44C27">
            <w:pPr>
              <w:spacing w:before="120" w:after="120" w:line="276" w:lineRule="auto"/>
              <w:rPr>
                <w:rFonts w:cs="Arial"/>
                <w:sz w:val="16"/>
                <w:szCs w:val="16"/>
              </w:rPr>
            </w:pPr>
            <w:r w:rsidRPr="001D6074">
              <w:rPr>
                <w:rFonts w:cs="Arial"/>
                <w:sz w:val="16"/>
                <w:szCs w:val="16"/>
              </w:rPr>
              <w:t>Sends telemetry to Microsoft</w:t>
            </w:r>
          </w:p>
        </w:tc>
        <w:tc>
          <w:tcPr>
            <w:tcW w:w="1418" w:type="dxa"/>
            <w:hideMark/>
          </w:tcPr>
          <w:p w14:paraId="0744B31E" w14:textId="77777777" w:rsidR="006213FB" w:rsidRPr="001D6074" w:rsidRDefault="006213FB" w:rsidP="00D44C27">
            <w:pPr>
              <w:spacing w:before="120" w:after="120" w:line="276" w:lineRule="auto"/>
              <w:rPr>
                <w:rFonts w:cs="Arial"/>
                <w:sz w:val="16"/>
                <w:szCs w:val="16"/>
              </w:rPr>
            </w:pPr>
            <w:r w:rsidRPr="001D6074">
              <w:rPr>
                <w:rFonts w:cs="Arial"/>
                <w:sz w:val="16"/>
                <w:szCs w:val="16"/>
              </w:rPr>
              <w:t>Scans in-place; no external sharing</w:t>
            </w:r>
          </w:p>
        </w:tc>
        <w:tc>
          <w:tcPr>
            <w:tcW w:w="1428" w:type="dxa"/>
            <w:hideMark/>
          </w:tcPr>
          <w:p w14:paraId="71984B48" w14:textId="77777777" w:rsidR="006213FB" w:rsidRPr="001D6074" w:rsidRDefault="006213FB" w:rsidP="00D44C27">
            <w:pPr>
              <w:spacing w:before="120" w:after="120" w:line="276" w:lineRule="auto"/>
              <w:rPr>
                <w:rFonts w:cs="Arial"/>
                <w:sz w:val="16"/>
                <w:szCs w:val="16"/>
              </w:rPr>
            </w:pPr>
            <w:r w:rsidRPr="001D6074">
              <w:rPr>
                <w:rFonts w:cs="Arial"/>
                <w:sz w:val="16"/>
                <w:szCs w:val="16"/>
              </w:rPr>
              <w:t>Shared with vendor</w:t>
            </w:r>
          </w:p>
        </w:tc>
        <w:tc>
          <w:tcPr>
            <w:tcW w:w="994" w:type="dxa"/>
            <w:hideMark/>
          </w:tcPr>
          <w:p w14:paraId="7A8CEAA2" w14:textId="77777777" w:rsidR="006213FB" w:rsidRPr="001D6074" w:rsidRDefault="006213FB" w:rsidP="00D44C27">
            <w:pPr>
              <w:spacing w:before="120" w:after="120" w:line="276" w:lineRule="auto"/>
              <w:rPr>
                <w:rFonts w:cs="Arial"/>
                <w:sz w:val="16"/>
                <w:szCs w:val="16"/>
              </w:rPr>
            </w:pPr>
            <w:r w:rsidRPr="001D6074">
              <w:rPr>
                <w:rFonts w:cs="Arial"/>
                <w:sz w:val="16"/>
                <w:szCs w:val="16"/>
              </w:rPr>
              <w:t>Shared with AV vendors</w:t>
            </w:r>
          </w:p>
        </w:tc>
        <w:tc>
          <w:tcPr>
            <w:tcW w:w="966" w:type="dxa"/>
            <w:hideMark/>
          </w:tcPr>
          <w:p w14:paraId="0B125532" w14:textId="77777777" w:rsidR="006213FB" w:rsidRPr="001D6074" w:rsidRDefault="006213FB" w:rsidP="00D44C27">
            <w:pPr>
              <w:spacing w:before="120" w:after="120" w:line="276" w:lineRule="auto"/>
              <w:rPr>
                <w:rFonts w:cs="Arial"/>
                <w:sz w:val="16"/>
                <w:szCs w:val="16"/>
              </w:rPr>
            </w:pPr>
            <w:r w:rsidRPr="001D6074">
              <w:rPr>
                <w:rFonts w:cs="Arial"/>
                <w:sz w:val="16"/>
                <w:szCs w:val="16"/>
              </w:rPr>
              <w:t>Shared (historical)</w:t>
            </w:r>
          </w:p>
        </w:tc>
        <w:tc>
          <w:tcPr>
            <w:tcW w:w="928" w:type="dxa"/>
            <w:hideMark/>
          </w:tcPr>
          <w:p w14:paraId="595B1AE1" w14:textId="77777777" w:rsidR="006213FB" w:rsidRPr="001D6074" w:rsidRDefault="006213FB" w:rsidP="00D44C27">
            <w:pPr>
              <w:spacing w:before="120" w:after="120" w:line="276" w:lineRule="auto"/>
              <w:rPr>
                <w:rFonts w:cs="Arial"/>
                <w:sz w:val="16"/>
                <w:szCs w:val="16"/>
              </w:rPr>
            </w:pPr>
            <w:r w:rsidRPr="001D6074">
              <w:rPr>
                <w:rFonts w:cs="Arial"/>
                <w:sz w:val="16"/>
                <w:szCs w:val="16"/>
              </w:rPr>
              <w:t>Shared with AV vendors</w:t>
            </w:r>
          </w:p>
        </w:tc>
        <w:tc>
          <w:tcPr>
            <w:tcW w:w="928" w:type="dxa"/>
            <w:hideMark/>
          </w:tcPr>
          <w:p w14:paraId="17232107" w14:textId="77777777" w:rsidR="006213FB" w:rsidRPr="001D6074" w:rsidRDefault="006213FB" w:rsidP="00D44C27">
            <w:pPr>
              <w:spacing w:before="120" w:after="120" w:line="276" w:lineRule="auto"/>
              <w:rPr>
                <w:rFonts w:cs="Arial"/>
                <w:sz w:val="16"/>
                <w:szCs w:val="16"/>
              </w:rPr>
            </w:pPr>
            <w:r w:rsidRPr="001D6074">
              <w:rPr>
                <w:rFonts w:cs="Arial"/>
                <w:sz w:val="16"/>
                <w:szCs w:val="16"/>
              </w:rPr>
              <w:t>Shared with AV vendors</w:t>
            </w:r>
          </w:p>
        </w:tc>
      </w:tr>
      <w:tr w:rsidR="00BF2233" w:rsidRPr="00BF2233" w14:paraId="30FDE6B6" w14:textId="77777777" w:rsidTr="008A57FA">
        <w:trPr>
          <w:cnfStyle w:val="000000100000" w:firstRow="0" w:lastRow="0" w:firstColumn="0" w:lastColumn="0" w:oddVBand="0" w:evenVBand="0" w:oddHBand="1" w:evenHBand="0" w:firstRowFirstColumn="0" w:firstRowLastColumn="0" w:lastRowFirstColumn="0" w:lastRowLastColumn="0"/>
        </w:trPr>
        <w:tc>
          <w:tcPr>
            <w:tcW w:w="1289" w:type="dxa"/>
            <w:hideMark/>
          </w:tcPr>
          <w:p w14:paraId="337B2F1C" w14:textId="77777777" w:rsidR="006213FB" w:rsidRPr="001D6074" w:rsidRDefault="006213FB" w:rsidP="00D44C27">
            <w:pPr>
              <w:spacing w:before="120" w:after="120" w:line="276" w:lineRule="auto"/>
              <w:rPr>
                <w:rFonts w:cs="Arial"/>
                <w:sz w:val="16"/>
                <w:szCs w:val="16"/>
              </w:rPr>
            </w:pPr>
            <w:r w:rsidRPr="001D6074">
              <w:rPr>
                <w:rFonts w:cs="Arial"/>
                <w:sz w:val="16"/>
                <w:szCs w:val="16"/>
              </w:rPr>
              <w:t>Continuity (Corp Size)</w:t>
            </w:r>
          </w:p>
        </w:tc>
        <w:tc>
          <w:tcPr>
            <w:tcW w:w="1405" w:type="dxa"/>
            <w:hideMark/>
          </w:tcPr>
          <w:p w14:paraId="17CB0D2E" w14:textId="77777777" w:rsidR="006213FB" w:rsidRPr="001D6074" w:rsidRDefault="006213FB" w:rsidP="00D44C27">
            <w:pPr>
              <w:spacing w:before="120" w:after="120" w:line="276" w:lineRule="auto"/>
              <w:rPr>
                <w:rFonts w:cs="Arial"/>
                <w:sz w:val="16"/>
                <w:szCs w:val="16"/>
              </w:rPr>
            </w:pPr>
            <w:r w:rsidRPr="001D6074">
              <w:rPr>
                <w:rFonts w:cs="Arial"/>
                <w:sz w:val="16"/>
                <w:szCs w:val="16"/>
              </w:rPr>
              <w:t>Large (independent vendor)</w:t>
            </w:r>
          </w:p>
        </w:tc>
        <w:tc>
          <w:tcPr>
            <w:tcW w:w="898" w:type="dxa"/>
            <w:hideMark/>
          </w:tcPr>
          <w:p w14:paraId="63C5668A" w14:textId="77777777" w:rsidR="006213FB" w:rsidRPr="001D6074" w:rsidRDefault="006213FB" w:rsidP="00D44C27">
            <w:pPr>
              <w:spacing w:before="120" w:after="120" w:line="276" w:lineRule="auto"/>
              <w:rPr>
                <w:rFonts w:cs="Arial"/>
                <w:sz w:val="16"/>
                <w:szCs w:val="16"/>
              </w:rPr>
            </w:pPr>
            <w:r w:rsidRPr="001D6074">
              <w:rPr>
                <w:rFonts w:cs="Arial"/>
                <w:sz w:val="16"/>
                <w:szCs w:val="16"/>
              </w:rPr>
              <w:t>Large (Cisco)</w:t>
            </w:r>
          </w:p>
        </w:tc>
        <w:tc>
          <w:tcPr>
            <w:tcW w:w="1211" w:type="dxa"/>
            <w:hideMark/>
          </w:tcPr>
          <w:p w14:paraId="26FBAB41" w14:textId="77777777" w:rsidR="006213FB" w:rsidRPr="001D6074" w:rsidRDefault="006213FB" w:rsidP="00D44C27">
            <w:pPr>
              <w:spacing w:before="120" w:after="120" w:line="276" w:lineRule="auto"/>
              <w:rPr>
                <w:rFonts w:cs="Arial"/>
                <w:sz w:val="16"/>
                <w:szCs w:val="16"/>
              </w:rPr>
            </w:pPr>
            <w:r w:rsidRPr="001D6074">
              <w:rPr>
                <w:rFonts w:cs="Arial"/>
                <w:sz w:val="16"/>
                <w:szCs w:val="16"/>
              </w:rPr>
              <w:t>Medium (CrowdStrike-acquired)</w:t>
            </w:r>
          </w:p>
        </w:tc>
        <w:tc>
          <w:tcPr>
            <w:tcW w:w="1151" w:type="dxa"/>
            <w:hideMark/>
          </w:tcPr>
          <w:p w14:paraId="1FE59E67" w14:textId="77777777" w:rsidR="006213FB" w:rsidRPr="001D6074" w:rsidRDefault="006213FB" w:rsidP="00D44C27">
            <w:pPr>
              <w:spacing w:before="120" w:after="120" w:line="276" w:lineRule="auto"/>
              <w:rPr>
                <w:rFonts w:cs="Arial"/>
                <w:sz w:val="16"/>
                <w:szCs w:val="16"/>
              </w:rPr>
            </w:pPr>
            <w:r w:rsidRPr="001D6074">
              <w:rPr>
                <w:rFonts w:cs="Arial"/>
                <w:sz w:val="16"/>
                <w:szCs w:val="16"/>
              </w:rPr>
              <w:t>Small to medium</w:t>
            </w:r>
          </w:p>
        </w:tc>
        <w:tc>
          <w:tcPr>
            <w:tcW w:w="1683" w:type="dxa"/>
            <w:hideMark/>
          </w:tcPr>
          <w:p w14:paraId="46FA9B53" w14:textId="77777777" w:rsidR="006213FB" w:rsidRPr="001D6074" w:rsidRDefault="006213FB" w:rsidP="00D44C27">
            <w:pPr>
              <w:spacing w:before="120" w:after="120" w:line="276" w:lineRule="auto"/>
              <w:rPr>
                <w:rFonts w:cs="Arial"/>
                <w:sz w:val="16"/>
                <w:szCs w:val="16"/>
              </w:rPr>
            </w:pPr>
            <w:r w:rsidRPr="001D6074">
              <w:rPr>
                <w:rFonts w:cs="Arial"/>
                <w:sz w:val="16"/>
                <w:szCs w:val="16"/>
              </w:rPr>
              <w:t>Large (Google)</w:t>
            </w:r>
          </w:p>
        </w:tc>
        <w:tc>
          <w:tcPr>
            <w:tcW w:w="1294" w:type="dxa"/>
            <w:hideMark/>
          </w:tcPr>
          <w:p w14:paraId="1725AB0D" w14:textId="77777777" w:rsidR="006213FB" w:rsidRPr="001D6074" w:rsidRDefault="006213FB" w:rsidP="00D44C27">
            <w:pPr>
              <w:spacing w:before="120" w:after="120" w:line="276" w:lineRule="auto"/>
              <w:rPr>
                <w:rFonts w:cs="Arial"/>
                <w:sz w:val="16"/>
                <w:szCs w:val="16"/>
              </w:rPr>
            </w:pPr>
            <w:r w:rsidRPr="001D6074">
              <w:rPr>
                <w:rFonts w:cs="Arial"/>
                <w:sz w:val="16"/>
                <w:szCs w:val="16"/>
              </w:rPr>
              <w:t>Large (Microsoft)</w:t>
            </w:r>
          </w:p>
        </w:tc>
        <w:tc>
          <w:tcPr>
            <w:tcW w:w="1418" w:type="dxa"/>
            <w:hideMark/>
          </w:tcPr>
          <w:p w14:paraId="1B1FDAC8" w14:textId="77777777" w:rsidR="006213FB" w:rsidRPr="001D6074" w:rsidRDefault="006213FB" w:rsidP="00D44C27">
            <w:pPr>
              <w:spacing w:before="120" w:after="120" w:line="276" w:lineRule="auto"/>
              <w:rPr>
                <w:rFonts w:cs="Arial"/>
                <w:sz w:val="16"/>
                <w:szCs w:val="16"/>
              </w:rPr>
            </w:pPr>
            <w:r w:rsidRPr="001D6074">
              <w:rPr>
                <w:rFonts w:cs="Arial"/>
                <w:sz w:val="16"/>
                <w:szCs w:val="16"/>
              </w:rPr>
              <w:t>Large (Microsoft)</w:t>
            </w:r>
          </w:p>
        </w:tc>
        <w:tc>
          <w:tcPr>
            <w:tcW w:w="1428" w:type="dxa"/>
            <w:hideMark/>
          </w:tcPr>
          <w:p w14:paraId="3018E1F4" w14:textId="77777777" w:rsidR="006213FB" w:rsidRPr="001D6074" w:rsidRDefault="006213FB" w:rsidP="00D44C27">
            <w:pPr>
              <w:spacing w:before="120" w:after="120" w:line="276" w:lineRule="auto"/>
              <w:rPr>
                <w:rFonts w:cs="Arial"/>
                <w:sz w:val="16"/>
                <w:szCs w:val="16"/>
              </w:rPr>
            </w:pPr>
            <w:r w:rsidRPr="001D6074">
              <w:rPr>
                <w:rFonts w:cs="Arial"/>
                <w:sz w:val="16"/>
                <w:szCs w:val="16"/>
              </w:rPr>
              <w:t>Large (Intel spin-off)</w:t>
            </w:r>
          </w:p>
        </w:tc>
        <w:tc>
          <w:tcPr>
            <w:tcW w:w="994" w:type="dxa"/>
            <w:hideMark/>
          </w:tcPr>
          <w:p w14:paraId="45A1296E" w14:textId="77777777" w:rsidR="006213FB" w:rsidRPr="001D6074" w:rsidRDefault="006213FB" w:rsidP="00D44C27">
            <w:pPr>
              <w:spacing w:before="120" w:after="120" w:line="276" w:lineRule="auto"/>
              <w:rPr>
                <w:rFonts w:cs="Arial"/>
                <w:sz w:val="16"/>
                <w:szCs w:val="16"/>
              </w:rPr>
            </w:pPr>
            <w:r w:rsidRPr="001D6074">
              <w:rPr>
                <w:rFonts w:cs="Arial"/>
                <w:sz w:val="16"/>
                <w:szCs w:val="16"/>
              </w:rPr>
              <w:t>Small</w:t>
            </w:r>
          </w:p>
        </w:tc>
        <w:tc>
          <w:tcPr>
            <w:tcW w:w="966" w:type="dxa"/>
            <w:hideMark/>
          </w:tcPr>
          <w:p w14:paraId="52BF27FE" w14:textId="77777777" w:rsidR="006213FB" w:rsidRPr="001D6074" w:rsidRDefault="006213FB" w:rsidP="00D44C27">
            <w:pPr>
              <w:spacing w:before="120" w:after="120" w:line="276" w:lineRule="auto"/>
              <w:rPr>
                <w:rFonts w:cs="Arial"/>
                <w:sz w:val="16"/>
                <w:szCs w:val="16"/>
              </w:rPr>
            </w:pPr>
            <w:r w:rsidRPr="001D6074">
              <w:rPr>
                <w:rFonts w:cs="Arial"/>
                <w:sz w:val="16"/>
                <w:szCs w:val="16"/>
              </w:rPr>
              <w:t>Defunct</w:t>
            </w:r>
          </w:p>
        </w:tc>
        <w:tc>
          <w:tcPr>
            <w:tcW w:w="928" w:type="dxa"/>
            <w:hideMark/>
          </w:tcPr>
          <w:p w14:paraId="0A6E1C9C" w14:textId="77777777" w:rsidR="006213FB" w:rsidRPr="001D6074" w:rsidRDefault="006213FB" w:rsidP="00D44C27">
            <w:pPr>
              <w:spacing w:before="120" w:after="120" w:line="276" w:lineRule="auto"/>
              <w:rPr>
                <w:rFonts w:cs="Arial"/>
                <w:sz w:val="16"/>
                <w:szCs w:val="16"/>
              </w:rPr>
            </w:pPr>
            <w:r w:rsidRPr="001D6074">
              <w:rPr>
                <w:rFonts w:cs="Arial"/>
                <w:sz w:val="16"/>
                <w:szCs w:val="16"/>
              </w:rPr>
              <w:t>Small</w:t>
            </w:r>
          </w:p>
        </w:tc>
        <w:tc>
          <w:tcPr>
            <w:tcW w:w="928" w:type="dxa"/>
            <w:hideMark/>
          </w:tcPr>
          <w:p w14:paraId="3D4C3E46" w14:textId="77777777" w:rsidR="006213FB" w:rsidRPr="001D6074" w:rsidRDefault="006213FB" w:rsidP="00D44C27">
            <w:pPr>
              <w:spacing w:before="120" w:after="120" w:line="276" w:lineRule="auto"/>
              <w:rPr>
                <w:rFonts w:cs="Arial"/>
                <w:sz w:val="16"/>
                <w:szCs w:val="16"/>
              </w:rPr>
            </w:pPr>
            <w:r w:rsidRPr="001D6074">
              <w:rPr>
                <w:rFonts w:cs="Arial"/>
                <w:sz w:val="16"/>
                <w:szCs w:val="16"/>
              </w:rPr>
              <w:t>Small</w:t>
            </w:r>
          </w:p>
        </w:tc>
      </w:tr>
      <w:tr w:rsidR="00BF2233" w:rsidRPr="00BF2233" w14:paraId="57B55798" w14:textId="77777777" w:rsidTr="008A57FA">
        <w:trPr>
          <w:cnfStyle w:val="000000010000" w:firstRow="0" w:lastRow="0" w:firstColumn="0" w:lastColumn="0" w:oddVBand="0" w:evenVBand="0" w:oddHBand="0" w:evenHBand="1" w:firstRowFirstColumn="0" w:firstRowLastColumn="0" w:lastRowFirstColumn="0" w:lastRowLastColumn="0"/>
        </w:trPr>
        <w:tc>
          <w:tcPr>
            <w:tcW w:w="1289" w:type="dxa"/>
            <w:hideMark/>
          </w:tcPr>
          <w:p w14:paraId="1788A172" w14:textId="77777777" w:rsidR="006213FB" w:rsidRPr="001D6074" w:rsidRDefault="006213FB" w:rsidP="00D44C27">
            <w:pPr>
              <w:spacing w:before="120" w:after="120" w:line="276" w:lineRule="auto"/>
              <w:rPr>
                <w:rFonts w:cs="Arial"/>
                <w:sz w:val="16"/>
                <w:szCs w:val="16"/>
              </w:rPr>
            </w:pPr>
            <w:r w:rsidRPr="001D6074">
              <w:rPr>
                <w:rFonts w:cs="Arial"/>
                <w:sz w:val="16"/>
                <w:szCs w:val="16"/>
              </w:rPr>
              <w:t>Cost</w:t>
            </w:r>
          </w:p>
        </w:tc>
        <w:tc>
          <w:tcPr>
            <w:tcW w:w="1405" w:type="dxa"/>
            <w:hideMark/>
          </w:tcPr>
          <w:p w14:paraId="6FA65745" w14:textId="77777777" w:rsidR="006213FB" w:rsidRPr="001D6074" w:rsidRDefault="006213FB" w:rsidP="00D44C27">
            <w:pPr>
              <w:spacing w:before="120" w:after="120" w:line="276" w:lineRule="auto"/>
              <w:rPr>
                <w:rFonts w:cs="Arial"/>
                <w:sz w:val="16"/>
                <w:szCs w:val="16"/>
              </w:rPr>
            </w:pPr>
            <w:r w:rsidRPr="001D6074">
              <w:rPr>
                <w:rFonts w:cs="Arial"/>
                <w:sz w:val="16"/>
                <w:szCs w:val="16"/>
              </w:rPr>
              <w:t>Commercial (~$100/month base)</w:t>
            </w:r>
          </w:p>
        </w:tc>
        <w:tc>
          <w:tcPr>
            <w:tcW w:w="898" w:type="dxa"/>
            <w:hideMark/>
          </w:tcPr>
          <w:p w14:paraId="5B6EEF7F" w14:textId="77777777" w:rsidR="006213FB" w:rsidRPr="001D6074" w:rsidRDefault="006213FB" w:rsidP="00D44C27">
            <w:pPr>
              <w:spacing w:before="120" w:after="120" w:line="276" w:lineRule="auto"/>
              <w:rPr>
                <w:rFonts w:cs="Arial"/>
                <w:sz w:val="16"/>
                <w:szCs w:val="16"/>
              </w:rPr>
            </w:pPr>
            <w:r w:rsidRPr="001D6074">
              <w:rPr>
                <w:rFonts w:cs="Arial"/>
                <w:sz w:val="16"/>
                <w:szCs w:val="16"/>
              </w:rPr>
              <w:t>Free</w:t>
            </w:r>
          </w:p>
        </w:tc>
        <w:tc>
          <w:tcPr>
            <w:tcW w:w="1211" w:type="dxa"/>
            <w:hideMark/>
          </w:tcPr>
          <w:p w14:paraId="49E6B7AC" w14:textId="77777777" w:rsidR="006213FB" w:rsidRPr="001D6074" w:rsidRDefault="006213FB" w:rsidP="00D44C27">
            <w:pPr>
              <w:spacing w:before="120" w:after="120" w:line="276" w:lineRule="auto"/>
              <w:rPr>
                <w:rFonts w:cs="Arial"/>
                <w:sz w:val="16"/>
                <w:szCs w:val="16"/>
              </w:rPr>
            </w:pPr>
            <w:r w:rsidRPr="001D6074">
              <w:rPr>
                <w:rFonts w:cs="Arial"/>
                <w:sz w:val="16"/>
                <w:szCs w:val="16"/>
              </w:rPr>
              <w:t>Free tier + commercial plans</w:t>
            </w:r>
          </w:p>
        </w:tc>
        <w:tc>
          <w:tcPr>
            <w:tcW w:w="1151" w:type="dxa"/>
            <w:hideMark/>
          </w:tcPr>
          <w:p w14:paraId="332127D6" w14:textId="77777777" w:rsidR="006213FB" w:rsidRPr="001D6074" w:rsidRDefault="006213FB" w:rsidP="00D44C27">
            <w:pPr>
              <w:spacing w:before="120" w:after="120" w:line="276" w:lineRule="auto"/>
              <w:rPr>
                <w:rFonts w:cs="Arial"/>
                <w:sz w:val="16"/>
                <w:szCs w:val="16"/>
              </w:rPr>
            </w:pPr>
            <w:r w:rsidRPr="001D6074">
              <w:rPr>
                <w:rFonts w:cs="Arial"/>
                <w:sz w:val="16"/>
                <w:szCs w:val="16"/>
              </w:rPr>
              <w:t>Free tier + usage-based plans</w:t>
            </w:r>
          </w:p>
        </w:tc>
        <w:tc>
          <w:tcPr>
            <w:tcW w:w="1683" w:type="dxa"/>
            <w:hideMark/>
          </w:tcPr>
          <w:p w14:paraId="1A021B3B" w14:textId="77777777" w:rsidR="006213FB" w:rsidRPr="001D6074" w:rsidRDefault="006213FB" w:rsidP="00D44C27">
            <w:pPr>
              <w:spacing w:before="120" w:after="120" w:line="276" w:lineRule="auto"/>
              <w:rPr>
                <w:rFonts w:cs="Arial"/>
                <w:sz w:val="16"/>
                <w:szCs w:val="16"/>
              </w:rPr>
            </w:pPr>
            <w:r w:rsidRPr="001D6074">
              <w:rPr>
                <w:rFonts w:cs="Arial"/>
                <w:sz w:val="16"/>
                <w:szCs w:val="16"/>
              </w:rPr>
              <w:t>Free tier + commercial API plans</w:t>
            </w:r>
          </w:p>
        </w:tc>
        <w:tc>
          <w:tcPr>
            <w:tcW w:w="1294" w:type="dxa"/>
            <w:hideMark/>
          </w:tcPr>
          <w:p w14:paraId="5DDB5BC8" w14:textId="77777777" w:rsidR="006213FB" w:rsidRPr="001D6074" w:rsidRDefault="006213FB" w:rsidP="00D44C27">
            <w:pPr>
              <w:spacing w:before="120" w:after="120" w:line="276" w:lineRule="auto"/>
              <w:rPr>
                <w:rFonts w:cs="Arial"/>
                <w:sz w:val="16"/>
                <w:szCs w:val="16"/>
              </w:rPr>
            </w:pPr>
            <w:r w:rsidRPr="001D6074">
              <w:rPr>
                <w:rFonts w:cs="Arial"/>
                <w:sz w:val="16"/>
                <w:szCs w:val="16"/>
              </w:rPr>
              <w:t>Free (included with VM)</w:t>
            </w:r>
          </w:p>
        </w:tc>
        <w:tc>
          <w:tcPr>
            <w:tcW w:w="1418" w:type="dxa"/>
            <w:hideMark/>
          </w:tcPr>
          <w:p w14:paraId="435CEE15" w14:textId="77777777" w:rsidR="006213FB" w:rsidRPr="001D6074" w:rsidRDefault="006213FB" w:rsidP="00D44C27">
            <w:pPr>
              <w:spacing w:before="120" w:after="120" w:line="276" w:lineRule="auto"/>
              <w:rPr>
                <w:rFonts w:cs="Arial"/>
                <w:sz w:val="16"/>
                <w:szCs w:val="16"/>
              </w:rPr>
            </w:pPr>
            <w:r w:rsidRPr="001D6074">
              <w:rPr>
                <w:rFonts w:cs="Arial"/>
                <w:sz w:val="16"/>
                <w:szCs w:val="16"/>
              </w:rPr>
              <w:t>Pay-as-you-go (per scan)</w:t>
            </w:r>
          </w:p>
        </w:tc>
        <w:tc>
          <w:tcPr>
            <w:tcW w:w="1428" w:type="dxa"/>
            <w:hideMark/>
          </w:tcPr>
          <w:p w14:paraId="5F268115" w14:textId="77777777" w:rsidR="006213FB" w:rsidRPr="001D6074" w:rsidRDefault="006213FB" w:rsidP="00D44C27">
            <w:pPr>
              <w:spacing w:before="120" w:after="120" w:line="276" w:lineRule="auto"/>
              <w:rPr>
                <w:rFonts w:cs="Arial"/>
                <w:sz w:val="16"/>
                <w:szCs w:val="16"/>
              </w:rPr>
            </w:pPr>
            <w:r w:rsidRPr="001D6074">
              <w:rPr>
                <w:rFonts w:cs="Arial"/>
                <w:sz w:val="16"/>
                <w:szCs w:val="16"/>
              </w:rPr>
              <w:t>Commercial (tiered)</w:t>
            </w:r>
          </w:p>
        </w:tc>
        <w:tc>
          <w:tcPr>
            <w:tcW w:w="994" w:type="dxa"/>
            <w:hideMark/>
          </w:tcPr>
          <w:p w14:paraId="6332DA38" w14:textId="77777777" w:rsidR="006213FB" w:rsidRPr="001D6074" w:rsidRDefault="006213FB" w:rsidP="00D44C27">
            <w:pPr>
              <w:spacing w:before="120" w:after="120" w:line="276" w:lineRule="auto"/>
              <w:rPr>
                <w:rFonts w:cs="Arial"/>
                <w:sz w:val="16"/>
                <w:szCs w:val="16"/>
              </w:rPr>
            </w:pPr>
            <w:r w:rsidRPr="001D6074">
              <w:rPr>
                <w:rFonts w:cs="Arial"/>
                <w:sz w:val="16"/>
                <w:szCs w:val="16"/>
              </w:rPr>
              <w:t>Free</w:t>
            </w:r>
          </w:p>
        </w:tc>
        <w:tc>
          <w:tcPr>
            <w:tcW w:w="966" w:type="dxa"/>
            <w:hideMark/>
          </w:tcPr>
          <w:p w14:paraId="30EA7D26" w14:textId="77777777" w:rsidR="006213FB" w:rsidRPr="001D6074" w:rsidRDefault="006213FB" w:rsidP="00D44C27">
            <w:pPr>
              <w:spacing w:before="120" w:after="120" w:line="276" w:lineRule="auto"/>
              <w:rPr>
                <w:rFonts w:cs="Arial"/>
                <w:sz w:val="16"/>
                <w:szCs w:val="16"/>
              </w:rPr>
            </w:pPr>
            <w:r w:rsidRPr="001D6074">
              <w:rPr>
                <w:rFonts w:cs="Arial"/>
                <w:sz w:val="16"/>
                <w:szCs w:val="16"/>
              </w:rPr>
              <w:t>Free</w:t>
            </w:r>
          </w:p>
        </w:tc>
        <w:tc>
          <w:tcPr>
            <w:tcW w:w="928" w:type="dxa"/>
            <w:hideMark/>
          </w:tcPr>
          <w:p w14:paraId="2ECFD660" w14:textId="77777777" w:rsidR="006213FB" w:rsidRPr="001D6074" w:rsidRDefault="006213FB" w:rsidP="00D44C27">
            <w:pPr>
              <w:spacing w:before="120" w:after="120" w:line="276" w:lineRule="auto"/>
              <w:rPr>
                <w:rFonts w:cs="Arial"/>
                <w:sz w:val="16"/>
                <w:szCs w:val="16"/>
              </w:rPr>
            </w:pPr>
            <w:r w:rsidRPr="001D6074">
              <w:rPr>
                <w:rFonts w:cs="Arial"/>
                <w:sz w:val="16"/>
                <w:szCs w:val="16"/>
              </w:rPr>
              <w:t>Free</w:t>
            </w:r>
          </w:p>
        </w:tc>
        <w:tc>
          <w:tcPr>
            <w:tcW w:w="928" w:type="dxa"/>
            <w:hideMark/>
          </w:tcPr>
          <w:p w14:paraId="765FE3DC" w14:textId="77777777" w:rsidR="006213FB" w:rsidRPr="001D6074" w:rsidRDefault="006213FB" w:rsidP="00D44C27">
            <w:pPr>
              <w:spacing w:before="120" w:after="120" w:line="276" w:lineRule="auto"/>
              <w:rPr>
                <w:rFonts w:cs="Arial"/>
                <w:sz w:val="16"/>
                <w:szCs w:val="16"/>
              </w:rPr>
            </w:pPr>
            <w:r w:rsidRPr="001D6074">
              <w:rPr>
                <w:rFonts w:cs="Arial"/>
                <w:sz w:val="16"/>
                <w:szCs w:val="16"/>
              </w:rPr>
              <w:t>Free</w:t>
            </w:r>
          </w:p>
        </w:tc>
      </w:tr>
      <w:tr w:rsidR="00BF2233" w:rsidRPr="00BF2233" w14:paraId="0CACE620" w14:textId="77777777" w:rsidTr="008A57FA">
        <w:trPr>
          <w:cnfStyle w:val="000000100000" w:firstRow="0" w:lastRow="0" w:firstColumn="0" w:lastColumn="0" w:oddVBand="0" w:evenVBand="0" w:oddHBand="1" w:evenHBand="0" w:firstRowFirstColumn="0" w:firstRowLastColumn="0" w:lastRowFirstColumn="0" w:lastRowLastColumn="0"/>
        </w:trPr>
        <w:tc>
          <w:tcPr>
            <w:tcW w:w="1289" w:type="dxa"/>
            <w:hideMark/>
          </w:tcPr>
          <w:p w14:paraId="62EE58FA" w14:textId="77777777" w:rsidR="006213FB" w:rsidRPr="001D6074" w:rsidRDefault="006213FB" w:rsidP="00D44C27">
            <w:pPr>
              <w:spacing w:before="120" w:after="120" w:line="276" w:lineRule="auto"/>
              <w:rPr>
                <w:rFonts w:cs="Arial"/>
                <w:sz w:val="16"/>
                <w:szCs w:val="16"/>
              </w:rPr>
            </w:pPr>
            <w:r w:rsidRPr="001D6074">
              <w:rPr>
                <w:rFonts w:cs="Arial"/>
                <w:sz w:val="16"/>
                <w:szCs w:val="16"/>
              </w:rPr>
              <w:t>Billing Method</w:t>
            </w:r>
          </w:p>
        </w:tc>
        <w:tc>
          <w:tcPr>
            <w:tcW w:w="1405" w:type="dxa"/>
            <w:hideMark/>
          </w:tcPr>
          <w:p w14:paraId="6CD86B33" w14:textId="77777777" w:rsidR="006213FB" w:rsidRPr="001D6074" w:rsidRDefault="006213FB" w:rsidP="00D44C27">
            <w:pPr>
              <w:spacing w:before="120" w:after="120" w:line="276" w:lineRule="auto"/>
              <w:rPr>
                <w:rFonts w:cs="Arial"/>
                <w:sz w:val="16"/>
                <w:szCs w:val="16"/>
              </w:rPr>
            </w:pPr>
            <w:r w:rsidRPr="001D6074">
              <w:rPr>
                <w:rFonts w:cs="Arial"/>
                <w:sz w:val="16"/>
                <w:szCs w:val="16"/>
              </w:rPr>
              <w:t>Direct subscription</w:t>
            </w:r>
          </w:p>
        </w:tc>
        <w:tc>
          <w:tcPr>
            <w:tcW w:w="898" w:type="dxa"/>
            <w:hideMark/>
          </w:tcPr>
          <w:p w14:paraId="45957172" w14:textId="77777777" w:rsidR="006213FB" w:rsidRPr="001D6074" w:rsidRDefault="006213FB" w:rsidP="00D44C27">
            <w:pPr>
              <w:spacing w:before="120" w:after="120" w:line="276" w:lineRule="auto"/>
              <w:rPr>
                <w:rFonts w:cs="Arial"/>
                <w:sz w:val="16"/>
                <w:szCs w:val="16"/>
              </w:rPr>
            </w:pPr>
            <w:r w:rsidRPr="001D6074">
              <w:rPr>
                <w:rFonts w:cs="Arial"/>
                <w:sz w:val="16"/>
                <w:szCs w:val="16"/>
              </w:rPr>
              <w:t>None</w:t>
            </w:r>
          </w:p>
        </w:tc>
        <w:tc>
          <w:tcPr>
            <w:tcW w:w="1211" w:type="dxa"/>
            <w:hideMark/>
          </w:tcPr>
          <w:p w14:paraId="112E0E3D" w14:textId="77777777" w:rsidR="006213FB" w:rsidRPr="001D6074" w:rsidRDefault="006213FB" w:rsidP="00D44C27">
            <w:pPr>
              <w:spacing w:before="120" w:after="120" w:line="276" w:lineRule="auto"/>
              <w:rPr>
                <w:rFonts w:cs="Arial"/>
                <w:sz w:val="16"/>
                <w:szCs w:val="16"/>
              </w:rPr>
            </w:pPr>
            <w:r w:rsidRPr="001D6074">
              <w:rPr>
                <w:rFonts w:cs="Arial"/>
                <w:sz w:val="16"/>
                <w:szCs w:val="16"/>
              </w:rPr>
              <w:t>Direct subscription</w:t>
            </w:r>
          </w:p>
        </w:tc>
        <w:tc>
          <w:tcPr>
            <w:tcW w:w="1151" w:type="dxa"/>
            <w:hideMark/>
          </w:tcPr>
          <w:p w14:paraId="2EE4FC40" w14:textId="77777777" w:rsidR="006213FB" w:rsidRPr="001D6074" w:rsidRDefault="006213FB" w:rsidP="00D44C27">
            <w:pPr>
              <w:spacing w:before="120" w:after="120" w:line="276" w:lineRule="auto"/>
              <w:rPr>
                <w:rFonts w:cs="Arial"/>
                <w:sz w:val="16"/>
                <w:szCs w:val="16"/>
              </w:rPr>
            </w:pPr>
            <w:r w:rsidRPr="001D6074">
              <w:rPr>
                <w:rFonts w:cs="Arial"/>
                <w:sz w:val="16"/>
                <w:szCs w:val="16"/>
              </w:rPr>
              <w:t>Direct subscription</w:t>
            </w:r>
          </w:p>
        </w:tc>
        <w:tc>
          <w:tcPr>
            <w:tcW w:w="1683" w:type="dxa"/>
            <w:hideMark/>
          </w:tcPr>
          <w:p w14:paraId="21ADDEAC" w14:textId="77777777" w:rsidR="006213FB" w:rsidRPr="001D6074" w:rsidRDefault="006213FB" w:rsidP="00D44C27">
            <w:pPr>
              <w:spacing w:before="120" w:after="120" w:line="276" w:lineRule="auto"/>
              <w:rPr>
                <w:rFonts w:cs="Arial"/>
                <w:sz w:val="16"/>
                <w:szCs w:val="16"/>
              </w:rPr>
            </w:pPr>
            <w:r w:rsidRPr="001D6074">
              <w:rPr>
                <w:rFonts w:cs="Arial"/>
                <w:sz w:val="16"/>
                <w:szCs w:val="16"/>
              </w:rPr>
              <w:t>Direct subscription</w:t>
            </w:r>
          </w:p>
        </w:tc>
        <w:tc>
          <w:tcPr>
            <w:tcW w:w="1294" w:type="dxa"/>
            <w:hideMark/>
          </w:tcPr>
          <w:p w14:paraId="26442189" w14:textId="77777777" w:rsidR="006213FB" w:rsidRPr="001D6074" w:rsidRDefault="006213FB" w:rsidP="00D44C27">
            <w:pPr>
              <w:spacing w:before="120" w:after="120" w:line="276" w:lineRule="auto"/>
              <w:rPr>
                <w:rFonts w:cs="Arial"/>
                <w:sz w:val="16"/>
                <w:szCs w:val="16"/>
              </w:rPr>
            </w:pPr>
            <w:r w:rsidRPr="001D6074">
              <w:rPr>
                <w:rFonts w:cs="Arial"/>
                <w:sz w:val="16"/>
                <w:szCs w:val="16"/>
              </w:rPr>
              <w:t>Azure billing (included)</w:t>
            </w:r>
          </w:p>
        </w:tc>
        <w:tc>
          <w:tcPr>
            <w:tcW w:w="1418" w:type="dxa"/>
            <w:hideMark/>
          </w:tcPr>
          <w:p w14:paraId="1EC74F53" w14:textId="77777777" w:rsidR="006213FB" w:rsidRPr="001D6074" w:rsidRDefault="006213FB" w:rsidP="00D44C27">
            <w:pPr>
              <w:spacing w:before="120" w:after="120" w:line="276" w:lineRule="auto"/>
              <w:rPr>
                <w:rFonts w:cs="Arial"/>
                <w:sz w:val="16"/>
                <w:szCs w:val="16"/>
              </w:rPr>
            </w:pPr>
            <w:r w:rsidRPr="001D6074">
              <w:rPr>
                <w:rFonts w:cs="Arial"/>
                <w:sz w:val="16"/>
                <w:szCs w:val="16"/>
              </w:rPr>
              <w:t>Azure billing (native)</w:t>
            </w:r>
          </w:p>
        </w:tc>
        <w:tc>
          <w:tcPr>
            <w:tcW w:w="1428" w:type="dxa"/>
            <w:hideMark/>
          </w:tcPr>
          <w:p w14:paraId="5F3AF2BA" w14:textId="77777777" w:rsidR="006213FB" w:rsidRPr="001D6074" w:rsidRDefault="006213FB" w:rsidP="00D44C27">
            <w:pPr>
              <w:spacing w:before="120" w:after="120" w:line="276" w:lineRule="auto"/>
              <w:rPr>
                <w:rFonts w:cs="Arial"/>
                <w:sz w:val="16"/>
                <w:szCs w:val="16"/>
              </w:rPr>
            </w:pPr>
            <w:r w:rsidRPr="001D6074">
              <w:rPr>
                <w:rFonts w:cs="Arial"/>
                <w:sz w:val="16"/>
                <w:szCs w:val="16"/>
              </w:rPr>
              <w:t>Direct or enterprise licensing</w:t>
            </w:r>
          </w:p>
        </w:tc>
        <w:tc>
          <w:tcPr>
            <w:tcW w:w="994" w:type="dxa"/>
            <w:hideMark/>
          </w:tcPr>
          <w:p w14:paraId="737E9FA9" w14:textId="77777777" w:rsidR="006213FB" w:rsidRPr="001D6074" w:rsidRDefault="006213FB" w:rsidP="00D44C27">
            <w:pPr>
              <w:spacing w:before="120" w:after="120" w:line="276" w:lineRule="auto"/>
              <w:rPr>
                <w:rFonts w:cs="Arial"/>
                <w:sz w:val="16"/>
                <w:szCs w:val="16"/>
              </w:rPr>
            </w:pPr>
            <w:r w:rsidRPr="001D6074">
              <w:rPr>
                <w:rFonts w:cs="Arial"/>
                <w:sz w:val="16"/>
                <w:szCs w:val="16"/>
              </w:rPr>
              <w:t>None</w:t>
            </w:r>
          </w:p>
        </w:tc>
        <w:tc>
          <w:tcPr>
            <w:tcW w:w="966" w:type="dxa"/>
            <w:hideMark/>
          </w:tcPr>
          <w:p w14:paraId="5BC00B48" w14:textId="77777777" w:rsidR="006213FB" w:rsidRPr="001D6074" w:rsidRDefault="006213FB" w:rsidP="00D44C27">
            <w:pPr>
              <w:spacing w:before="120" w:after="120" w:line="276" w:lineRule="auto"/>
              <w:rPr>
                <w:rFonts w:cs="Arial"/>
                <w:sz w:val="16"/>
                <w:szCs w:val="16"/>
              </w:rPr>
            </w:pPr>
            <w:r w:rsidRPr="001D6074">
              <w:rPr>
                <w:rFonts w:cs="Arial"/>
                <w:sz w:val="16"/>
                <w:szCs w:val="16"/>
              </w:rPr>
              <w:t>None</w:t>
            </w:r>
          </w:p>
        </w:tc>
        <w:tc>
          <w:tcPr>
            <w:tcW w:w="928" w:type="dxa"/>
            <w:hideMark/>
          </w:tcPr>
          <w:p w14:paraId="717DB0C8" w14:textId="77777777" w:rsidR="006213FB" w:rsidRPr="001D6074" w:rsidRDefault="006213FB" w:rsidP="00D44C27">
            <w:pPr>
              <w:spacing w:before="120" w:after="120" w:line="276" w:lineRule="auto"/>
              <w:rPr>
                <w:rFonts w:cs="Arial"/>
                <w:sz w:val="16"/>
                <w:szCs w:val="16"/>
              </w:rPr>
            </w:pPr>
            <w:r w:rsidRPr="001D6074">
              <w:rPr>
                <w:rFonts w:cs="Arial"/>
                <w:sz w:val="16"/>
                <w:szCs w:val="16"/>
              </w:rPr>
              <w:t>None</w:t>
            </w:r>
          </w:p>
        </w:tc>
        <w:tc>
          <w:tcPr>
            <w:tcW w:w="928" w:type="dxa"/>
            <w:hideMark/>
          </w:tcPr>
          <w:p w14:paraId="7DF3CA82" w14:textId="77777777" w:rsidR="006213FB" w:rsidRPr="001D6074" w:rsidRDefault="006213FB" w:rsidP="00D44C27">
            <w:pPr>
              <w:spacing w:before="120" w:after="120" w:line="276" w:lineRule="auto"/>
              <w:rPr>
                <w:rFonts w:cs="Arial"/>
                <w:sz w:val="16"/>
                <w:szCs w:val="16"/>
              </w:rPr>
            </w:pPr>
            <w:r w:rsidRPr="001D6074">
              <w:rPr>
                <w:rFonts w:cs="Arial"/>
                <w:sz w:val="16"/>
                <w:szCs w:val="16"/>
              </w:rPr>
              <w:t>None</w:t>
            </w:r>
          </w:p>
        </w:tc>
      </w:tr>
      <w:tr w:rsidR="00BF2233" w:rsidRPr="00BF2233" w14:paraId="23F20F56" w14:textId="77777777" w:rsidTr="008A57FA">
        <w:trPr>
          <w:cnfStyle w:val="000000010000" w:firstRow="0" w:lastRow="0" w:firstColumn="0" w:lastColumn="0" w:oddVBand="0" w:evenVBand="0" w:oddHBand="0" w:evenHBand="1" w:firstRowFirstColumn="0" w:firstRowLastColumn="0" w:lastRowFirstColumn="0" w:lastRowLastColumn="0"/>
        </w:trPr>
        <w:tc>
          <w:tcPr>
            <w:tcW w:w="1289" w:type="dxa"/>
            <w:hideMark/>
          </w:tcPr>
          <w:p w14:paraId="600507B4" w14:textId="77777777" w:rsidR="006213FB" w:rsidRPr="001D6074" w:rsidRDefault="006213FB" w:rsidP="00D44C27">
            <w:pPr>
              <w:spacing w:before="120" w:after="120" w:line="276" w:lineRule="auto"/>
              <w:rPr>
                <w:rFonts w:cs="Arial"/>
                <w:sz w:val="16"/>
                <w:szCs w:val="16"/>
              </w:rPr>
            </w:pPr>
            <w:r w:rsidRPr="001D6074">
              <w:rPr>
                <w:rFonts w:cs="Arial"/>
                <w:sz w:val="16"/>
                <w:szCs w:val="16"/>
              </w:rPr>
              <w:t>Azure Integration</w:t>
            </w:r>
          </w:p>
        </w:tc>
        <w:tc>
          <w:tcPr>
            <w:tcW w:w="1405" w:type="dxa"/>
            <w:hideMark/>
          </w:tcPr>
          <w:p w14:paraId="3C05796E" w14:textId="77777777" w:rsidR="006213FB" w:rsidRPr="001D6074" w:rsidRDefault="006213FB" w:rsidP="00D44C27">
            <w:pPr>
              <w:spacing w:before="120" w:after="120" w:line="276" w:lineRule="auto"/>
              <w:rPr>
                <w:rFonts w:cs="Arial"/>
                <w:sz w:val="16"/>
                <w:szCs w:val="16"/>
              </w:rPr>
            </w:pPr>
            <w:r w:rsidRPr="001D6074">
              <w:rPr>
                <w:rFonts w:cs="Arial"/>
                <w:sz w:val="16"/>
                <w:szCs w:val="16"/>
              </w:rPr>
              <w:t>API-based only</w:t>
            </w:r>
          </w:p>
        </w:tc>
        <w:tc>
          <w:tcPr>
            <w:tcW w:w="898" w:type="dxa"/>
            <w:hideMark/>
          </w:tcPr>
          <w:p w14:paraId="39104029" w14:textId="77777777" w:rsidR="006213FB" w:rsidRPr="001D6074" w:rsidRDefault="006213FB" w:rsidP="00D44C27">
            <w:pPr>
              <w:spacing w:before="120" w:after="120" w:line="276" w:lineRule="auto"/>
              <w:rPr>
                <w:rFonts w:cs="Arial"/>
                <w:sz w:val="16"/>
                <w:szCs w:val="16"/>
              </w:rPr>
            </w:pPr>
            <w:r w:rsidRPr="001D6074">
              <w:rPr>
                <w:rFonts w:cs="Arial"/>
                <w:sz w:val="16"/>
                <w:szCs w:val="16"/>
              </w:rPr>
              <w:t>Manual integration</w:t>
            </w:r>
          </w:p>
        </w:tc>
        <w:tc>
          <w:tcPr>
            <w:tcW w:w="1211" w:type="dxa"/>
            <w:hideMark/>
          </w:tcPr>
          <w:p w14:paraId="3F7A3E82" w14:textId="77777777" w:rsidR="006213FB" w:rsidRPr="001D6074" w:rsidRDefault="006213FB" w:rsidP="00D44C27">
            <w:pPr>
              <w:spacing w:before="120" w:after="120" w:line="276" w:lineRule="auto"/>
              <w:rPr>
                <w:rFonts w:cs="Arial"/>
                <w:sz w:val="16"/>
                <w:szCs w:val="16"/>
              </w:rPr>
            </w:pPr>
            <w:r w:rsidRPr="001D6074">
              <w:rPr>
                <w:rFonts w:cs="Arial"/>
                <w:sz w:val="16"/>
                <w:szCs w:val="16"/>
              </w:rPr>
              <w:t>API-based only</w:t>
            </w:r>
          </w:p>
        </w:tc>
        <w:tc>
          <w:tcPr>
            <w:tcW w:w="1151" w:type="dxa"/>
            <w:hideMark/>
          </w:tcPr>
          <w:p w14:paraId="4FBCE45B" w14:textId="77777777" w:rsidR="006213FB" w:rsidRPr="001D6074" w:rsidRDefault="006213FB" w:rsidP="00D44C27">
            <w:pPr>
              <w:spacing w:before="120" w:after="120" w:line="276" w:lineRule="auto"/>
              <w:rPr>
                <w:rFonts w:cs="Arial"/>
                <w:sz w:val="16"/>
                <w:szCs w:val="16"/>
              </w:rPr>
            </w:pPr>
            <w:r w:rsidRPr="001D6074">
              <w:rPr>
                <w:rFonts w:cs="Arial"/>
                <w:sz w:val="16"/>
                <w:szCs w:val="16"/>
              </w:rPr>
              <w:t>API-based; Azure SDK available</w:t>
            </w:r>
          </w:p>
        </w:tc>
        <w:tc>
          <w:tcPr>
            <w:tcW w:w="1683" w:type="dxa"/>
            <w:hideMark/>
          </w:tcPr>
          <w:p w14:paraId="1C915CD0" w14:textId="77777777" w:rsidR="006213FB" w:rsidRPr="001D6074" w:rsidRDefault="006213FB" w:rsidP="00D44C27">
            <w:pPr>
              <w:spacing w:before="120" w:after="120" w:line="276" w:lineRule="auto"/>
              <w:rPr>
                <w:rFonts w:cs="Arial"/>
                <w:sz w:val="16"/>
                <w:szCs w:val="16"/>
              </w:rPr>
            </w:pPr>
            <w:r w:rsidRPr="001D6074">
              <w:rPr>
                <w:rFonts w:cs="Arial"/>
                <w:sz w:val="16"/>
                <w:szCs w:val="16"/>
              </w:rPr>
              <w:t>API-based only</w:t>
            </w:r>
          </w:p>
        </w:tc>
        <w:tc>
          <w:tcPr>
            <w:tcW w:w="1294" w:type="dxa"/>
            <w:hideMark/>
          </w:tcPr>
          <w:p w14:paraId="0FA264AB" w14:textId="77777777" w:rsidR="006213FB" w:rsidRPr="001D6074" w:rsidRDefault="006213FB" w:rsidP="00D44C27">
            <w:pPr>
              <w:spacing w:before="120" w:after="120" w:line="276" w:lineRule="auto"/>
              <w:rPr>
                <w:rFonts w:cs="Arial"/>
                <w:sz w:val="16"/>
                <w:szCs w:val="16"/>
              </w:rPr>
            </w:pPr>
            <w:r w:rsidRPr="001D6074">
              <w:rPr>
                <w:rFonts w:cs="Arial"/>
                <w:sz w:val="16"/>
                <w:szCs w:val="16"/>
              </w:rPr>
              <w:t>Native to Azure VMs</w:t>
            </w:r>
          </w:p>
        </w:tc>
        <w:tc>
          <w:tcPr>
            <w:tcW w:w="1418" w:type="dxa"/>
            <w:hideMark/>
          </w:tcPr>
          <w:p w14:paraId="63FCA413" w14:textId="77777777" w:rsidR="006213FB" w:rsidRPr="001D6074" w:rsidRDefault="006213FB" w:rsidP="00D44C27">
            <w:pPr>
              <w:spacing w:before="120" w:after="120" w:line="276" w:lineRule="auto"/>
              <w:rPr>
                <w:rFonts w:cs="Arial"/>
                <w:sz w:val="16"/>
                <w:szCs w:val="16"/>
              </w:rPr>
            </w:pPr>
            <w:r w:rsidRPr="001D6074">
              <w:rPr>
                <w:rFonts w:cs="Arial"/>
                <w:sz w:val="16"/>
                <w:szCs w:val="16"/>
              </w:rPr>
              <w:t>Native to Azure Blob Storage</w:t>
            </w:r>
          </w:p>
        </w:tc>
        <w:tc>
          <w:tcPr>
            <w:tcW w:w="1428" w:type="dxa"/>
            <w:hideMark/>
          </w:tcPr>
          <w:p w14:paraId="6E2F5054" w14:textId="77777777" w:rsidR="006213FB" w:rsidRPr="001D6074" w:rsidRDefault="006213FB" w:rsidP="00D44C27">
            <w:pPr>
              <w:spacing w:before="120" w:after="120" w:line="276" w:lineRule="auto"/>
              <w:rPr>
                <w:rFonts w:cs="Arial"/>
                <w:sz w:val="16"/>
                <w:szCs w:val="16"/>
              </w:rPr>
            </w:pPr>
            <w:r w:rsidRPr="001D6074">
              <w:rPr>
                <w:rFonts w:cs="Arial"/>
                <w:sz w:val="16"/>
                <w:szCs w:val="16"/>
              </w:rPr>
              <w:t>Not native</w:t>
            </w:r>
          </w:p>
        </w:tc>
        <w:tc>
          <w:tcPr>
            <w:tcW w:w="994" w:type="dxa"/>
            <w:hideMark/>
          </w:tcPr>
          <w:p w14:paraId="2829A825" w14:textId="77777777" w:rsidR="006213FB" w:rsidRPr="001D6074" w:rsidRDefault="006213FB" w:rsidP="00D44C27">
            <w:pPr>
              <w:spacing w:before="120" w:after="120" w:line="276" w:lineRule="auto"/>
              <w:rPr>
                <w:rFonts w:cs="Arial"/>
                <w:sz w:val="16"/>
                <w:szCs w:val="16"/>
              </w:rPr>
            </w:pPr>
            <w:r w:rsidRPr="001D6074">
              <w:rPr>
                <w:rFonts w:cs="Arial"/>
                <w:sz w:val="16"/>
                <w:szCs w:val="16"/>
              </w:rPr>
              <w:t>Not integrated</w:t>
            </w:r>
          </w:p>
        </w:tc>
        <w:tc>
          <w:tcPr>
            <w:tcW w:w="966" w:type="dxa"/>
            <w:hideMark/>
          </w:tcPr>
          <w:p w14:paraId="61245035" w14:textId="77777777" w:rsidR="006213FB" w:rsidRPr="001D6074" w:rsidRDefault="006213FB" w:rsidP="00D44C27">
            <w:pPr>
              <w:spacing w:before="120" w:after="120" w:line="276" w:lineRule="auto"/>
              <w:rPr>
                <w:rFonts w:cs="Arial"/>
                <w:sz w:val="16"/>
                <w:szCs w:val="16"/>
              </w:rPr>
            </w:pPr>
            <w:r w:rsidRPr="001D6074">
              <w:rPr>
                <w:rFonts w:cs="Arial"/>
                <w:sz w:val="16"/>
                <w:szCs w:val="16"/>
              </w:rPr>
              <w:t>Not integrated</w:t>
            </w:r>
          </w:p>
        </w:tc>
        <w:tc>
          <w:tcPr>
            <w:tcW w:w="928" w:type="dxa"/>
            <w:hideMark/>
          </w:tcPr>
          <w:p w14:paraId="4925E702" w14:textId="77777777" w:rsidR="006213FB" w:rsidRPr="001D6074" w:rsidRDefault="006213FB" w:rsidP="00D44C27">
            <w:pPr>
              <w:spacing w:before="120" w:after="120" w:line="276" w:lineRule="auto"/>
              <w:rPr>
                <w:rFonts w:cs="Arial"/>
                <w:sz w:val="16"/>
                <w:szCs w:val="16"/>
              </w:rPr>
            </w:pPr>
            <w:r w:rsidRPr="001D6074">
              <w:rPr>
                <w:rFonts w:cs="Arial"/>
                <w:sz w:val="16"/>
                <w:szCs w:val="16"/>
              </w:rPr>
              <w:t>Not integrated</w:t>
            </w:r>
          </w:p>
        </w:tc>
        <w:tc>
          <w:tcPr>
            <w:tcW w:w="928" w:type="dxa"/>
            <w:hideMark/>
          </w:tcPr>
          <w:p w14:paraId="4E1C04D4" w14:textId="77777777" w:rsidR="006213FB" w:rsidRPr="001D6074" w:rsidRDefault="006213FB" w:rsidP="00D44C27">
            <w:pPr>
              <w:spacing w:before="120" w:after="120" w:line="276" w:lineRule="auto"/>
              <w:rPr>
                <w:rFonts w:cs="Arial"/>
                <w:sz w:val="16"/>
                <w:szCs w:val="16"/>
              </w:rPr>
            </w:pPr>
            <w:r w:rsidRPr="001D6074">
              <w:rPr>
                <w:rFonts w:cs="Arial"/>
                <w:sz w:val="16"/>
                <w:szCs w:val="16"/>
              </w:rPr>
              <w:t>Not integrated</w:t>
            </w:r>
          </w:p>
        </w:tc>
      </w:tr>
    </w:tbl>
    <w:p w14:paraId="696A32C6" w14:textId="77777777" w:rsidR="0042281A" w:rsidRDefault="0042281A" w:rsidP="001B49C5">
      <w:pPr>
        <w:pStyle w:val="BodyText"/>
        <w:sectPr w:rsidR="0042281A" w:rsidSect="0042281A">
          <w:pgSz w:w="16838" w:h="11906" w:orient="landscape" w:code="9"/>
          <w:pgMar w:top="1191" w:right="1843" w:bottom="1191" w:left="1021" w:header="709" w:footer="709" w:gutter="0"/>
          <w:cols w:space="708"/>
          <w:titlePg/>
          <w:docGrid w:linePitch="360"/>
        </w:sectPr>
      </w:pPr>
    </w:p>
    <w:p w14:paraId="184725A5" w14:textId="032B2978" w:rsidR="00BF2233" w:rsidRDefault="008C3C41" w:rsidP="00B105CF">
      <w:pPr>
        <w:pStyle w:val="Appendix"/>
      </w:pPr>
      <w:bookmarkStart w:id="91" w:name="_Toc232068997"/>
      <w:r>
        <w:lastRenderedPageBreak/>
        <w:t>Appendix D</w:t>
      </w:r>
      <w:r w:rsidR="00FB41F2">
        <w:t xml:space="preserve"> – WAF </w:t>
      </w:r>
      <w:r w:rsidR="00B105CF">
        <w:t>Configuration Considerations</w:t>
      </w:r>
      <w:bookmarkEnd w:id="91"/>
    </w:p>
    <w:p w14:paraId="79E3FE29" w14:textId="1262A020" w:rsidR="00FB41F2" w:rsidRDefault="00FB41F2" w:rsidP="00BF2233">
      <w:r>
        <w:t xml:space="preserve">While all WAFs are different, the following concepts are expected to be portable. </w:t>
      </w:r>
    </w:p>
    <w:p w14:paraId="2A49B95F" w14:textId="63AA3960" w:rsidR="00FB41F2" w:rsidRDefault="005A43B3" w:rsidP="00BF2233">
      <w:r>
        <w:t>Turn on by zone</w:t>
      </w:r>
      <w:r w:rsidR="00136A9A">
        <w:t>:</w:t>
      </w:r>
      <w:r>
        <w:t xml:space="preserve"> </w:t>
      </w:r>
      <w:r w:rsidR="00B105CF">
        <w:t xml:space="preserve"> </w:t>
      </w:r>
      <w:r>
        <w:t xml:space="preserve">Turn </w:t>
      </w:r>
      <w:r w:rsidR="003A53EE">
        <w:t>on malware detection first in Test data environ</w:t>
      </w:r>
      <w:r w:rsidR="00B105CF">
        <w:t>me</w:t>
      </w:r>
      <w:r w:rsidR="003A53EE">
        <w:t xml:space="preserve">nts, then later for Prod Data environments. </w:t>
      </w:r>
    </w:p>
    <w:p w14:paraId="6B8DD86A" w14:textId="10B8C4E4" w:rsidR="003A53EE" w:rsidRDefault="003A53EE" w:rsidP="00BF2233">
      <w:r>
        <w:t>Turn on Logging first</w:t>
      </w:r>
      <w:r w:rsidR="00136A9A">
        <w:t>:</w:t>
      </w:r>
      <w:r w:rsidR="00B105CF">
        <w:t xml:space="preserve"> </w:t>
      </w:r>
      <w:r>
        <w:t>Turn on logging first, to see if uploads are happening, and happening as expected.</w:t>
      </w:r>
      <w:r w:rsidR="00B105CF">
        <w:t xml:space="preserve"> </w:t>
      </w:r>
      <w:r>
        <w:t>A week later, change to active intervention.</w:t>
      </w:r>
    </w:p>
    <w:p w14:paraId="4D39B332" w14:textId="77777777" w:rsidR="00B105CF" w:rsidRDefault="003A53EE" w:rsidP="00BF2233">
      <w:r>
        <w:t>Mime type</w:t>
      </w:r>
      <w:r w:rsidR="00136A9A">
        <w:t>:</w:t>
      </w:r>
      <w:r w:rsidR="00B105CF">
        <w:t xml:space="preserve"> </w:t>
      </w:r>
      <w:r w:rsidR="00A54F45">
        <w:t>By default, data is uploaded as “</w:t>
      </w:r>
      <w:r w:rsidR="00A54F45" w:rsidRPr="00A54F45">
        <w:rPr>
          <w:i/>
          <w:iCs/>
        </w:rPr>
        <w:t>multipart/form-data</w:t>
      </w:r>
      <w:r w:rsidR="00A54F45">
        <w:rPr>
          <w:i/>
          <w:iCs/>
        </w:rPr>
        <w:t xml:space="preserve">”. </w:t>
      </w:r>
      <w:r w:rsidR="00A54F45" w:rsidRPr="00136A9A">
        <w:t xml:space="preserve">However, keep in mind whether developers are using different types of data uploading (eg, </w:t>
      </w:r>
      <w:r w:rsidR="00136A9A" w:rsidRPr="00136A9A">
        <w:t>using JSON/Base64 or similar uncommon solutions).</w:t>
      </w:r>
    </w:p>
    <w:p w14:paraId="5B82AB9B" w14:textId="77777777" w:rsidR="00B105CF" w:rsidRPr="00B105CF" w:rsidRDefault="00B105CF" w:rsidP="00B105CF">
      <w:pPr>
        <w:rPr>
          <w:b/>
          <w:bCs/>
        </w:rPr>
      </w:pPr>
      <w:r w:rsidRPr="00B105CF">
        <w:rPr>
          <w:b/>
          <w:bCs/>
        </w:rPr>
        <w:t>Zone-Based Activation</w:t>
      </w:r>
    </w:p>
    <w:p w14:paraId="2AD16278" w14:textId="77777777" w:rsidR="00B105CF" w:rsidRDefault="00B105CF" w:rsidP="00B105CF">
      <w:r w:rsidRPr="00B105CF">
        <w:t>Begin by enabling malware detection in test data environments before extending this protection to production data environments. This phased approach allows for monitoring and adjustment in a controlled setting, reducing the risk of disruption to critical systems. By starting in test environments, you can identify and resolve any configuration issues or unexpected behaviour related to malware detection before rolling out to production.</w:t>
      </w:r>
    </w:p>
    <w:p w14:paraId="558B245C" w14:textId="77777777" w:rsidR="00B105CF" w:rsidRPr="00B105CF" w:rsidRDefault="00B105CF" w:rsidP="00B105CF">
      <w:pPr>
        <w:rPr>
          <w:b/>
          <w:bCs/>
        </w:rPr>
      </w:pPr>
      <w:r w:rsidRPr="00B105CF">
        <w:rPr>
          <w:b/>
          <w:bCs/>
        </w:rPr>
        <w:t>Logging Implementation</w:t>
      </w:r>
    </w:p>
    <w:p w14:paraId="157B0014" w14:textId="77777777" w:rsidR="00B105CF" w:rsidRDefault="00B105CF" w:rsidP="00B105CF">
      <w:r w:rsidRPr="00B105CF">
        <w:t>Enable logging as the initial step. This will allow you to monitor file uploads, confirming both their frequency and correctness. Logging provides valuable insights into the upload process, helping to determine whether uploads are occurring as anticipated. After a week of observation and analysis, transition from passive monitoring to active intervention, which may include blocking suspicious uploads or triggering alerts based on the logged activity.</w:t>
      </w:r>
    </w:p>
    <w:p w14:paraId="093451B8" w14:textId="77777777" w:rsidR="00B105CF" w:rsidRPr="00B105CF" w:rsidRDefault="00B105CF" w:rsidP="00B105CF">
      <w:pPr>
        <w:rPr>
          <w:b/>
          <w:bCs/>
        </w:rPr>
      </w:pPr>
      <w:r w:rsidRPr="00B105CF">
        <w:rPr>
          <w:b/>
          <w:bCs/>
        </w:rPr>
        <w:t>Mime Type Considerations</w:t>
      </w:r>
    </w:p>
    <w:p w14:paraId="7CDB49D4" w14:textId="7CA9627D" w:rsidR="003A53EE" w:rsidRPr="00B105CF" w:rsidRDefault="00B105CF" w:rsidP="00B105CF">
      <w:r w:rsidRPr="00B105CF">
        <w:t>Typically, uploaded data uses the “multipart/form-data” MIME type. However, it is essential to remain aware of any alternative data upload methods that developers might employ, such as sending data in JSON format, encoding files in Base64, or using other uncommon solutions. These variations can impact how malware detection and logging are applied, so regular reviews of development practices and upload mechanisms are recommended to ensure comprehensive coverage and protection.</w:t>
      </w:r>
    </w:p>
    <w:p w14:paraId="6747DD9A" w14:textId="77777777" w:rsidR="00B105CF" w:rsidRDefault="00B105CF" w:rsidP="00BF2233"/>
    <w:p w14:paraId="55A24731" w14:textId="77777777" w:rsidR="00B105CF" w:rsidRPr="00A54F45" w:rsidRDefault="00B105CF" w:rsidP="00BF2233"/>
    <w:sectPr w:rsidR="00B105CF" w:rsidRPr="00A54F45" w:rsidSect="00A2102D">
      <w:pgSz w:w="11906" w:h="16838"/>
      <w:pgMar w:top="1843" w:right="1191" w:bottom="1021" w:left="119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David Barber" w:date="2025-10-07T08:24:00Z" w:initials="DB">
    <w:p w14:paraId="7B7C5F76" w14:textId="77777777" w:rsidR="00210E76" w:rsidRDefault="00210E76" w:rsidP="00210E76">
      <w:pPr>
        <w:pStyle w:val="CommentText"/>
      </w:pPr>
      <w:r>
        <w:rPr>
          <w:rStyle w:val="CommentReference"/>
        </w:rPr>
        <w:annotationRef/>
      </w:r>
      <w:r>
        <w:t>Can there be just one preferred option, given the range of projects/technologies/applicable business scenarios across the Ministry?</w:t>
      </w:r>
    </w:p>
  </w:comment>
  <w:comment w:id="9" w:author="David Barber" w:date="2025-10-07T08:28:00Z" w:initials="DB">
    <w:p w14:paraId="4FD4F1A9" w14:textId="77777777" w:rsidR="00C9769E" w:rsidRDefault="00C9769E" w:rsidP="00C9769E">
      <w:pPr>
        <w:pStyle w:val="CommentText"/>
      </w:pPr>
      <w:r>
        <w:rPr>
          <w:rStyle w:val="CommentReference"/>
        </w:rPr>
        <w:annotationRef/>
      </w:r>
      <w:r>
        <w:t>General Observation - It feels like common points are being repeated across the Purpose, Synopsis and Background sections - could these sections be streamlined?</w:t>
      </w:r>
    </w:p>
  </w:comment>
  <w:comment w:id="11" w:author="David Barber" w:date="2025-10-07T08:30:00Z" w:initials="DB">
    <w:p w14:paraId="592C2781" w14:textId="77777777" w:rsidR="00A30033" w:rsidRDefault="00A30033" w:rsidP="00A30033">
      <w:pPr>
        <w:pStyle w:val="CommentText"/>
      </w:pPr>
      <w:r>
        <w:rPr>
          <w:rStyle w:val="CommentReference"/>
        </w:rPr>
        <w:annotationRef/>
      </w:r>
      <w:r>
        <w:t>Many of these scenarios are introduced in Background</w:t>
      </w:r>
    </w:p>
  </w:comment>
  <w:comment w:id="16" w:author="David Barber" w:date="2025-10-07T08:38:00Z" w:initials="DB">
    <w:p w14:paraId="359E29B0" w14:textId="77777777" w:rsidR="00152884" w:rsidRDefault="00152884" w:rsidP="00152884">
      <w:pPr>
        <w:pStyle w:val="CommentText"/>
      </w:pPr>
      <w:r>
        <w:rPr>
          <w:rStyle w:val="CommentReference"/>
        </w:rPr>
        <w:annotationRef/>
      </w:r>
      <w:r>
        <w:t>General Observation: Good and valid points are called out above, especially for stakeholders who are new to the topic. However, there is a lot of duplication……..streamlining the content could help make the key points more prominent and avoid risk of losing your audience etc.</w:t>
      </w:r>
    </w:p>
  </w:comment>
  <w:comment w:id="20" w:author="David Barber" w:date="2025-10-07T08:50:00Z" w:initials="DB">
    <w:p w14:paraId="071C6117" w14:textId="77777777" w:rsidR="00A55339" w:rsidRDefault="00A55339" w:rsidP="00A55339">
      <w:pPr>
        <w:pStyle w:val="CommentText"/>
      </w:pPr>
      <w:r>
        <w:rPr>
          <w:rStyle w:val="CommentReference"/>
        </w:rPr>
        <w:annotationRef/>
      </w:r>
      <w:r>
        <w:t>Can a reference to the applicable Ministry Info Management policy be added? I’m assumming not  all stakeholders will know the definitions etc of each classification</w:t>
      </w:r>
    </w:p>
  </w:comment>
  <w:comment w:id="21" w:author="David Barber" w:date="2025-10-07T08:51:00Z" w:initials="DB">
    <w:p w14:paraId="1C45570F" w14:textId="77777777" w:rsidR="00B27E53" w:rsidRDefault="00B27E53" w:rsidP="00B27E53">
      <w:pPr>
        <w:pStyle w:val="CommentText"/>
      </w:pPr>
      <w:r>
        <w:rPr>
          <w:rStyle w:val="CommentReference"/>
        </w:rPr>
        <w:annotationRef/>
      </w:r>
      <w:r>
        <w:t xml:space="preserve">Will readers of this document know NZ is included in this? </w:t>
      </w:r>
    </w:p>
  </w:comment>
  <w:comment w:id="26" w:author="David Barber" w:date="2025-10-07T09:40:00Z" w:initials="DB">
    <w:p w14:paraId="4A2DC3AC" w14:textId="77777777" w:rsidR="004079C5" w:rsidRDefault="004079C5" w:rsidP="004079C5">
      <w:pPr>
        <w:pStyle w:val="CommentText"/>
      </w:pPr>
      <w:r>
        <w:rPr>
          <w:rStyle w:val="CommentReference"/>
        </w:rPr>
        <w:annotationRef/>
      </w:r>
      <w:r>
        <w:t>My understanding (based on how ERS have worked (generally)) is that if a project wishes to introduce a new service, they need to work with 1) TWG and 2) Digital Assurance (and maybe 3) Procurement)  to get the service endorsed / accredited etc.</w:t>
      </w:r>
    </w:p>
    <w:p w14:paraId="58B88662" w14:textId="77777777" w:rsidR="004079C5" w:rsidRDefault="004079C5" w:rsidP="004079C5">
      <w:pPr>
        <w:pStyle w:val="CommentText"/>
      </w:pPr>
    </w:p>
    <w:p w14:paraId="74F0178C" w14:textId="77777777" w:rsidR="004079C5" w:rsidRDefault="004079C5" w:rsidP="004079C5">
      <w:pPr>
        <w:pStyle w:val="CommentText"/>
      </w:pPr>
      <w:r>
        <w:t>So shouldn’t this section be informing the stakeholders they need to do the above, and include references / links to the information they need to initiate the required Ministry processes?</w:t>
      </w:r>
    </w:p>
  </w:comment>
  <w:comment w:id="27" w:author="Justin Nehemia" w:date="2025-10-06T10:16:00Z" w:initials="JN">
    <w:p w14:paraId="39088AA4" w14:textId="69F8A810" w:rsidR="00C33604" w:rsidRDefault="006A5EAC">
      <w:r>
        <w:annotationRef/>
      </w:r>
      <w:r w:rsidRPr="5B6DF6F1">
        <w:t>I feel like these indicate scanning after upload, so the file must be uploaded to a storage service before it is scanned. Should we not be looking to block file upload at the edge based on scan results?</w:t>
      </w:r>
    </w:p>
  </w:comment>
  <w:comment w:id="28" w:author="Sky Sigal" w:date="2025-10-06T12:56:00Z" w:initials="SS">
    <w:p w14:paraId="39B54DB6" w14:textId="77777777" w:rsidR="00967BB3" w:rsidRDefault="00967BB3" w:rsidP="00967BB3">
      <w:pPr>
        <w:pStyle w:val="CommentText"/>
      </w:pPr>
      <w:r>
        <w:rPr>
          <w:rStyle w:val="CommentReference"/>
        </w:rPr>
        <w:annotationRef/>
      </w:r>
      <w:r>
        <w:t>Yes. Damn you, sir. I will have to rewrite parts to clarify actual activity. Hold. Might have to do that tonight.</w:t>
      </w:r>
    </w:p>
  </w:comment>
  <w:comment w:id="31" w:author="Justin Nehemia" w:date="2025-10-06T10:17:00Z" w:initials="JN">
    <w:p w14:paraId="0628BC6A" w14:textId="3CB11B26" w:rsidR="00C33604" w:rsidRDefault="006A5EAC">
      <w:r>
        <w:annotationRef/>
      </w:r>
      <w:r w:rsidRPr="54875731">
        <w:t>where file uploads are* expected</w:t>
      </w:r>
    </w:p>
  </w:comment>
  <w:comment w:id="33" w:author="Justin Nehemia" w:date="2025-10-06T10:19:00Z" w:initials="JN">
    <w:p w14:paraId="4A33566C" w14:textId="2AFEAE63" w:rsidR="00C33604" w:rsidRDefault="006A5EAC">
      <w:r>
        <w:annotationRef/>
      </w:r>
      <w:r w:rsidRPr="37A5206B">
        <w:t>perhaps ignore my earlier comment?</w:t>
      </w:r>
    </w:p>
  </w:comment>
  <w:comment w:id="34" w:author="David Barber" w:date="2025-10-07T09:54:00Z" w:initials="DB">
    <w:p w14:paraId="67E17911" w14:textId="77777777" w:rsidR="00CC02C9" w:rsidRDefault="00CC02C9" w:rsidP="00CC02C9">
      <w:pPr>
        <w:pStyle w:val="CommentText"/>
      </w:pPr>
      <w:r>
        <w:rPr>
          <w:rStyle w:val="CommentReference"/>
        </w:rPr>
        <w:annotationRef/>
      </w:r>
      <w:r>
        <w:t>The more I read of this document, the more I’m left thinking…….why is this document being produced (sorry)???</w:t>
      </w:r>
      <w:r>
        <w:br/>
      </w:r>
      <w:r>
        <w:br/>
        <w:t>Ultimately, why is a document being produced to inform projects of the many factors they need to be aware of when considering malware detection? A project based approach increases the risk that a myriad of solutions are introduced across the Ministry.</w:t>
      </w:r>
    </w:p>
    <w:p w14:paraId="4FEE747E" w14:textId="77777777" w:rsidR="00CC02C9" w:rsidRDefault="00CC02C9" w:rsidP="00CC02C9">
      <w:pPr>
        <w:pStyle w:val="CommentText"/>
      </w:pPr>
    </w:p>
    <w:p w14:paraId="7768F251" w14:textId="77777777" w:rsidR="00CC02C9" w:rsidRDefault="00CC02C9" w:rsidP="00CC02C9">
      <w:pPr>
        <w:pStyle w:val="CommentText"/>
      </w:pPr>
      <w:r>
        <w:t>Instead, the Digital Architecture practice should offer a set of accredited solutions that projects can select from. Supported by implementations patterns (including defence in depth approaches) etc. Additionally, the practice should provide the ability to work with a project if it is proven the pre-approved solutions will not fulfil project requirements and add a solution that will meet their needs.</w:t>
      </w:r>
    </w:p>
  </w:comment>
  <w:comment w:id="36" w:author="David Barber" w:date="2025-10-07T09:58:00Z" w:initials="DB">
    <w:p w14:paraId="31571F92" w14:textId="77777777" w:rsidR="000A39F8" w:rsidRDefault="000A39F8" w:rsidP="000A39F8">
      <w:pPr>
        <w:pStyle w:val="CommentText"/>
      </w:pPr>
      <w:r>
        <w:rPr>
          <w:rStyle w:val="CommentReference"/>
        </w:rPr>
        <w:annotationRef/>
      </w:r>
      <w:r>
        <w:t>Section not reviewed - following earlier comment / conclusion on purpose of document</w:t>
      </w:r>
    </w:p>
  </w:comment>
  <w:comment w:id="45" w:author="David Barber" w:date="2025-10-07T09:58:00Z" w:initials="DB">
    <w:p w14:paraId="19339F08" w14:textId="77777777" w:rsidR="000A39F8" w:rsidRDefault="000A39F8" w:rsidP="000A39F8">
      <w:pPr>
        <w:pStyle w:val="CommentText"/>
      </w:pPr>
      <w:r>
        <w:rPr>
          <w:rStyle w:val="CommentReference"/>
        </w:rPr>
        <w:annotationRef/>
      </w:r>
      <w:r>
        <w:t>Section not reviewed - following earlier comment / conclusion on purpose of document</w:t>
      </w:r>
    </w:p>
  </w:comment>
  <w:comment w:id="47" w:author="David Barber" w:date="2025-10-07T09:58:00Z" w:initials="DB">
    <w:p w14:paraId="4D4E19C5" w14:textId="77777777" w:rsidR="000A39F8" w:rsidRDefault="000A39F8" w:rsidP="000A39F8">
      <w:pPr>
        <w:pStyle w:val="CommentText"/>
      </w:pPr>
      <w:r>
        <w:rPr>
          <w:rStyle w:val="CommentReference"/>
        </w:rPr>
        <w:annotationRef/>
      </w:r>
      <w:r>
        <w:t>Section not reviewed - following earlier comment / conclusion on purpose of document</w:t>
      </w:r>
    </w:p>
  </w:comment>
  <w:comment w:id="59" w:author="David Barber" w:date="2025-10-07T10:00:00Z" w:initials="DB">
    <w:p w14:paraId="77B1DD8F" w14:textId="77777777" w:rsidR="00CE27DD" w:rsidRDefault="00CE27DD" w:rsidP="00CE27DD">
      <w:pPr>
        <w:pStyle w:val="CommentText"/>
      </w:pPr>
      <w:r>
        <w:rPr>
          <w:rStyle w:val="CommentReference"/>
        </w:rPr>
        <w:annotationRef/>
      </w:r>
      <w:r>
        <w:t>Section not reviewed - following earlier comment / conclusion on purpose of document</w:t>
      </w:r>
    </w:p>
  </w:comment>
  <w:comment w:id="61" w:author="Justin Nehemia" w:date="2025-10-06T10:21:00Z" w:initials="JN">
    <w:p w14:paraId="13CCCB61" w14:textId="03A0870B" w:rsidR="00C33604" w:rsidRDefault="006A5EAC">
      <w:r>
        <w:annotationRef/>
      </w:r>
      <w:r w:rsidRPr="6FBE34C6">
        <w:t>should include previously stated defence in depth</w:t>
      </w:r>
    </w:p>
  </w:comment>
  <w:comment w:id="62" w:author="David Barber" w:date="2025-10-07T10:03:00Z" w:initials="DB">
    <w:p w14:paraId="5B658DF0" w14:textId="77777777" w:rsidR="00377802" w:rsidRDefault="00690E54" w:rsidP="00377802">
      <w:pPr>
        <w:pStyle w:val="CommentText"/>
      </w:pPr>
      <w:r>
        <w:rPr>
          <w:rStyle w:val="CommentReference"/>
        </w:rPr>
        <w:annotationRef/>
      </w:r>
      <w:r w:rsidR="00377802">
        <w:t>Following my earlier comments - the Digital Architecture practice should work on getting these services endorsed / accredited etc. (if they are not already) and should then make the available as native Azure and AWS solutions for projects to use……..and reduce the risk of projects implementing alternate solutions</w:t>
      </w:r>
    </w:p>
  </w:comment>
  <w:comment w:id="63" w:author="David Barber" w:date="2025-10-07T10:04:00Z" w:initials="DB">
    <w:p w14:paraId="3C1AD121" w14:textId="77777777" w:rsidR="00377802" w:rsidRDefault="00377802" w:rsidP="00377802">
      <w:pPr>
        <w:pStyle w:val="CommentText"/>
      </w:pPr>
      <w:r>
        <w:rPr>
          <w:rStyle w:val="CommentReference"/>
        </w:rPr>
        <w:annotationRef/>
      </w:r>
      <w:r>
        <w:t>Architecture approved solution #3 - i.e. for SaaS solutions</w:t>
      </w:r>
    </w:p>
  </w:comment>
  <w:comment w:id="75" w:author="Justin Nehemia" w:date="2025-10-06T10:22:00Z" w:initials="JN">
    <w:p w14:paraId="428454EA" w14:textId="44E1AB51" w:rsidR="00C33604" w:rsidRDefault="006A5EAC">
      <w:r>
        <w:annotationRef/>
      </w:r>
      <w:r w:rsidRPr="216599B6">
        <w:t>{sad face}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7C5F76" w15:done="0"/>
  <w15:commentEx w15:paraId="4FD4F1A9" w15:done="0"/>
  <w15:commentEx w15:paraId="592C2781" w15:done="0"/>
  <w15:commentEx w15:paraId="359E29B0" w15:done="0"/>
  <w15:commentEx w15:paraId="071C6117" w15:done="0"/>
  <w15:commentEx w15:paraId="1C45570F" w15:done="0"/>
  <w15:commentEx w15:paraId="74F0178C" w15:done="0"/>
  <w15:commentEx w15:paraId="39088AA4" w15:done="0"/>
  <w15:commentEx w15:paraId="39B54DB6" w15:paraIdParent="39088AA4" w15:done="0"/>
  <w15:commentEx w15:paraId="0628BC6A" w15:done="0"/>
  <w15:commentEx w15:paraId="4A33566C" w15:done="0"/>
  <w15:commentEx w15:paraId="7768F251" w15:done="0"/>
  <w15:commentEx w15:paraId="31571F92" w15:done="0"/>
  <w15:commentEx w15:paraId="19339F08" w15:done="0"/>
  <w15:commentEx w15:paraId="4D4E19C5" w15:done="0"/>
  <w15:commentEx w15:paraId="77B1DD8F" w15:done="0"/>
  <w15:commentEx w15:paraId="13CCCB61" w15:done="0"/>
  <w15:commentEx w15:paraId="5B658DF0" w15:done="0"/>
  <w15:commentEx w15:paraId="3C1AD121" w15:done="0"/>
  <w15:commentEx w15:paraId="428454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A18321" w16cex:dateUtc="2025-10-06T19:24:00Z"/>
  <w16cex:commentExtensible w16cex:durableId="2C8097EB" w16cex:dateUtc="2025-10-06T19:28:00Z"/>
  <w16cex:commentExtensible w16cex:durableId="23DBDC7F" w16cex:dateUtc="2025-10-06T19:30:00Z"/>
  <w16cex:commentExtensible w16cex:durableId="6FC6E88B" w16cex:dateUtc="2025-10-06T19:38:00Z"/>
  <w16cex:commentExtensible w16cex:durableId="566A07ED" w16cex:dateUtc="2025-10-06T19:50:00Z"/>
  <w16cex:commentExtensible w16cex:durableId="3705CF20" w16cex:dateUtc="2025-10-06T19:51:00Z"/>
  <w16cex:commentExtensible w16cex:durableId="72B6B85F" w16cex:dateUtc="2025-10-06T20:40:00Z"/>
  <w16cex:commentExtensible w16cex:durableId="1AA69BCC" w16cex:dateUtc="2025-10-05T21:16:00Z"/>
  <w16cex:commentExtensible w16cex:durableId="1D24CFB2" w16cex:dateUtc="2025-10-05T23:56:00Z"/>
  <w16cex:commentExtensible w16cex:durableId="40D36D5B" w16cex:dateUtc="2025-10-05T21:17:00Z"/>
  <w16cex:commentExtensible w16cex:durableId="48048D5A" w16cex:dateUtc="2025-10-05T21:19:00Z"/>
  <w16cex:commentExtensible w16cex:durableId="15B717B4" w16cex:dateUtc="2025-10-06T20:54:00Z"/>
  <w16cex:commentExtensible w16cex:durableId="32C4B071" w16cex:dateUtc="2025-10-06T20:58:00Z"/>
  <w16cex:commentExtensible w16cex:durableId="26F95B69" w16cex:dateUtc="2025-10-06T20:58:00Z"/>
  <w16cex:commentExtensible w16cex:durableId="3C5789A0" w16cex:dateUtc="2025-10-06T20:58:00Z"/>
  <w16cex:commentExtensible w16cex:durableId="03C28C65" w16cex:dateUtc="2025-10-06T21:00:00Z"/>
  <w16cex:commentExtensible w16cex:durableId="1F708086" w16cex:dateUtc="2025-10-05T21:21:00Z"/>
  <w16cex:commentExtensible w16cex:durableId="33C0B46C" w16cex:dateUtc="2025-10-06T21:03:00Z"/>
  <w16cex:commentExtensible w16cex:durableId="6C0E2FE7" w16cex:dateUtc="2025-10-06T21:04:00Z"/>
  <w16cex:commentExtensible w16cex:durableId="394F074B" w16cex:dateUtc="2025-10-05T21: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7C5F76" w16cid:durableId="76A18321"/>
  <w16cid:commentId w16cid:paraId="4FD4F1A9" w16cid:durableId="2C8097EB"/>
  <w16cid:commentId w16cid:paraId="592C2781" w16cid:durableId="23DBDC7F"/>
  <w16cid:commentId w16cid:paraId="359E29B0" w16cid:durableId="6FC6E88B"/>
  <w16cid:commentId w16cid:paraId="071C6117" w16cid:durableId="566A07ED"/>
  <w16cid:commentId w16cid:paraId="1C45570F" w16cid:durableId="3705CF20"/>
  <w16cid:commentId w16cid:paraId="74F0178C" w16cid:durableId="72B6B85F"/>
  <w16cid:commentId w16cid:paraId="39088AA4" w16cid:durableId="1AA69BCC"/>
  <w16cid:commentId w16cid:paraId="39B54DB6" w16cid:durableId="1D24CFB2"/>
  <w16cid:commentId w16cid:paraId="0628BC6A" w16cid:durableId="40D36D5B"/>
  <w16cid:commentId w16cid:paraId="4A33566C" w16cid:durableId="48048D5A"/>
  <w16cid:commentId w16cid:paraId="7768F251" w16cid:durableId="15B717B4"/>
  <w16cid:commentId w16cid:paraId="31571F92" w16cid:durableId="32C4B071"/>
  <w16cid:commentId w16cid:paraId="19339F08" w16cid:durableId="26F95B69"/>
  <w16cid:commentId w16cid:paraId="4D4E19C5" w16cid:durableId="3C5789A0"/>
  <w16cid:commentId w16cid:paraId="77B1DD8F" w16cid:durableId="03C28C65"/>
  <w16cid:commentId w16cid:paraId="13CCCB61" w16cid:durableId="1F708086"/>
  <w16cid:commentId w16cid:paraId="5B658DF0" w16cid:durableId="33C0B46C"/>
  <w16cid:commentId w16cid:paraId="3C1AD121" w16cid:durableId="6C0E2FE7"/>
  <w16cid:commentId w16cid:paraId="428454EA" w16cid:durableId="394F07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147E4" w14:textId="77777777" w:rsidR="006A5EAC" w:rsidRDefault="006A5EAC" w:rsidP="0021141C">
      <w:pPr>
        <w:spacing w:before="0" w:after="0" w:line="240" w:lineRule="auto"/>
      </w:pPr>
      <w:r>
        <w:separator/>
      </w:r>
    </w:p>
    <w:p w14:paraId="580FBDFC" w14:textId="77777777" w:rsidR="006A5EAC" w:rsidRDefault="006A5EAC"/>
  </w:endnote>
  <w:endnote w:type="continuationSeparator" w:id="0">
    <w:p w14:paraId="453B3AF0" w14:textId="77777777" w:rsidR="006A5EAC" w:rsidRDefault="006A5EAC" w:rsidP="0021141C">
      <w:pPr>
        <w:spacing w:before="0" w:after="0" w:line="240" w:lineRule="auto"/>
      </w:pPr>
      <w:r>
        <w:continuationSeparator/>
      </w:r>
    </w:p>
    <w:p w14:paraId="0C50F22A" w14:textId="77777777" w:rsidR="006A5EAC" w:rsidRDefault="006A5EAC"/>
  </w:endnote>
  <w:endnote w:type="continuationNotice" w:id="1">
    <w:p w14:paraId="41BB8649" w14:textId="77777777" w:rsidR="006A5EAC" w:rsidRDefault="006A5EAC">
      <w:pPr>
        <w:spacing w:before="0" w:after="0" w:line="240" w:lineRule="auto"/>
      </w:pPr>
    </w:p>
    <w:p w14:paraId="521B6BB2" w14:textId="77777777" w:rsidR="006A5EAC" w:rsidRDefault="006A5E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CE96B" w14:textId="77777777" w:rsidR="006A5EAC" w:rsidRDefault="006A5EAC" w:rsidP="0021141C">
      <w:pPr>
        <w:spacing w:before="0" w:after="0" w:line="240" w:lineRule="auto"/>
      </w:pPr>
      <w:r>
        <w:separator/>
      </w:r>
    </w:p>
    <w:p w14:paraId="5083732E" w14:textId="77777777" w:rsidR="006A5EAC" w:rsidRDefault="006A5EAC"/>
  </w:footnote>
  <w:footnote w:type="continuationSeparator" w:id="0">
    <w:p w14:paraId="6FB822BA" w14:textId="77777777" w:rsidR="006A5EAC" w:rsidRDefault="006A5EAC" w:rsidP="0021141C">
      <w:pPr>
        <w:spacing w:before="0" w:after="0" w:line="240" w:lineRule="auto"/>
      </w:pPr>
      <w:r>
        <w:continuationSeparator/>
      </w:r>
    </w:p>
    <w:p w14:paraId="06193A9A" w14:textId="77777777" w:rsidR="006A5EAC" w:rsidRDefault="006A5EAC"/>
  </w:footnote>
  <w:footnote w:type="continuationNotice" w:id="1">
    <w:p w14:paraId="751063DF" w14:textId="77777777" w:rsidR="006A5EAC" w:rsidRDefault="006A5EAC">
      <w:pPr>
        <w:spacing w:before="0" w:after="0" w:line="240" w:lineRule="auto"/>
      </w:pPr>
    </w:p>
    <w:p w14:paraId="10D4527B" w14:textId="77777777" w:rsidR="006A5EAC" w:rsidRDefault="006A5EAC"/>
  </w:footnote>
  <w:footnote w:id="2">
    <w:p w14:paraId="5199346B" w14:textId="00B3FF81" w:rsidR="00BE30F6" w:rsidRDefault="00BE30F6">
      <w:pPr>
        <w:pStyle w:val="FootnoteText"/>
      </w:pPr>
      <w:r>
        <w:rPr>
          <w:rStyle w:val="FootnoteReference"/>
        </w:rPr>
        <w:footnoteRef/>
      </w:r>
      <w:r>
        <w:t xml:space="preserve"> Generally at least two per project (one for test data environments, one for prod).</w:t>
      </w:r>
    </w:p>
  </w:footnote>
  <w:footnote w:id="3">
    <w:p w14:paraId="67FF1961" w14:textId="01373340" w:rsidR="006E75A4" w:rsidRDefault="006E75A4">
      <w:pPr>
        <w:pStyle w:val="FootnoteText"/>
      </w:pPr>
      <w:r>
        <w:rPr>
          <w:rStyle w:val="FootnoteReference"/>
        </w:rPr>
        <w:footnoteRef/>
      </w:r>
      <w:r>
        <w:t xml:space="preserve"> </w:t>
      </w:r>
      <w:r w:rsidRPr="006E75A4">
        <w:t>https://learn.microsoft.com/en-us/azure/defender-for-cloud/defender-for-storage-configure-malware-scan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EndPr/>
      <w:sdtContent>
        <w:r w:rsidR="006A5EAC">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1812510555" name="Picture 1812510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E6A"/>
    <w:multiLevelType w:val="multilevel"/>
    <w:tmpl w:val="9E2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26E0"/>
    <w:multiLevelType w:val="multilevel"/>
    <w:tmpl w:val="183A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0742D"/>
    <w:multiLevelType w:val="multilevel"/>
    <w:tmpl w:val="792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31E41"/>
    <w:multiLevelType w:val="multilevel"/>
    <w:tmpl w:val="B9FE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07878"/>
    <w:multiLevelType w:val="hybridMultilevel"/>
    <w:tmpl w:val="AEDA923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11F044B0"/>
    <w:multiLevelType w:val="multilevel"/>
    <w:tmpl w:val="B20C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11661"/>
    <w:multiLevelType w:val="hybridMultilevel"/>
    <w:tmpl w:val="64FA2C1A"/>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19410973"/>
    <w:multiLevelType w:val="multilevel"/>
    <w:tmpl w:val="706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36355"/>
    <w:multiLevelType w:val="multilevel"/>
    <w:tmpl w:val="076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A32DF"/>
    <w:multiLevelType w:val="multilevel"/>
    <w:tmpl w:val="C6E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95450"/>
    <w:multiLevelType w:val="multilevel"/>
    <w:tmpl w:val="79EE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607BC"/>
    <w:multiLevelType w:val="multilevel"/>
    <w:tmpl w:val="64F0A44A"/>
    <w:lvl w:ilvl="0">
      <w:start w:val="1"/>
      <w:numFmt w:val="bullet"/>
      <w:pStyle w:val="ListBullet"/>
      <w:lvlText w:val=""/>
      <w:lvlJc w:val="left"/>
      <w:pPr>
        <w:ind w:left="720" w:hanging="363"/>
      </w:pPr>
      <w:rPr>
        <w:rFonts w:ascii="Symbol" w:hAnsi="Symbol" w:hint="default"/>
      </w:rPr>
    </w:lvl>
    <w:lvl w:ilvl="1">
      <w:start w:val="1"/>
      <w:numFmt w:val="bullet"/>
      <w:pStyle w:val="ListBullet2"/>
      <w:lvlText w:val="­"/>
      <w:lvlJc w:val="left"/>
      <w:pPr>
        <w:ind w:left="1077" w:hanging="363"/>
      </w:pPr>
      <w:rPr>
        <w:rFonts w:ascii="Courier New" w:hAnsi="Courier New" w:hint="default"/>
      </w:rPr>
    </w:lvl>
    <w:lvl w:ilvl="2">
      <w:start w:val="1"/>
      <w:numFmt w:val="bullet"/>
      <w:lvlText w:val=""/>
      <w:lvlJc w:val="left"/>
      <w:pPr>
        <w:ind w:left="1434" w:hanging="363"/>
      </w:pPr>
      <w:rPr>
        <w:rFonts w:ascii="Wingdings" w:hAnsi="Wingdings" w:hint="default"/>
      </w:rPr>
    </w:lvl>
    <w:lvl w:ilvl="3">
      <w:start w:val="1"/>
      <w:numFmt w:val="bullet"/>
      <w:lvlText w:val=""/>
      <w:lvlJc w:val="left"/>
      <w:pPr>
        <w:ind w:left="1791" w:hanging="363"/>
      </w:pPr>
      <w:rPr>
        <w:rFonts w:ascii="Symbol" w:hAnsi="Symbol" w:hint="default"/>
      </w:rPr>
    </w:lvl>
    <w:lvl w:ilvl="4">
      <w:start w:val="1"/>
      <w:numFmt w:val="bullet"/>
      <w:lvlText w:val="o"/>
      <w:lvlJc w:val="left"/>
      <w:pPr>
        <w:ind w:left="2148" w:hanging="363"/>
      </w:pPr>
      <w:rPr>
        <w:rFonts w:ascii="Courier New" w:hAnsi="Courier New" w:cs="Courier New" w:hint="default"/>
      </w:rPr>
    </w:lvl>
    <w:lvl w:ilvl="5">
      <w:start w:val="1"/>
      <w:numFmt w:val="bullet"/>
      <w:lvlText w:val=""/>
      <w:lvlJc w:val="left"/>
      <w:pPr>
        <w:ind w:left="2505" w:hanging="363"/>
      </w:pPr>
      <w:rPr>
        <w:rFonts w:ascii="Wingdings" w:hAnsi="Wingdings" w:hint="default"/>
      </w:rPr>
    </w:lvl>
    <w:lvl w:ilvl="6">
      <w:start w:val="1"/>
      <w:numFmt w:val="bullet"/>
      <w:lvlText w:val=""/>
      <w:lvlJc w:val="left"/>
      <w:pPr>
        <w:ind w:left="2862" w:hanging="363"/>
      </w:pPr>
      <w:rPr>
        <w:rFonts w:ascii="Symbol" w:hAnsi="Symbol" w:hint="default"/>
      </w:rPr>
    </w:lvl>
    <w:lvl w:ilvl="7">
      <w:start w:val="1"/>
      <w:numFmt w:val="bullet"/>
      <w:lvlText w:val="o"/>
      <w:lvlJc w:val="left"/>
      <w:pPr>
        <w:ind w:left="3219" w:hanging="363"/>
      </w:pPr>
      <w:rPr>
        <w:rFonts w:ascii="Courier New" w:hAnsi="Courier New" w:cs="Courier New" w:hint="default"/>
      </w:rPr>
    </w:lvl>
    <w:lvl w:ilvl="8">
      <w:start w:val="1"/>
      <w:numFmt w:val="bullet"/>
      <w:lvlText w:val=""/>
      <w:lvlJc w:val="left"/>
      <w:pPr>
        <w:ind w:left="3576" w:hanging="363"/>
      </w:pPr>
      <w:rPr>
        <w:rFonts w:ascii="Wingdings" w:hAnsi="Wingdings" w:hint="default"/>
      </w:rPr>
    </w:lvl>
  </w:abstractNum>
  <w:abstractNum w:abstractNumId="12" w15:restartNumberingAfterBreak="0">
    <w:nsid w:val="58FB67F8"/>
    <w:multiLevelType w:val="multilevel"/>
    <w:tmpl w:val="E8EE782E"/>
    <w:lvl w:ilvl="0">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CE337AC"/>
    <w:multiLevelType w:val="hybridMultilevel"/>
    <w:tmpl w:val="66EE17E4"/>
    <w:lvl w:ilvl="0" w:tplc="3E64DA5A">
      <w:numFmt w:val="bullet"/>
      <w:lvlText w:val=""/>
      <w:lvlJc w:val="left"/>
      <w:pPr>
        <w:ind w:left="720" w:hanging="360"/>
      </w:pPr>
      <w:rPr>
        <w:rFonts w:ascii="Symbol" w:eastAsiaTheme="minorHAnsi" w:hAnsi="Symbol"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50477AB"/>
    <w:multiLevelType w:val="multilevel"/>
    <w:tmpl w:val="5736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596876"/>
    <w:multiLevelType w:val="multilevel"/>
    <w:tmpl w:val="6D6E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71639E"/>
    <w:multiLevelType w:val="multilevel"/>
    <w:tmpl w:val="E91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11"/>
  </w:num>
  <w:num w:numId="2" w16cid:durableId="157700034">
    <w:abstractNumId w:val="17"/>
  </w:num>
  <w:num w:numId="3" w16cid:durableId="2007513129">
    <w:abstractNumId w:val="12"/>
  </w:num>
  <w:num w:numId="4" w16cid:durableId="1956790793">
    <w:abstractNumId w:val="13"/>
  </w:num>
  <w:num w:numId="5" w16cid:durableId="1669942466">
    <w:abstractNumId w:val="5"/>
  </w:num>
  <w:num w:numId="6" w16cid:durableId="991561514">
    <w:abstractNumId w:val="1"/>
  </w:num>
  <w:num w:numId="7" w16cid:durableId="313609769">
    <w:abstractNumId w:val="16"/>
  </w:num>
  <w:num w:numId="8" w16cid:durableId="1616330700">
    <w:abstractNumId w:val="9"/>
  </w:num>
  <w:num w:numId="9" w16cid:durableId="1906917401">
    <w:abstractNumId w:val="8"/>
  </w:num>
  <w:num w:numId="10" w16cid:durableId="390085105">
    <w:abstractNumId w:val="14"/>
  </w:num>
  <w:num w:numId="11" w16cid:durableId="39406937">
    <w:abstractNumId w:val="7"/>
  </w:num>
  <w:num w:numId="12" w16cid:durableId="1081099071">
    <w:abstractNumId w:val="2"/>
  </w:num>
  <w:num w:numId="13" w16cid:durableId="1953702692">
    <w:abstractNumId w:val="15"/>
  </w:num>
  <w:num w:numId="14" w16cid:durableId="97794695">
    <w:abstractNumId w:val="10"/>
  </w:num>
  <w:num w:numId="15" w16cid:durableId="1069303947">
    <w:abstractNumId w:val="0"/>
  </w:num>
  <w:num w:numId="16" w16cid:durableId="463936216">
    <w:abstractNumId w:val="6"/>
  </w:num>
  <w:num w:numId="17" w16cid:durableId="1477529237">
    <w:abstractNumId w:val="3"/>
  </w:num>
  <w:num w:numId="18" w16cid:durableId="1763379527">
    <w:abstractNumId w:val="4"/>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arber">
    <w15:presenceInfo w15:providerId="AD" w15:userId="S::BarberD@moe.govt.nz::20902017-5d8e-4a61-badd-1d4918e2bb6f"/>
  </w15:person>
  <w15:person w15:author="Justin Nehemia">
    <w15:presenceInfo w15:providerId="AD" w15:userId="S::nehemiaj@moe.govt.nz::ac0ca6a0-e57c-4e8a-b8cc-7e471a23a856"/>
  </w15:person>
  <w15:person w15:author="Sky Sigal">
    <w15:presenceInfo w15:providerId="AD" w15:userId="S::SigalS@moe.govt.nz::d5d7f925-8e8a-4de2-bbec-00a5dad9a1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62E1"/>
    <w:rsid w:val="00011554"/>
    <w:rsid w:val="00011775"/>
    <w:rsid w:val="00014AF6"/>
    <w:rsid w:val="00026DC8"/>
    <w:rsid w:val="00026E16"/>
    <w:rsid w:val="000350CE"/>
    <w:rsid w:val="00036876"/>
    <w:rsid w:val="000419D7"/>
    <w:rsid w:val="00054D11"/>
    <w:rsid w:val="00054E18"/>
    <w:rsid w:val="00067A0B"/>
    <w:rsid w:val="000708F4"/>
    <w:rsid w:val="00087BBD"/>
    <w:rsid w:val="00092DFD"/>
    <w:rsid w:val="00095D25"/>
    <w:rsid w:val="000A39F8"/>
    <w:rsid w:val="000A55DA"/>
    <w:rsid w:val="000B104B"/>
    <w:rsid w:val="000C59D1"/>
    <w:rsid w:val="000D0A25"/>
    <w:rsid w:val="000F02A4"/>
    <w:rsid w:val="000F10AE"/>
    <w:rsid w:val="000F26BE"/>
    <w:rsid w:val="000F5E94"/>
    <w:rsid w:val="00106AA0"/>
    <w:rsid w:val="0011016B"/>
    <w:rsid w:val="00112E4C"/>
    <w:rsid w:val="00114111"/>
    <w:rsid w:val="00117A5F"/>
    <w:rsid w:val="00120B89"/>
    <w:rsid w:val="00126099"/>
    <w:rsid w:val="0012615C"/>
    <w:rsid w:val="001261AE"/>
    <w:rsid w:val="00130CD3"/>
    <w:rsid w:val="00133B36"/>
    <w:rsid w:val="00136A9A"/>
    <w:rsid w:val="00152884"/>
    <w:rsid w:val="0017631C"/>
    <w:rsid w:val="00176E84"/>
    <w:rsid w:val="00180347"/>
    <w:rsid w:val="001839E5"/>
    <w:rsid w:val="00184008"/>
    <w:rsid w:val="001927A5"/>
    <w:rsid w:val="001A233C"/>
    <w:rsid w:val="001A44F5"/>
    <w:rsid w:val="001A5907"/>
    <w:rsid w:val="001A7AC5"/>
    <w:rsid w:val="001A7B6A"/>
    <w:rsid w:val="001B49C5"/>
    <w:rsid w:val="001B51F2"/>
    <w:rsid w:val="001B7142"/>
    <w:rsid w:val="001C0DEA"/>
    <w:rsid w:val="001C145E"/>
    <w:rsid w:val="001D3DD9"/>
    <w:rsid w:val="001D6074"/>
    <w:rsid w:val="001E1230"/>
    <w:rsid w:val="001E1564"/>
    <w:rsid w:val="001E2299"/>
    <w:rsid w:val="001E2EB4"/>
    <w:rsid w:val="001E6A07"/>
    <w:rsid w:val="001F353E"/>
    <w:rsid w:val="001F35A9"/>
    <w:rsid w:val="001F5EF1"/>
    <w:rsid w:val="001F62DD"/>
    <w:rsid w:val="00201C1F"/>
    <w:rsid w:val="002020E0"/>
    <w:rsid w:val="002031CE"/>
    <w:rsid w:val="00210E76"/>
    <w:rsid w:val="0021141C"/>
    <w:rsid w:val="00213DAA"/>
    <w:rsid w:val="0021547D"/>
    <w:rsid w:val="00215734"/>
    <w:rsid w:val="002226E8"/>
    <w:rsid w:val="00223763"/>
    <w:rsid w:val="00226C8C"/>
    <w:rsid w:val="00233BDC"/>
    <w:rsid w:val="00236B8B"/>
    <w:rsid w:val="0023711D"/>
    <w:rsid w:val="0024225D"/>
    <w:rsid w:val="00242D7F"/>
    <w:rsid w:val="00245E6E"/>
    <w:rsid w:val="00252D75"/>
    <w:rsid w:val="002721F0"/>
    <w:rsid w:val="00273433"/>
    <w:rsid w:val="002777AB"/>
    <w:rsid w:val="0028647F"/>
    <w:rsid w:val="0029311E"/>
    <w:rsid w:val="002957EE"/>
    <w:rsid w:val="002969C8"/>
    <w:rsid w:val="002A26D7"/>
    <w:rsid w:val="002A52D1"/>
    <w:rsid w:val="002A64DB"/>
    <w:rsid w:val="002B1109"/>
    <w:rsid w:val="002B5764"/>
    <w:rsid w:val="002B7AFC"/>
    <w:rsid w:val="002C004F"/>
    <w:rsid w:val="002D18E9"/>
    <w:rsid w:val="002D1D53"/>
    <w:rsid w:val="002E5B94"/>
    <w:rsid w:val="002E5FF4"/>
    <w:rsid w:val="002F6E67"/>
    <w:rsid w:val="003041C3"/>
    <w:rsid w:val="00305836"/>
    <w:rsid w:val="0031118F"/>
    <w:rsid w:val="00331BC9"/>
    <w:rsid w:val="0034118D"/>
    <w:rsid w:val="00350DB3"/>
    <w:rsid w:val="00350E06"/>
    <w:rsid w:val="00356787"/>
    <w:rsid w:val="003708A8"/>
    <w:rsid w:val="0037168B"/>
    <w:rsid w:val="003767EB"/>
    <w:rsid w:val="00377802"/>
    <w:rsid w:val="003900D6"/>
    <w:rsid w:val="003A2BE1"/>
    <w:rsid w:val="003A4FD7"/>
    <w:rsid w:val="003A53EE"/>
    <w:rsid w:val="003B079D"/>
    <w:rsid w:val="003B5D52"/>
    <w:rsid w:val="003C02C8"/>
    <w:rsid w:val="003C1BAD"/>
    <w:rsid w:val="003C3370"/>
    <w:rsid w:val="003C7184"/>
    <w:rsid w:val="003D736B"/>
    <w:rsid w:val="003E0E79"/>
    <w:rsid w:val="003E426B"/>
    <w:rsid w:val="003F26C9"/>
    <w:rsid w:val="003F5014"/>
    <w:rsid w:val="00400A3B"/>
    <w:rsid w:val="004028EC"/>
    <w:rsid w:val="00406FE9"/>
    <w:rsid w:val="004079C5"/>
    <w:rsid w:val="0042281A"/>
    <w:rsid w:val="00423249"/>
    <w:rsid w:val="0042641E"/>
    <w:rsid w:val="00441793"/>
    <w:rsid w:val="00450AD9"/>
    <w:rsid w:val="0045306F"/>
    <w:rsid w:val="004552B2"/>
    <w:rsid w:val="00457123"/>
    <w:rsid w:val="00463A83"/>
    <w:rsid w:val="0048213F"/>
    <w:rsid w:val="00486B4D"/>
    <w:rsid w:val="00491255"/>
    <w:rsid w:val="00491649"/>
    <w:rsid w:val="00493F10"/>
    <w:rsid w:val="00494AFA"/>
    <w:rsid w:val="004A3133"/>
    <w:rsid w:val="004B0060"/>
    <w:rsid w:val="004B03AD"/>
    <w:rsid w:val="004C5F1B"/>
    <w:rsid w:val="004D1F0C"/>
    <w:rsid w:val="004D5390"/>
    <w:rsid w:val="004D66D8"/>
    <w:rsid w:val="004E4FA2"/>
    <w:rsid w:val="004E6417"/>
    <w:rsid w:val="004E6ED1"/>
    <w:rsid w:val="0050196C"/>
    <w:rsid w:val="00505940"/>
    <w:rsid w:val="005255FC"/>
    <w:rsid w:val="0053079D"/>
    <w:rsid w:val="005428CD"/>
    <w:rsid w:val="005432E3"/>
    <w:rsid w:val="005571FD"/>
    <w:rsid w:val="005604D5"/>
    <w:rsid w:val="00560A3D"/>
    <w:rsid w:val="00562872"/>
    <w:rsid w:val="00562DF4"/>
    <w:rsid w:val="00563AF9"/>
    <w:rsid w:val="00571E21"/>
    <w:rsid w:val="00574F25"/>
    <w:rsid w:val="00581E35"/>
    <w:rsid w:val="00583CFB"/>
    <w:rsid w:val="005945F2"/>
    <w:rsid w:val="00594C1D"/>
    <w:rsid w:val="005963B0"/>
    <w:rsid w:val="005A1974"/>
    <w:rsid w:val="005A2A1F"/>
    <w:rsid w:val="005A31DA"/>
    <w:rsid w:val="005A43B3"/>
    <w:rsid w:val="005A54A0"/>
    <w:rsid w:val="005B03A3"/>
    <w:rsid w:val="005B19C4"/>
    <w:rsid w:val="005B7870"/>
    <w:rsid w:val="005C403D"/>
    <w:rsid w:val="005C71C1"/>
    <w:rsid w:val="005C7C13"/>
    <w:rsid w:val="005D1CEA"/>
    <w:rsid w:val="005F0A38"/>
    <w:rsid w:val="005F0DC4"/>
    <w:rsid w:val="005F6A7E"/>
    <w:rsid w:val="005F792B"/>
    <w:rsid w:val="00612935"/>
    <w:rsid w:val="006143DD"/>
    <w:rsid w:val="0061616D"/>
    <w:rsid w:val="006173D2"/>
    <w:rsid w:val="006213FB"/>
    <w:rsid w:val="0063098D"/>
    <w:rsid w:val="00637D43"/>
    <w:rsid w:val="00650ACC"/>
    <w:rsid w:val="00650EDA"/>
    <w:rsid w:val="00660C49"/>
    <w:rsid w:val="006646CD"/>
    <w:rsid w:val="00674A30"/>
    <w:rsid w:val="00675068"/>
    <w:rsid w:val="0068187E"/>
    <w:rsid w:val="00682B4E"/>
    <w:rsid w:val="00686325"/>
    <w:rsid w:val="00686A22"/>
    <w:rsid w:val="0069014F"/>
    <w:rsid w:val="00690E54"/>
    <w:rsid w:val="006919AB"/>
    <w:rsid w:val="0069602E"/>
    <w:rsid w:val="006A06A9"/>
    <w:rsid w:val="006A2843"/>
    <w:rsid w:val="006A5EAC"/>
    <w:rsid w:val="006B1311"/>
    <w:rsid w:val="006C13CF"/>
    <w:rsid w:val="006C4B90"/>
    <w:rsid w:val="006C4C9A"/>
    <w:rsid w:val="006D133E"/>
    <w:rsid w:val="006D16C8"/>
    <w:rsid w:val="006D5B4C"/>
    <w:rsid w:val="006D798D"/>
    <w:rsid w:val="006E0BDE"/>
    <w:rsid w:val="006E3374"/>
    <w:rsid w:val="006E75A4"/>
    <w:rsid w:val="007014C1"/>
    <w:rsid w:val="007028C4"/>
    <w:rsid w:val="00702ADE"/>
    <w:rsid w:val="00705316"/>
    <w:rsid w:val="0071118C"/>
    <w:rsid w:val="00717953"/>
    <w:rsid w:val="00730E45"/>
    <w:rsid w:val="00734C83"/>
    <w:rsid w:val="007409DD"/>
    <w:rsid w:val="007414F0"/>
    <w:rsid w:val="00741B39"/>
    <w:rsid w:val="00753774"/>
    <w:rsid w:val="0077333E"/>
    <w:rsid w:val="00776295"/>
    <w:rsid w:val="00777D1C"/>
    <w:rsid w:val="00784B4F"/>
    <w:rsid w:val="00784C1E"/>
    <w:rsid w:val="00786A41"/>
    <w:rsid w:val="007925E7"/>
    <w:rsid w:val="007942F2"/>
    <w:rsid w:val="007A7C0F"/>
    <w:rsid w:val="007C1F40"/>
    <w:rsid w:val="007D13C5"/>
    <w:rsid w:val="007D1FC4"/>
    <w:rsid w:val="007D7BF7"/>
    <w:rsid w:val="007E0184"/>
    <w:rsid w:val="007E0213"/>
    <w:rsid w:val="007E7720"/>
    <w:rsid w:val="008059D9"/>
    <w:rsid w:val="00813161"/>
    <w:rsid w:val="00815C0E"/>
    <w:rsid w:val="008173B1"/>
    <w:rsid w:val="00821494"/>
    <w:rsid w:val="00822409"/>
    <w:rsid w:val="00825EA5"/>
    <w:rsid w:val="00827A22"/>
    <w:rsid w:val="00840295"/>
    <w:rsid w:val="008527A5"/>
    <w:rsid w:val="00853F27"/>
    <w:rsid w:val="00855354"/>
    <w:rsid w:val="00855420"/>
    <w:rsid w:val="008656DD"/>
    <w:rsid w:val="00866C24"/>
    <w:rsid w:val="00870FB9"/>
    <w:rsid w:val="00873F86"/>
    <w:rsid w:val="008779AB"/>
    <w:rsid w:val="00882316"/>
    <w:rsid w:val="00882EF6"/>
    <w:rsid w:val="00887DCB"/>
    <w:rsid w:val="008948E7"/>
    <w:rsid w:val="008A0328"/>
    <w:rsid w:val="008A57FA"/>
    <w:rsid w:val="008B55C1"/>
    <w:rsid w:val="008C39DC"/>
    <w:rsid w:val="008C3C41"/>
    <w:rsid w:val="008C7503"/>
    <w:rsid w:val="008C7EE4"/>
    <w:rsid w:val="008E13CD"/>
    <w:rsid w:val="008F1CA3"/>
    <w:rsid w:val="009049B8"/>
    <w:rsid w:val="009116EA"/>
    <w:rsid w:val="009138FD"/>
    <w:rsid w:val="00914742"/>
    <w:rsid w:val="00914F94"/>
    <w:rsid w:val="00921365"/>
    <w:rsid w:val="00921A51"/>
    <w:rsid w:val="00942F16"/>
    <w:rsid w:val="0095089F"/>
    <w:rsid w:val="00953774"/>
    <w:rsid w:val="00955531"/>
    <w:rsid w:val="00967BB3"/>
    <w:rsid w:val="00971C20"/>
    <w:rsid w:val="009824E0"/>
    <w:rsid w:val="00987689"/>
    <w:rsid w:val="009926AE"/>
    <w:rsid w:val="009966BF"/>
    <w:rsid w:val="00996CE8"/>
    <w:rsid w:val="009A16F9"/>
    <w:rsid w:val="009B0360"/>
    <w:rsid w:val="009B7128"/>
    <w:rsid w:val="009B7FDD"/>
    <w:rsid w:val="009D62A4"/>
    <w:rsid w:val="009E05F6"/>
    <w:rsid w:val="009E0756"/>
    <w:rsid w:val="009E0DA1"/>
    <w:rsid w:val="009F1AC4"/>
    <w:rsid w:val="009F472A"/>
    <w:rsid w:val="00A053C8"/>
    <w:rsid w:val="00A1189D"/>
    <w:rsid w:val="00A144FC"/>
    <w:rsid w:val="00A15219"/>
    <w:rsid w:val="00A2026B"/>
    <w:rsid w:val="00A2102D"/>
    <w:rsid w:val="00A24ACD"/>
    <w:rsid w:val="00A30033"/>
    <w:rsid w:val="00A35493"/>
    <w:rsid w:val="00A452E3"/>
    <w:rsid w:val="00A50624"/>
    <w:rsid w:val="00A518F7"/>
    <w:rsid w:val="00A54F45"/>
    <w:rsid w:val="00A55339"/>
    <w:rsid w:val="00A6511F"/>
    <w:rsid w:val="00A666E1"/>
    <w:rsid w:val="00A66ADD"/>
    <w:rsid w:val="00A7063C"/>
    <w:rsid w:val="00A8163B"/>
    <w:rsid w:val="00A85DA6"/>
    <w:rsid w:val="00A91FC4"/>
    <w:rsid w:val="00A940C5"/>
    <w:rsid w:val="00A9550C"/>
    <w:rsid w:val="00A9559B"/>
    <w:rsid w:val="00A978EF"/>
    <w:rsid w:val="00AA4576"/>
    <w:rsid w:val="00AB1636"/>
    <w:rsid w:val="00AB55CB"/>
    <w:rsid w:val="00AB6B74"/>
    <w:rsid w:val="00AB7E1E"/>
    <w:rsid w:val="00AC1216"/>
    <w:rsid w:val="00AD0A7D"/>
    <w:rsid w:val="00AD1C29"/>
    <w:rsid w:val="00AD66BD"/>
    <w:rsid w:val="00AD76FD"/>
    <w:rsid w:val="00AE2E49"/>
    <w:rsid w:val="00AE6B61"/>
    <w:rsid w:val="00AF5D5D"/>
    <w:rsid w:val="00B02745"/>
    <w:rsid w:val="00B105CF"/>
    <w:rsid w:val="00B250AB"/>
    <w:rsid w:val="00B27E53"/>
    <w:rsid w:val="00B367A2"/>
    <w:rsid w:val="00B46438"/>
    <w:rsid w:val="00B6302C"/>
    <w:rsid w:val="00B746A7"/>
    <w:rsid w:val="00B815E4"/>
    <w:rsid w:val="00B847C1"/>
    <w:rsid w:val="00B8796E"/>
    <w:rsid w:val="00B9271A"/>
    <w:rsid w:val="00B9534F"/>
    <w:rsid w:val="00BA1459"/>
    <w:rsid w:val="00BA5D9F"/>
    <w:rsid w:val="00BA65BB"/>
    <w:rsid w:val="00BB0661"/>
    <w:rsid w:val="00BB0D70"/>
    <w:rsid w:val="00BB4E57"/>
    <w:rsid w:val="00BC2273"/>
    <w:rsid w:val="00BC480D"/>
    <w:rsid w:val="00BD3E51"/>
    <w:rsid w:val="00BE1074"/>
    <w:rsid w:val="00BE30F6"/>
    <w:rsid w:val="00BE3350"/>
    <w:rsid w:val="00BE4015"/>
    <w:rsid w:val="00BE4A64"/>
    <w:rsid w:val="00BE768C"/>
    <w:rsid w:val="00BF2233"/>
    <w:rsid w:val="00BF5727"/>
    <w:rsid w:val="00C001FC"/>
    <w:rsid w:val="00C06696"/>
    <w:rsid w:val="00C074FC"/>
    <w:rsid w:val="00C10B42"/>
    <w:rsid w:val="00C13001"/>
    <w:rsid w:val="00C15DF0"/>
    <w:rsid w:val="00C169D8"/>
    <w:rsid w:val="00C23EB8"/>
    <w:rsid w:val="00C242AF"/>
    <w:rsid w:val="00C26A11"/>
    <w:rsid w:val="00C33604"/>
    <w:rsid w:val="00C343D3"/>
    <w:rsid w:val="00C36479"/>
    <w:rsid w:val="00C416B1"/>
    <w:rsid w:val="00C43885"/>
    <w:rsid w:val="00C512D1"/>
    <w:rsid w:val="00C534A1"/>
    <w:rsid w:val="00C559C1"/>
    <w:rsid w:val="00C578C9"/>
    <w:rsid w:val="00C60968"/>
    <w:rsid w:val="00C65D35"/>
    <w:rsid w:val="00C72A06"/>
    <w:rsid w:val="00C736AE"/>
    <w:rsid w:val="00C83414"/>
    <w:rsid w:val="00C919E0"/>
    <w:rsid w:val="00C96FA2"/>
    <w:rsid w:val="00C9769E"/>
    <w:rsid w:val="00CA0CF5"/>
    <w:rsid w:val="00CA1319"/>
    <w:rsid w:val="00CA1795"/>
    <w:rsid w:val="00CA70EC"/>
    <w:rsid w:val="00CC02C9"/>
    <w:rsid w:val="00CC05A0"/>
    <w:rsid w:val="00CC483B"/>
    <w:rsid w:val="00CD5A39"/>
    <w:rsid w:val="00CE0F49"/>
    <w:rsid w:val="00CE27DD"/>
    <w:rsid w:val="00D11A58"/>
    <w:rsid w:val="00D1384A"/>
    <w:rsid w:val="00D20851"/>
    <w:rsid w:val="00D227BE"/>
    <w:rsid w:val="00D25B71"/>
    <w:rsid w:val="00D25DDE"/>
    <w:rsid w:val="00D27416"/>
    <w:rsid w:val="00D27A89"/>
    <w:rsid w:val="00D35019"/>
    <w:rsid w:val="00D367AF"/>
    <w:rsid w:val="00D36F4F"/>
    <w:rsid w:val="00D37061"/>
    <w:rsid w:val="00D44A12"/>
    <w:rsid w:val="00D47ACD"/>
    <w:rsid w:val="00D56D20"/>
    <w:rsid w:val="00D60552"/>
    <w:rsid w:val="00D711BE"/>
    <w:rsid w:val="00D7253D"/>
    <w:rsid w:val="00D8020F"/>
    <w:rsid w:val="00D812C7"/>
    <w:rsid w:val="00D8584C"/>
    <w:rsid w:val="00D85D97"/>
    <w:rsid w:val="00DA59D0"/>
    <w:rsid w:val="00DC2141"/>
    <w:rsid w:val="00DC254E"/>
    <w:rsid w:val="00DD01A9"/>
    <w:rsid w:val="00DD1929"/>
    <w:rsid w:val="00DD40E3"/>
    <w:rsid w:val="00DD4CA2"/>
    <w:rsid w:val="00DE19E5"/>
    <w:rsid w:val="00DF4C84"/>
    <w:rsid w:val="00DF7966"/>
    <w:rsid w:val="00E012AC"/>
    <w:rsid w:val="00E0353E"/>
    <w:rsid w:val="00E05889"/>
    <w:rsid w:val="00E07FDB"/>
    <w:rsid w:val="00E13615"/>
    <w:rsid w:val="00E14448"/>
    <w:rsid w:val="00E17857"/>
    <w:rsid w:val="00E26BE2"/>
    <w:rsid w:val="00E274EF"/>
    <w:rsid w:val="00E3280F"/>
    <w:rsid w:val="00E33E50"/>
    <w:rsid w:val="00E41A30"/>
    <w:rsid w:val="00E5045D"/>
    <w:rsid w:val="00E66BA2"/>
    <w:rsid w:val="00E67D63"/>
    <w:rsid w:val="00E752A7"/>
    <w:rsid w:val="00E81E1C"/>
    <w:rsid w:val="00E828ED"/>
    <w:rsid w:val="00E8314C"/>
    <w:rsid w:val="00E85E58"/>
    <w:rsid w:val="00E864D7"/>
    <w:rsid w:val="00E87D24"/>
    <w:rsid w:val="00E87F6A"/>
    <w:rsid w:val="00E91539"/>
    <w:rsid w:val="00E93602"/>
    <w:rsid w:val="00E93B3A"/>
    <w:rsid w:val="00EA3C21"/>
    <w:rsid w:val="00EA4136"/>
    <w:rsid w:val="00EA5CFD"/>
    <w:rsid w:val="00EA6F17"/>
    <w:rsid w:val="00EB4A97"/>
    <w:rsid w:val="00EB560D"/>
    <w:rsid w:val="00EC1276"/>
    <w:rsid w:val="00EC1D47"/>
    <w:rsid w:val="00ED10D2"/>
    <w:rsid w:val="00ED2AAB"/>
    <w:rsid w:val="00ED6520"/>
    <w:rsid w:val="00ED683C"/>
    <w:rsid w:val="00EE1A08"/>
    <w:rsid w:val="00EE39F0"/>
    <w:rsid w:val="00EE489D"/>
    <w:rsid w:val="00EF328E"/>
    <w:rsid w:val="00EF4A7E"/>
    <w:rsid w:val="00F003E2"/>
    <w:rsid w:val="00F01242"/>
    <w:rsid w:val="00F01D3F"/>
    <w:rsid w:val="00F024B5"/>
    <w:rsid w:val="00F02521"/>
    <w:rsid w:val="00F0292A"/>
    <w:rsid w:val="00F16A0E"/>
    <w:rsid w:val="00F20337"/>
    <w:rsid w:val="00F26B4F"/>
    <w:rsid w:val="00F26EF4"/>
    <w:rsid w:val="00F30649"/>
    <w:rsid w:val="00F33C0E"/>
    <w:rsid w:val="00F36B1D"/>
    <w:rsid w:val="00F4349A"/>
    <w:rsid w:val="00F4352E"/>
    <w:rsid w:val="00F55259"/>
    <w:rsid w:val="00F5542F"/>
    <w:rsid w:val="00F60040"/>
    <w:rsid w:val="00F6027A"/>
    <w:rsid w:val="00F67433"/>
    <w:rsid w:val="00F71BB9"/>
    <w:rsid w:val="00F71FFD"/>
    <w:rsid w:val="00F726DE"/>
    <w:rsid w:val="00F73178"/>
    <w:rsid w:val="00F76F66"/>
    <w:rsid w:val="00F83AA9"/>
    <w:rsid w:val="00F90109"/>
    <w:rsid w:val="00F9086B"/>
    <w:rsid w:val="00F929E7"/>
    <w:rsid w:val="00F9482A"/>
    <w:rsid w:val="00F9649C"/>
    <w:rsid w:val="00F96B81"/>
    <w:rsid w:val="00F97B16"/>
    <w:rsid w:val="00FA06A6"/>
    <w:rsid w:val="00FA49FE"/>
    <w:rsid w:val="00FA4BAB"/>
    <w:rsid w:val="00FA59A0"/>
    <w:rsid w:val="00FA5E8D"/>
    <w:rsid w:val="00FA7CE4"/>
    <w:rsid w:val="00FB41F2"/>
    <w:rsid w:val="00FC1BFD"/>
    <w:rsid w:val="00FC61F9"/>
    <w:rsid w:val="00FC621C"/>
    <w:rsid w:val="00FD4E93"/>
    <w:rsid w:val="00FD7CB5"/>
    <w:rsid w:val="00FE1FF2"/>
    <w:rsid w:val="00FF1C92"/>
    <w:rsid w:val="00FF27AF"/>
    <w:rsid w:val="118C2D1D"/>
    <w:rsid w:val="6B97736F"/>
    <w:rsid w:val="6E14A6AB"/>
    <w:rsid w:val="78E3DEDD"/>
    <w:rsid w:val="7E707C1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A35493"/>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A35493"/>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201C1F"/>
    <w:rPr>
      <w:color w:val="auto"/>
      <w:u w:val="dotted"/>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2"/>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Def">
    <w:name w:val="Term-Def"/>
    <w:basedOn w:val="Normal"/>
    <w:link w:val="Term-DefChar"/>
    <w:qFormat/>
    <w:rsid w:val="006D133E"/>
    <w:rPr>
      <w:b/>
      <w:color w:val="1F3864" w:themeColor="accent1" w:themeShade="80"/>
    </w:rPr>
  </w:style>
  <w:style w:type="character" w:customStyle="1" w:styleId="Term-DefChar">
    <w:name w:val="Term-Def Char"/>
    <w:basedOn w:val="Heading4Char"/>
    <w:link w:val="Term-Def"/>
    <w:rsid w:val="006D133E"/>
    <w:rPr>
      <w:rFonts w:ascii="Arial" w:eastAsiaTheme="majorEastAsia" w:hAnsi="Arial" w:cstheme="majorBidi"/>
      <w:b/>
      <w:color w:val="1F3864" w:themeColor="accent1" w:themeShade="80"/>
    </w:rPr>
  </w:style>
  <w:style w:type="character" w:customStyle="1" w:styleId="Term-Use">
    <w:name w:val="Term-Use"/>
    <w:basedOn w:val="Hyperlink"/>
    <w:uiPriority w:val="1"/>
    <w:qFormat/>
    <w:rsid w:val="00201C1F"/>
    <w:rPr>
      <w:color w:val="auto"/>
      <w:u w:val="dotted"/>
    </w:rPr>
  </w:style>
  <w:style w:type="character" w:styleId="UnresolvedMention">
    <w:name w:val="Unresolved Mention"/>
    <w:basedOn w:val="DefaultParagraphFont"/>
    <w:uiPriority w:val="99"/>
    <w:semiHidden/>
    <w:rsid w:val="007409DD"/>
    <w:rPr>
      <w:color w:val="605E5C"/>
      <w:shd w:val="clear" w:color="auto" w:fill="E1DFDD"/>
    </w:rPr>
  </w:style>
  <w:style w:type="paragraph" w:styleId="ListParagraph">
    <w:name w:val="List Paragraph"/>
    <w:basedOn w:val="Normal"/>
    <w:uiPriority w:val="34"/>
    <w:rsid w:val="00FF1C92"/>
    <w:pPr>
      <w:ind w:left="720"/>
      <w:contextualSpacing/>
    </w:pPr>
  </w:style>
  <w:style w:type="paragraph" w:styleId="NormalWeb">
    <w:name w:val="Normal (Web)"/>
    <w:basedOn w:val="Normal"/>
    <w:uiPriority w:val="99"/>
    <w:semiHidden/>
    <w:unhideWhenUsed/>
    <w:rsid w:val="0024225D"/>
    <w:pPr>
      <w:spacing w:before="100" w:beforeAutospacing="1" w:after="100" w:afterAutospacing="1" w:line="240" w:lineRule="auto"/>
    </w:pPr>
    <w:rPr>
      <w:rFonts w:ascii="Times New Roman" w:eastAsia="Times New Roman" w:hAnsi="Times New Roman"/>
      <w:lang w:eastAsia="en-NZ"/>
    </w:rPr>
  </w:style>
  <w:style w:type="paragraph" w:styleId="FootnoteText">
    <w:name w:val="footnote text"/>
    <w:basedOn w:val="Normal"/>
    <w:link w:val="FootnoteTextChar"/>
    <w:uiPriority w:val="99"/>
    <w:semiHidden/>
    <w:unhideWhenUsed/>
    <w:rsid w:val="006E75A4"/>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6E75A4"/>
    <w:rPr>
      <w:rFonts w:ascii="Arial" w:hAnsi="Arial"/>
      <w:sz w:val="20"/>
      <w:szCs w:val="20"/>
    </w:rPr>
  </w:style>
  <w:style w:type="character" w:styleId="FootnoteReference">
    <w:name w:val="footnote reference"/>
    <w:basedOn w:val="DefaultParagraphFont"/>
    <w:uiPriority w:val="99"/>
    <w:semiHidden/>
    <w:unhideWhenUsed/>
    <w:rsid w:val="006E75A4"/>
    <w:rPr>
      <w:vertAlign w:val="superscript"/>
    </w:rPr>
  </w:style>
  <w:style w:type="table" w:styleId="PlainTable1">
    <w:name w:val="Plain Table 1"/>
    <w:basedOn w:val="TableNormal"/>
    <w:uiPriority w:val="41"/>
    <w:rsid w:val="00F96B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Text">
    <w:name w:val="annotation text"/>
    <w:basedOn w:val="Normal"/>
    <w:link w:val="CommentTextChar"/>
    <w:uiPriority w:val="99"/>
    <w:unhideWhenUsed/>
    <w:rsid w:val="004E4FA2"/>
    <w:pPr>
      <w:spacing w:line="240" w:lineRule="auto"/>
    </w:pPr>
    <w:rPr>
      <w:sz w:val="20"/>
      <w:szCs w:val="20"/>
    </w:rPr>
  </w:style>
  <w:style w:type="character" w:customStyle="1" w:styleId="CommentTextChar">
    <w:name w:val="Comment Text Char"/>
    <w:basedOn w:val="DefaultParagraphFont"/>
    <w:link w:val="CommentText"/>
    <w:uiPriority w:val="99"/>
    <w:rsid w:val="004E4FA2"/>
    <w:rPr>
      <w:rFonts w:ascii="Arial" w:hAnsi="Arial"/>
      <w:sz w:val="20"/>
      <w:szCs w:val="20"/>
    </w:rPr>
  </w:style>
  <w:style w:type="character" w:styleId="CommentReference">
    <w:name w:val="annotation reference"/>
    <w:basedOn w:val="DefaultParagraphFont"/>
    <w:uiPriority w:val="99"/>
    <w:semiHidden/>
    <w:unhideWhenUsed/>
    <w:rsid w:val="004E4FA2"/>
    <w:rPr>
      <w:sz w:val="16"/>
      <w:szCs w:val="16"/>
    </w:rPr>
  </w:style>
  <w:style w:type="paragraph" w:styleId="CommentSubject">
    <w:name w:val="annotation subject"/>
    <w:basedOn w:val="CommentText"/>
    <w:next w:val="CommentText"/>
    <w:link w:val="CommentSubjectChar"/>
    <w:uiPriority w:val="99"/>
    <w:semiHidden/>
    <w:unhideWhenUsed/>
    <w:rsid w:val="00967BB3"/>
    <w:rPr>
      <w:b/>
      <w:bCs/>
    </w:rPr>
  </w:style>
  <w:style w:type="character" w:customStyle="1" w:styleId="CommentSubjectChar">
    <w:name w:val="Comment Subject Char"/>
    <w:basedOn w:val="CommentTextChar"/>
    <w:link w:val="CommentSubject"/>
    <w:uiPriority w:val="99"/>
    <w:semiHidden/>
    <w:rsid w:val="00967BB3"/>
    <w:rPr>
      <w:rFonts w:ascii="Arial" w:hAnsi="Arial"/>
      <w:b/>
      <w:bCs/>
      <w:sz w:val="20"/>
      <w:szCs w:val="20"/>
    </w:rPr>
  </w:style>
  <w:style w:type="paragraph" w:styleId="Revision">
    <w:name w:val="Revision"/>
    <w:hidden/>
    <w:uiPriority w:val="99"/>
    <w:semiHidden/>
    <w:rsid w:val="00FF27AF"/>
    <w:pPr>
      <w:spacing w:before="0"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090">
      <w:bodyDiv w:val="1"/>
      <w:marLeft w:val="0"/>
      <w:marRight w:val="0"/>
      <w:marTop w:val="0"/>
      <w:marBottom w:val="0"/>
      <w:divBdr>
        <w:top w:val="none" w:sz="0" w:space="0" w:color="auto"/>
        <w:left w:val="none" w:sz="0" w:space="0" w:color="auto"/>
        <w:bottom w:val="none" w:sz="0" w:space="0" w:color="auto"/>
        <w:right w:val="none" w:sz="0" w:space="0" w:color="auto"/>
      </w:divBdr>
    </w:div>
    <w:div w:id="33620808">
      <w:bodyDiv w:val="1"/>
      <w:marLeft w:val="0"/>
      <w:marRight w:val="0"/>
      <w:marTop w:val="0"/>
      <w:marBottom w:val="0"/>
      <w:divBdr>
        <w:top w:val="none" w:sz="0" w:space="0" w:color="auto"/>
        <w:left w:val="none" w:sz="0" w:space="0" w:color="auto"/>
        <w:bottom w:val="none" w:sz="0" w:space="0" w:color="auto"/>
        <w:right w:val="none" w:sz="0" w:space="0" w:color="auto"/>
      </w:divBdr>
    </w:div>
    <w:div w:id="91363294">
      <w:bodyDiv w:val="1"/>
      <w:marLeft w:val="0"/>
      <w:marRight w:val="0"/>
      <w:marTop w:val="0"/>
      <w:marBottom w:val="0"/>
      <w:divBdr>
        <w:top w:val="none" w:sz="0" w:space="0" w:color="auto"/>
        <w:left w:val="none" w:sz="0" w:space="0" w:color="auto"/>
        <w:bottom w:val="none" w:sz="0" w:space="0" w:color="auto"/>
        <w:right w:val="none" w:sz="0" w:space="0" w:color="auto"/>
      </w:divBdr>
      <w:divsChild>
        <w:div w:id="538126072">
          <w:marLeft w:val="0"/>
          <w:marRight w:val="0"/>
          <w:marTop w:val="0"/>
          <w:marBottom w:val="0"/>
          <w:divBdr>
            <w:top w:val="single" w:sz="2" w:space="0" w:color="E3E3E3"/>
            <w:left w:val="single" w:sz="2" w:space="0" w:color="E3E3E3"/>
            <w:bottom w:val="single" w:sz="2" w:space="0" w:color="E3E3E3"/>
            <w:right w:val="single" w:sz="2" w:space="0" w:color="E3E3E3"/>
          </w:divBdr>
          <w:divsChild>
            <w:div w:id="771556583">
              <w:marLeft w:val="0"/>
              <w:marRight w:val="0"/>
              <w:marTop w:val="0"/>
              <w:marBottom w:val="0"/>
              <w:divBdr>
                <w:top w:val="single" w:sz="2" w:space="0" w:color="auto"/>
                <w:left w:val="single" w:sz="6" w:space="0" w:color="auto"/>
                <w:bottom w:val="single" w:sz="2" w:space="0" w:color="auto"/>
                <w:right w:val="single" w:sz="2" w:space="0" w:color="auto"/>
              </w:divBdr>
              <w:divsChild>
                <w:div w:id="1296448777">
                  <w:marLeft w:val="0"/>
                  <w:marRight w:val="0"/>
                  <w:marTop w:val="0"/>
                  <w:marBottom w:val="0"/>
                  <w:divBdr>
                    <w:top w:val="single" w:sz="2" w:space="0" w:color="E3E3E3"/>
                    <w:left w:val="single" w:sz="2" w:space="0" w:color="E3E3E3"/>
                    <w:bottom w:val="single" w:sz="2" w:space="0" w:color="E3E3E3"/>
                    <w:right w:val="single" w:sz="2" w:space="0" w:color="E3E3E3"/>
                  </w:divBdr>
                  <w:divsChild>
                    <w:div w:id="627324283">
                      <w:marLeft w:val="0"/>
                      <w:marRight w:val="0"/>
                      <w:marTop w:val="0"/>
                      <w:marBottom w:val="0"/>
                      <w:divBdr>
                        <w:top w:val="single" w:sz="2" w:space="0" w:color="E3E3E3"/>
                        <w:left w:val="single" w:sz="2" w:space="0" w:color="E3E3E3"/>
                        <w:bottom w:val="single" w:sz="2" w:space="0" w:color="E3E3E3"/>
                        <w:right w:val="single" w:sz="2" w:space="0" w:color="E3E3E3"/>
                      </w:divBdr>
                    </w:div>
                    <w:div w:id="590510262">
                      <w:marLeft w:val="0"/>
                      <w:marRight w:val="0"/>
                      <w:marTop w:val="0"/>
                      <w:marBottom w:val="0"/>
                      <w:divBdr>
                        <w:top w:val="single" w:sz="2" w:space="0" w:color="E3E3E3"/>
                        <w:left w:val="single" w:sz="2" w:space="0" w:color="E3E3E3"/>
                        <w:bottom w:val="single" w:sz="2" w:space="0" w:color="E3E3E3"/>
                        <w:right w:val="single" w:sz="2" w:space="0" w:color="E3E3E3"/>
                      </w:divBdr>
                      <w:divsChild>
                        <w:div w:id="599920048">
                          <w:marLeft w:val="0"/>
                          <w:marRight w:val="0"/>
                          <w:marTop w:val="0"/>
                          <w:marBottom w:val="0"/>
                          <w:divBdr>
                            <w:top w:val="single" w:sz="2" w:space="0" w:color="E3E3E3"/>
                            <w:left w:val="single" w:sz="2" w:space="0" w:color="E3E3E3"/>
                            <w:bottom w:val="single" w:sz="2" w:space="0" w:color="E3E3E3"/>
                            <w:right w:val="single" w:sz="2" w:space="0" w:color="E3E3E3"/>
                          </w:divBdr>
                          <w:divsChild>
                            <w:div w:id="1727802118">
                              <w:marLeft w:val="0"/>
                              <w:marRight w:val="0"/>
                              <w:marTop w:val="0"/>
                              <w:marBottom w:val="0"/>
                              <w:divBdr>
                                <w:top w:val="single" w:sz="2" w:space="0" w:color="E3E3E3"/>
                                <w:left w:val="single" w:sz="2" w:space="0" w:color="E3E3E3"/>
                                <w:bottom w:val="single" w:sz="2" w:space="0" w:color="E3E3E3"/>
                                <w:right w:val="single" w:sz="2" w:space="0" w:color="E3E3E3"/>
                              </w:divBdr>
                              <w:divsChild>
                                <w:div w:id="1206521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17510309">
                      <w:marLeft w:val="0"/>
                      <w:marRight w:val="0"/>
                      <w:marTop w:val="0"/>
                      <w:marBottom w:val="0"/>
                      <w:divBdr>
                        <w:top w:val="single" w:sz="2" w:space="0" w:color="E3E3E3"/>
                        <w:left w:val="single" w:sz="2" w:space="0" w:color="E3E3E3"/>
                        <w:bottom w:val="single" w:sz="2" w:space="0" w:color="E3E3E3"/>
                        <w:right w:val="single" w:sz="2" w:space="0" w:color="E3E3E3"/>
                      </w:divBdr>
                      <w:divsChild>
                        <w:div w:id="698897579">
                          <w:marLeft w:val="0"/>
                          <w:marRight w:val="0"/>
                          <w:marTop w:val="0"/>
                          <w:marBottom w:val="0"/>
                          <w:divBdr>
                            <w:top w:val="single" w:sz="2" w:space="0" w:color="E3E3E3"/>
                            <w:left w:val="single" w:sz="2" w:space="0" w:color="E3E3E3"/>
                            <w:bottom w:val="single" w:sz="2" w:space="0" w:color="E3E3E3"/>
                            <w:right w:val="single" w:sz="2" w:space="0" w:color="E3E3E3"/>
                          </w:divBdr>
                          <w:divsChild>
                            <w:div w:id="256718519">
                              <w:marLeft w:val="0"/>
                              <w:marRight w:val="0"/>
                              <w:marTop w:val="0"/>
                              <w:marBottom w:val="0"/>
                              <w:divBdr>
                                <w:top w:val="single" w:sz="2" w:space="0" w:color="E3E3E3"/>
                                <w:left w:val="single" w:sz="2" w:space="0" w:color="E3E3E3"/>
                                <w:bottom w:val="single" w:sz="2" w:space="0" w:color="E3E3E3"/>
                                <w:right w:val="single" w:sz="2" w:space="0" w:color="E3E3E3"/>
                              </w:divBdr>
                              <w:divsChild>
                                <w:div w:id="1435590102">
                                  <w:marLeft w:val="0"/>
                                  <w:marRight w:val="0"/>
                                  <w:marTop w:val="0"/>
                                  <w:marBottom w:val="0"/>
                                  <w:divBdr>
                                    <w:top w:val="single" w:sz="2" w:space="0" w:color="E3E3E3"/>
                                    <w:left w:val="single" w:sz="2" w:space="0" w:color="E3E3E3"/>
                                    <w:bottom w:val="single" w:sz="2" w:space="0" w:color="E3E3E3"/>
                                    <w:right w:val="single" w:sz="2" w:space="0" w:color="E3E3E3"/>
                                  </w:divBdr>
                                  <w:divsChild>
                                    <w:div w:id="122777119">
                                      <w:marLeft w:val="540"/>
                                      <w:marRight w:val="540"/>
                                      <w:marTop w:val="0"/>
                                      <w:marBottom w:val="0"/>
                                      <w:divBdr>
                                        <w:top w:val="single" w:sz="2" w:space="31" w:color="E3E3E3"/>
                                        <w:left w:val="single" w:sz="2" w:space="0" w:color="E3E3E3"/>
                                        <w:bottom w:val="single" w:sz="2" w:space="0" w:color="E3E3E3"/>
                                        <w:right w:val="single" w:sz="2" w:space="0" w:color="E3E3E3"/>
                                      </w:divBdr>
                                      <w:divsChild>
                                        <w:div w:id="1069352527">
                                          <w:marLeft w:val="0"/>
                                          <w:marRight w:val="0"/>
                                          <w:marTop w:val="0"/>
                                          <w:marBottom w:val="0"/>
                                          <w:divBdr>
                                            <w:top w:val="single" w:sz="2" w:space="0" w:color="E3E3E3"/>
                                            <w:left w:val="single" w:sz="2" w:space="0" w:color="E3E3E3"/>
                                            <w:bottom w:val="single" w:sz="2" w:space="0" w:color="E3E3E3"/>
                                            <w:right w:val="single" w:sz="2" w:space="0" w:color="E3E3E3"/>
                                          </w:divBdr>
                                          <w:divsChild>
                                            <w:div w:id="1413506160">
                                              <w:marLeft w:val="0"/>
                                              <w:marRight w:val="0"/>
                                              <w:marTop w:val="0"/>
                                              <w:marBottom w:val="0"/>
                                              <w:divBdr>
                                                <w:top w:val="single" w:sz="2" w:space="0" w:color="E3E3E3"/>
                                                <w:left w:val="single" w:sz="2" w:space="0" w:color="E3E3E3"/>
                                                <w:bottom w:val="single" w:sz="2" w:space="0" w:color="E3E3E3"/>
                                                <w:right w:val="single" w:sz="2" w:space="0" w:color="E3E3E3"/>
                                              </w:divBdr>
                                              <w:divsChild>
                                                <w:div w:id="443034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00297825">
      <w:bodyDiv w:val="1"/>
      <w:marLeft w:val="0"/>
      <w:marRight w:val="0"/>
      <w:marTop w:val="0"/>
      <w:marBottom w:val="0"/>
      <w:divBdr>
        <w:top w:val="none" w:sz="0" w:space="0" w:color="auto"/>
        <w:left w:val="none" w:sz="0" w:space="0" w:color="auto"/>
        <w:bottom w:val="none" w:sz="0" w:space="0" w:color="auto"/>
        <w:right w:val="none" w:sz="0" w:space="0" w:color="auto"/>
      </w:divBdr>
    </w:div>
    <w:div w:id="113453402">
      <w:bodyDiv w:val="1"/>
      <w:marLeft w:val="0"/>
      <w:marRight w:val="0"/>
      <w:marTop w:val="0"/>
      <w:marBottom w:val="0"/>
      <w:divBdr>
        <w:top w:val="none" w:sz="0" w:space="0" w:color="auto"/>
        <w:left w:val="none" w:sz="0" w:space="0" w:color="auto"/>
        <w:bottom w:val="none" w:sz="0" w:space="0" w:color="auto"/>
        <w:right w:val="none" w:sz="0" w:space="0" w:color="auto"/>
      </w:divBdr>
    </w:div>
    <w:div w:id="161240049">
      <w:bodyDiv w:val="1"/>
      <w:marLeft w:val="0"/>
      <w:marRight w:val="0"/>
      <w:marTop w:val="0"/>
      <w:marBottom w:val="0"/>
      <w:divBdr>
        <w:top w:val="none" w:sz="0" w:space="0" w:color="auto"/>
        <w:left w:val="none" w:sz="0" w:space="0" w:color="auto"/>
        <w:bottom w:val="none" w:sz="0" w:space="0" w:color="auto"/>
        <w:right w:val="none" w:sz="0" w:space="0" w:color="auto"/>
      </w:divBdr>
    </w:div>
    <w:div w:id="178468949">
      <w:bodyDiv w:val="1"/>
      <w:marLeft w:val="0"/>
      <w:marRight w:val="0"/>
      <w:marTop w:val="0"/>
      <w:marBottom w:val="0"/>
      <w:divBdr>
        <w:top w:val="none" w:sz="0" w:space="0" w:color="auto"/>
        <w:left w:val="none" w:sz="0" w:space="0" w:color="auto"/>
        <w:bottom w:val="none" w:sz="0" w:space="0" w:color="auto"/>
        <w:right w:val="none" w:sz="0" w:space="0" w:color="auto"/>
      </w:divBdr>
    </w:div>
    <w:div w:id="190144881">
      <w:bodyDiv w:val="1"/>
      <w:marLeft w:val="0"/>
      <w:marRight w:val="0"/>
      <w:marTop w:val="0"/>
      <w:marBottom w:val="0"/>
      <w:divBdr>
        <w:top w:val="none" w:sz="0" w:space="0" w:color="auto"/>
        <w:left w:val="none" w:sz="0" w:space="0" w:color="auto"/>
        <w:bottom w:val="none" w:sz="0" w:space="0" w:color="auto"/>
        <w:right w:val="none" w:sz="0" w:space="0" w:color="auto"/>
      </w:divBdr>
    </w:div>
    <w:div w:id="211355691">
      <w:bodyDiv w:val="1"/>
      <w:marLeft w:val="0"/>
      <w:marRight w:val="0"/>
      <w:marTop w:val="0"/>
      <w:marBottom w:val="0"/>
      <w:divBdr>
        <w:top w:val="none" w:sz="0" w:space="0" w:color="auto"/>
        <w:left w:val="none" w:sz="0" w:space="0" w:color="auto"/>
        <w:bottom w:val="none" w:sz="0" w:space="0" w:color="auto"/>
        <w:right w:val="none" w:sz="0" w:space="0" w:color="auto"/>
      </w:divBdr>
    </w:div>
    <w:div w:id="246497529">
      <w:bodyDiv w:val="1"/>
      <w:marLeft w:val="0"/>
      <w:marRight w:val="0"/>
      <w:marTop w:val="0"/>
      <w:marBottom w:val="0"/>
      <w:divBdr>
        <w:top w:val="none" w:sz="0" w:space="0" w:color="auto"/>
        <w:left w:val="none" w:sz="0" w:space="0" w:color="auto"/>
        <w:bottom w:val="none" w:sz="0" w:space="0" w:color="auto"/>
        <w:right w:val="none" w:sz="0" w:space="0" w:color="auto"/>
      </w:divBdr>
    </w:div>
    <w:div w:id="247809547">
      <w:bodyDiv w:val="1"/>
      <w:marLeft w:val="0"/>
      <w:marRight w:val="0"/>
      <w:marTop w:val="0"/>
      <w:marBottom w:val="0"/>
      <w:divBdr>
        <w:top w:val="none" w:sz="0" w:space="0" w:color="auto"/>
        <w:left w:val="none" w:sz="0" w:space="0" w:color="auto"/>
        <w:bottom w:val="none" w:sz="0" w:space="0" w:color="auto"/>
        <w:right w:val="none" w:sz="0" w:space="0" w:color="auto"/>
      </w:divBdr>
    </w:div>
    <w:div w:id="252007955">
      <w:bodyDiv w:val="1"/>
      <w:marLeft w:val="0"/>
      <w:marRight w:val="0"/>
      <w:marTop w:val="0"/>
      <w:marBottom w:val="0"/>
      <w:divBdr>
        <w:top w:val="none" w:sz="0" w:space="0" w:color="auto"/>
        <w:left w:val="none" w:sz="0" w:space="0" w:color="auto"/>
        <w:bottom w:val="none" w:sz="0" w:space="0" w:color="auto"/>
        <w:right w:val="none" w:sz="0" w:space="0" w:color="auto"/>
      </w:divBdr>
    </w:div>
    <w:div w:id="294914074">
      <w:bodyDiv w:val="1"/>
      <w:marLeft w:val="0"/>
      <w:marRight w:val="0"/>
      <w:marTop w:val="0"/>
      <w:marBottom w:val="0"/>
      <w:divBdr>
        <w:top w:val="none" w:sz="0" w:space="0" w:color="auto"/>
        <w:left w:val="none" w:sz="0" w:space="0" w:color="auto"/>
        <w:bottom w:val="none" w:sz="0" w:space="0" w:color="auto"/>
        <w:right w:val="none" w:sz="0" w:space="0" w:color="auto"/>
      </w:divBdr>
    </w:div>
    <w:div w:id="303969925">
      <w:bodyDiv w:val="1"/>
      <w:marLeft w:val="0"/>
      <w:marRight w:val="0"/>
      <w:marTop w:val="0"/>
      <w:marBottom w:val="0"/>
      <w:divBdr>
        <w:top w:val="none" w:sz="0" w:space="0" w:color="auto"/>
        <w:left w:val="none" w:sz="0" w:space="0" w:color="auto"/>
        <w:bottom w:val="none" w:sz="0" w:space="0" w:color="auto"/>
        <w:right w:val="none" w:sz="0" w:space="0" w:color="auto"/>
      </w:divBdr>
    </w:div>
    <w:div w:id="308480223">
      <w:bodyDiv w:val="1"/>
      <w:marLeft w:val="0"/>
      <w:marRight w:val="0"/>
      <w:marTop w:val="0"/>
      <w:marBottom w:val="0"/>
      <w:divBdr>
        <w:top w:val="none" w:sz="0" w:space="0" w:color="auto"/>
        <w:left w:val="none" w:sz="0" w:space="0" w:color="auto"/>
        <w:bottom w:val="none" w:sz="0" w:space="0" w:color="auto"/>
        <w:right w:val="none" w:sz="0" w:space="0" w:color="auto"/>
      </w:divBdr>
    </w:div>
    <w:div w:id="331029051">
      <w:bodyDiv w:val="1"/>
      <w:marLeft w:val="0"/>
      <w:marRight w:val="0"/>
      <w:marTop w:val="0"/>
      <w:marBottom w:val="0"/>
      <w:divBdr>
        <w:top w:val="none" w:sz="0" w:space="0" w:color="auto"/>
        <w:left w:val="none" w:sz="0" w:space="0" w:color="auto"/>
        <w:bottom w:val="none" w:sz="0" w:space="0" w:color="auto"/>
        <w:right w:val="none" w:sz="0" w:space="0" w:color="auto"/>
      </w:divBdr>
    </w:div>
    <w:div w:id="336225875">
      <w:bodyDiv w:val="1"/>
      <w:marLeft w:val="0"/>
      <w:marRight w:val="0"/>
      <w:marTop w:val="0"/>
      <w:marBottom w:val="0"/>
      <w:divBdr>
        <w:top w:val="none" w:sz="0" w:space="0" w:color="auto"/>
        <w:left w:val="none" w:sz="0" w:space="0" w:color="auto"/>
        <w:bottom w:val="none" w:sz="0" w:space="0" w:color="auto"/>
        <w:right w:val="none" w:sz="0" w:space="0" w:color="auto"/>
      </w:divBdr>
    </w:div>
    <w:div w:id="358705281">
      <w:bodyDiv w:val="1"/>
      <w:marLeft w:val="0"/>
      <w:marRight w:val="0"/>
      <w:marTop w:val="0"/>
      <w:marBottom w:val="0"/>
      <w:divBdr>
        <w:top w:val="none" w:sz="0" w:space="0" w:color="auto"/>
        <w:left w:val="none" w:sz="0" w:space="0" w:color="auto"/>
        <w:bottom w:val="none" w:sz="0" w:space="0" w:color="auto"/>
        <w:right w:val="none" w:sz="0" w:space="0" w:color="auto"/>
      </w:divBdr>
    </w:div>
    <w:div w:id="359085509">
      <w:bodyDiv w:val="1"/>
      <w:marLeft w:val="0"/>
      <w:marRight w:val="0"/>
      <w:marTop w:val="0"/>
      <w:marBottom w:val="0"/>
      <w:divBdr>
        <w:top w:val="none" w:sz="0" w:space="0" w:color="auto"/>
        <w:left w:val="none" w:sz="0" w:space="0" w:color="auto"/>
        <w:bottom w:val="none" w:sz="0" w:space="0" w:color="auto"/>
        <w:right w:val="none" w:sz="0" w:space="0" w:color="auto"/>
      </w:divBdr>
    </w:div>
    <w:div w:id="425732160">
      <w:bodyDiv w:val="1"/>
      <w:marLeft w:val="0"/>
      <w:marRight w:val="0"/>
      <w:marTop w:val="0"/>
      <w:marBottom w:val="0"/>
      <w:divBdr>
        <w:top w:val="none" w:sz="0" w:space="0" w:color="auto"/>
        <w:left w:val="none" w:sz="0" w:space="0" w:color="auto"/>
        <w:bottom w:val="none" w:sz="0" w:space="0" w:color="auto"/>
        <w:right w:val="none" w:sz="0" w:space="0" w:color="auto"/>
      </w:divBdr>
    </w:div>
    <w:div w:id="429280082">
      <w:bodyDiv w:val="1"/>
      <w:marLeft w:val="0"/>
      <w:marRight w:val="0"/>
      <w:marTop w:val="0"/>
      <w:marBottom w:val="0"/>
      <w:divBdr>
        <w:top w:val="none" w:sz="0" w:space="0" w:color="auto"/>
        <w:left w:val="none" w:sz="0" w:space="0" w:color="auto"/>
        <w:bottom w:val="none" w:sz="0" w:space="0" w:color="auto"/>
        <w:right w:val="none" w:sz="0" w:space="0" w:color="auto"/>
      </w:divBdr>
    </w:div>
    <w:div w:id="460000973">
      <w:bodyDiv w:val="1"/>
      <w:marLeft w:val="0"/>
      <w:marRight w:val="0"/>
      <w:marTop w:val="0"/>
      <w:marBottom w:val="0"/>
      <w:divBdr>
        <w:top w:val="none" w:sz="0" w:space="0" w:color="auto"/>
        <w:left w:val="none" w:sz="0" w:space="0" w:color="auto"/>
        <w:bottom w:val="none" w:sz="0" w:space="0" w:color="auto"/>
        <w:right w:val="none" w:sz="0" w:space="0" w:color="auto"/>
      </w:divBdr>
    </w:div>
    <w:div w:id="469832916">
      <w:bodyDiv w:val="1"/>
      <w:marLeft w:val="0"/>
      <w:marRight w:val="0"/>
      <w:marTop w:val="0"/>
      <w:marBottom w:val="0"/>
      <w:divBdr>
        <w:top w:val="none" w:sz="0" w:space="0" w:color="auto"/>
        <w:left w:val="none" w:sz="0" w:space="0" w:color="auto"/>
        <w:bottom w:val="none" w:sz="0" w:space="0" w:color="auto"/>
        <w:right w:val="none" w:sz="0" w:space="0" w:color="auto"/>
      </w:divBdr>
    </w:div>
    <w:div w:id="494496972">
      <w:bodyDiv w:val="1"/>
      <w:marLeft w:val="0"/>
      <w:marRight w:val="0"/>
      <w:marTop w:val="0"/>
      <w:marBottom w:val="0"/>
      <w:divBdr>
        <w:top w:val="none" w:sz="0" w:space="0" w:color="auto"/>
        <w:left w:val="none" w:sz="0" w:space="0" w:color="auto"/>
        <w:bottom w:val="none" w:sz="0" w:space="0" w:color="auto"/>
        <w:right w:val="none" w:sz="0" w:space="0" w:color="auto"/>
      </w:divBdr>
    </w:div>
    <w:div w:id="511183022">
      <w:bodyDiv w:val="1"/>
      <w:marLeft w:val="0"/>
      <w:marRight w:val="0"/>
      <w:marTop w:val="0"/>
      <w:marBottom w:val="0"/>
      <w:divBdr>
        <w:top w:val="none" w:sz="0" w:space="0" w:color="auto"/>
        <w:left w:val="none" w:sz="0" w:space="0" w:color="auto"/>
        <w:bottom w:val="none" w:sz="0" w:space="0" w:color="auto"/>
        <w:right w:val="none" w:sz="0" w:space="0" w:color="auto"/>
      </w:divBdr>
    </w:div>
    <w:div w:id="514195772">
      <w:bodyDiv w:val="1"/>
      <w:marLeft w:val="0"/>
      <w:marRight w:val="0"/>
      <w:marTop w:val="0"/>
      <w:marBottom w:val="0"/>
      <w:divBdr>
        <w:top w:val="none" w:sz="0" w:space="0" w:color="auto"/>
        <w:left w:val="none" w:sz="0" w:space="0" w:color="auto"/>
        <w:bottom w:val="none" w:sz="0" w:space="0" w:color="auto"/>
        <w:right w:val="none" w:sz="0" w:space="0" w:color="auto"/>
      </w:divBdr>
    </w:div>
    <w:div w:id="533923508">
      <w:bodyDiv w:val="1"/>
      <w:marLeft w:val="0"/>
      <w:marRight w:val="0"/>
      <w:marTop w:val="0"/>
      <w:marBottom w:val="0"/>
      <w:divBdr>
        <w:top w:val="none" w:sz="0" w:space="0" w:color="auto"/>
        <w:left w:val="none" w:sz="0" w:space="0" w:color="auto"/>
        <w:bottom w:val="none" w:sz="0" w:space="0" w:color="auto"/>
        <w:right w:val="none" w:sz="0" w:space="0" w:color="auto"/>
      </w:divBdr>
    </w:div>
    <w:div w:id="536553253">
      <w:bodyDiv w:val="1"/>
      <w:marLeft w:val="0"/>
      <w:marRight w:val="0"/>
      <w:marTop w:val="0"/>
      <w:marBottom w:val="0"/>
      <w:divBdr>
        <w:top w:val="none" w:sz="0" w:space="0" w:color="auto"/>
        <w:left w:val="none" w:sz="0" w:space="0" w:color="auto"/>
        <w:bottom w:val="none" w:sz="0" w:space="0" w:color="auto"/>
        <w:right w:val="none" w:sz="0" w:space="0" w:color="auto"/>
      </w:divBdr>
    </w:div>
    <w:div w:id="547840380">
      <w:bodyDiv w:val="1"/>
      <w:marLeft w:val="0"/>
      <w:marRight w:val="0"/>
      <w:marTop w:val="0"/>
      <w:marBottom w:val="0"/>
      <w:divBdr>
        <w:top w:val="none" w:sz="0" w:space="0" w:color="auto"/>
        <w:left w:val="none" w:sz="0" w:space="0" w:color="auto"/>
        <w:bottom w:val="none" w:sz="0" w:space="0" w:color="auto"/>
        <w:right w:val="none" w:sz="0" w:space="0" w:color="auto"/>
      </w:divBdr>
      <w:divsChild>
        <w:div w:id="730424168">
          <w:marLeft w:val="0"/>
          <w:marRight w:val="0"/>
          <w:marTop w:val="0"/>
          <w:marBottom w:val="0"/>
          <w:divBdr>
            <w:top w:val="none" w:sz="0" w:space="0" w:color="auto"/>
            <w:left w:val="none" w:sz="0" w:space="0" w:color="auto"/>
            <w:bottom w:val="none" w:sz="0" w:space="0" w:color="auto"/>
            <w:right w:val="none" w:sz="0" w:space="0" w:color="auto"/>
          </w:divBdr>
        </w:div>
      </w:divsChild>
    </w:div>
    <w:div w:id="551818284">
      <w:bodyDiv w:val="1"/>
      <w:marLeft w:val="0"/>
      <w:marRight w:val="0"/>
      <w:marTop w:val="0"/>
      <w:marBottom w:val="0"/>
      <w:divBdr>
        <w:top w:val="none" w:sz="0" w:space="0" w:color="auto"/>
        <w:left w:val="none" w:sz="0" w:space="0" w:color="auto"/>
        <w:bottom w:val="none" w:sz="0" w:space="0" w:color="auto"/>
        <w:right w:val="none" w:sz="0" w:space="0" w:color="auto"/>
      </w:divBdr>
    </w:div>
    <w:div w:id="552231961">
      <w:bodyDiv w:val="1"/>
      <w:marLeft w:val="0"/>
      <w:marRight w:val="0"/>
      <w:marTop w:val="0"/>
      <w:marBottom w:val="0"/>
      <w:divBdr>
        <w:top w:val="none" w:sz="0" w:space="0" w:color="auto"/>
        <w:left w:val="none" w:sz="0" w:space="0" w:color="auto"/>
        <w:bottom w:val="none" w:sz="0" w:space="0" w:color="auto"/>
        <w:right w:val="none" w:sz="0" w:space="0" w:color="auto"/>
      </w:divBdr>
    </w:div>
    <w:div w:id="558979784">
      <w:bodyDiv w:val="1"/>
      <w:marLeft w:val="0"/>
      <w:marRight w:val="0"/>
      <w:marTop w:val="0"/>
      <w:marBottom w:val="0"/>
      <w:divBdr>
        <w:top w:val="none" w:sz="0" w:space="0" w:color="auto"/>
        <w:left w:val="none" w:sz="0" w:space="0" w:color="auto"/>
        <w:bottom w:val="none" w:sz="0" w:space="0" w:color="auto"/>
        <w:right w:val="none" w:sz="0" w:space="0" w:color="auto"/>
      </w:divBdr>
    </w:div>
    <w:div w:id="576718315">
      <w:bodyDiv w:val="1"/>
      <w:marLeft w:val="0"/>
      <w:marRight w:val="0"/>
      <w:marTop w:val="0"/>
      <w:marBottom w:val="0"/>
      <w:divBdr>
        <w:top w:val="none" w:sz="0" w:space="0" w:color="auto"/>
        <w:left w:val="none" w:sz="0" w:space="0" w:color="auto"/>
        <w:bottom w:val="none" w:sz="0" w:space="0" w:color="auto"/>
        <w:right w:val="none" w:sz="0" w:space="0" w:color="auto"/>
      </w:divBdr>
    </w:div>
    <w:div w:id="586184761">
      <w:bodyDiv w:val="1"/>
      <w:marLeft w:val="0"/>
      <w:marRight w:val="0"/>
      <w:marTop w:val="0"/>
      <w:marBottom w:val="0"/>
      <w:divBdr>
        <w:top w:val="none" w:sz="0" w:space="0" w:color="auto"/>
        <w:left w:val="none" w:sz="0" w:space="0" w:color="auto"/>
        <w:bottom w:val="none" w:sz="0" w:space="0" w:color="auto"/>
        <w:right w:val="none" w:sz="0" w:space="0" w:color="auto"/>
      </w:divBdr>
    </w:div>
    <w:div w:id="614481994">
      <w:bodyDiv w:val="1"/>
      <w:marLeft w:val="0"/>
      <w:marRight w:val="0"/>
      <w:marTop w:val="0"/>
      <w:marBottom w:val="0"/>
      <w:divBdr>
        <w:top w:val="none" w:sz="0" w:space="0" w:color="auto"/>
        <w:left w:val="none" w:sz="0" w:space="0" w:color="auto"/>
        <w:bottom w:val="none" w:sz="0" w:space="0" w:color="auto"/>
        <w:right w:val="none" w:sz="0" w:space="0" w:color="auto"/>
      </w:divBdr>
    </w:div>
    <w:div w:id="615252298">
      <w:bodyDiv w:val="1"/>
      <w:marLeft w:val="0"/>
      <w:marRight w:val="0"/>
      <w:marTop w:val="0"/>
      <w:marBottom w:val="0"/>
      <w:divBdr>
        <w:top w:val="none" w:sz="0" w:space="0" w:color="auto"/>
        <w:left w:val="none" w:sz="0" w:space="0" w:color="auto"/>
        <w:bottom w:val="none" w:sz="0" w:space="0" w:color="auto"/>
        <w:right w:val="none" w:sz="0" w:space="0" w:color="auto"/>
      </w:divBdr>
    </w:div>
    <w:div w:id="695428270">
      <w:bodyDiv w:val="1"/>
      <w:marLeft w:val="0"/>
      <w:marRight w:val="0"/>
      <w:marTop w:val="0"/>
      <w:marBottom w:val="0"/>
      <w:divBdr>
        <w:top w:val="none" w:sz="0" w:space="0" w:color="auto"/>
        <w:left w:val="none" w:sz="0" w:space="0" w:color="auto"/>
        <w:bottom w:val="none" w:sz="0" w:space="0" w:color="auto"/>
        <w:right w:val="none" w:sz="0" w:space="0" w:color="auto"/>
      </w:divBdr>
    </w:div>
    <w:div w:id="712927924">
      <w:bodyDiv w:val="1"/>
      <w:marLeft w:val="0"/>
      <w:marRight w:val="0"/>
      <w:marTop w:val="0"/>
      <w:marBottom w:val="0"/>
      <w:divBdr>
        <w:top w:val="none" w:sz="0" w:space="0" w:color="auto"/>
        <w:left w:val="none" w:sz="0" w:space="0" w:color="auto"/>
        <w:bottom w:val="none" w:sz="0" w:space="0" w:color="auto"/>
        <w:right w:val="none" w:sz="0" w:space="0" w:color="auto"/>
      </w:divBdr>
    </w:div>
    <w:div w:id="718285001">
      <w:bodyDiv w:val="1"/>
      <w:marLeft w:val="0"/>
      <w:marRight w:val="0"/>
      <w:marTop w:val="0"/>
      <w:marBottom w:val="0"/>
      <w:divBdr>
        <w:top w:val="none" w:sz="0" w:space="0" w:color="auto"/>
        <w:left w:val="none" w:sz="0" w:space="0" w:color="auto"/>
        <w:bottom w:val="none" w:sz="0" w:space="0" w:color="auto"/>
        <w:right w:val="none" w:sz="0" w:space="0" w:color="auto"/>
      </w:divBdr>
    </w:div>
    <w:div w:id="735518011">
      <w:bodyDiv w:val="1"/>
      <w:marLeft w:val="0"/>
      <w:marRight w:val="0"/>
      <w:marTop w:val="0"/>
      <w:marBottom w:val="0"/>
      <w:divBdr>
        <w:top w:val="none" w:sz="0" w:space="0" w:color="auto"/>
        <w:left w:val="none" w:sz="0" w:space="0" w:color="auto"/>
        <w:bottom w:val="none" w:sz="0" w:space="0" w:color="auto"/>
        <w:right w:val="none" w:sz="0" w:space="0" w:color="auto"/>
      </w:divBdr>
    </w:div>
    <w:div w:id="743524772">
      <w:bodyDiv w:val="1"/>
      <w:marLeft w:val="0"/>
      <w:marRight w:val="0"/>
      <w:marTop w:val="0"/>
      <w:marBottom w:val="0"/>
      <w:divBdr>
        <w:top w:val="none" w:sz="0" w:space="0" w:color="auto"/>
        <w:left w:val="none" w:sz="0" w:space="0" w:color="auto"/>
        <w:bottom w:val="none" w:sz="0" w:space="0" w:color="auto"/>
        <w:right w:val="none" w:sz="0" w:space="0" w:color="auto"/>
      </w:divBdr>
    </w:div>
    <w:div w:id="771899315">
      <w:bodyDiv w:val="1"/>
      <w:marLeft w:val="0"/>
      <w:marRight w:val="0"/>
      <w:marTop w:val="0"/>
      <w:marBottom w:val="0"/>
      <w:divBdr>
        <w:top w:val="none" w:sz="0" w:space="0" w:color="auto"/>
        <w:left w:val="none" w:sz="0" w:space="0" w:color="auto"/>
        <w:bottom w:val="none" w:sz="0" w:space="0" w:color="auto"/>
        <w:right w:val="none" w:sz="0" w:space="0" w:color="auto"/>
      </w:divBdr>
    </w:div>
    <w:div w:id="790518593">
      <w:bodyDiv w:val="1"/>
      <w:marLeft w:val="0"/>
      <w:marRight w:val="0"/>
      <w:marTop w:val="0"/>
      <w:marBottom w:val="0"/>
      <w:divBdr>
        <w:top w:val="none" w:sz="0" w:space="0" w:color="auto"/>
        <w:left w:val="none" w:sz="0" w:space="0" w:color="auto"/>
        <w:bottom w:val="none" w:sz="0" w:space="0" w:color="auto"/>
        <w:right w:val="none" w:sz="0" w:space="0" w:color="auto"/>
      </w:divBdr>
    </w:div>
    <w:div w:id="830021720">
      <w:bodyDiv w:val="1"/>
      <w:marLeft w:val="0"/>
      <w:marRight w:val="0"/>
      <w:marTop w:val="0"/>
      <w:marBottom w:val="0"/>
      <w:divBdr>
        <w:top w:val="none" w:sz="0" w:space="0" w:color="auto"/>
        <w:left w:val="none" w:sz="0" w:space="0" w:color="auto"/>
        <w:bottom w:val="none" w:sz="0" w:space="0" w:color="auto"/>
        <w:right w:val="none" w:sz="0" w:space="0" w:color="auto"/>
      </w:divBdr>
    </w:div>
    <w:div w:id="832331618">
      <w:bodyDiv w:val="1"/>
      <w:marLeft w:val="0"/>
      <w:marRight w:val="0"/>
      <w:marTop w:val="0"/>
      <w:marBottom w:val="0"/>
      <w:divBdr>
        <w:top w:val="none" w:sz="0" w:space="0" w:color="auto"/>
        <w:left w:val="none" w:sz="0" w:space="0" w:color="auto"/>
        <w:bottom w:val="none" w:sz="0" w:space="0" w:color="auto"/>
        <w:right w:val="none" w:sz="0" w:space="0" w:color="auto"/>
      </w:divBdr>
    </w:div>
    <w:div w:id="860433992">
      <w:bodyDiv w:val="1"/>
      <w:marLeft w:val="0"/>
      <w:marRight w:val="0"/>
      <w:marTop w:val="0"/>
      <w:marBottom w:val="0"/>
      <w:divBdr>
        <w:top w:val="none" w:sz="0" w:space="0" w:color="auto"/>
        <w:left w:val="none" w:sz="0" w:space="0" w:color="auto"/>
        <w:bottom w:val="none" w:sz="0" w:space="0" w:color="auto"/>
        <w:right w:val="none" w:sz="0" w:space="0" w:color="auto"/>
      </w:divBdr>
    </w:div>
    <w:div w:id="868756319">
      <w:bodyDiv w:val="1"/>
      <w:marLeft w:val="0"/>
      <w:marRight w:val="0"/>
      <w:marTop w:val="0"/>
      <w:marBottom w:val="0"/>
      <w:divBdr>
        <w:top w:val="none" w:sz="0" w:space="0" w:color="auto"/>
        <w:left w:val="none" w:sz="0" w:space="0" w:color="auto"/>
        <w:bottom w:val="none" w:sz="0" w:space="0" w:color="auto"/>
        <w:right w:val="none" w:sz="0" w:space="0" w:color="auto"/>
      </w:divBdr>
    </w:div>
    <w:div w:id="914586554">
      <w:bodyDiv w:val="1"/>
      <w:marLeft w:val="0"/>
      <w:marRight w:val="0"/>
      <w:marTop w:val="0"/>
      <w:marBottom w:val="0"/>
      <w:divBdr>
        <w:top w:val="none" w:sz="0" w:space="0" w:color="auto"/>
        <w:left w:val="none" w:sz="0" w:space="0" w:color="auto"/>
        <w:bottom w:val="none" w:sz="0" w:space="0" w:color="auto"/>
        <w:right w:val="none" w:sz="0" w:space="0" w:color="auto"/>
      </w:divBdr>
    </w:div>
    <w:div w:id="960768998">
      <w:bodyDiv w:val="1"/>
      <w:marLeft w:val="0"/>
      <w:marRight w:val="0"/>
      <w:marTop w:val="0"/>
      <w:marBottom w:val="0"/>
      <w:divBdr>
        <w:top w:val="none" w:sz="0" w:space="0" w:color="auto"/>
        <w:left w:val="none" w:sz="0" w:space="0" w:color="auto"/>
        <w:bottom w:val="none" w:sz="0" w:space="0" w:color="auto"/>
        <w:right w:val="none" w:sz="0" w:space="0" w:color="auto"/>
      </w:divBdr>
    </w:div>
    <w:div w:id="973214760">
      <w:bodyDiv w:val="1"/>
      <w:marLeft w:val="0"/>
      <w:marRight w:val="0"/>
      <w:marTop w:val="0"/>
      <w:marBottom w:val="0"/>
      <w:divBdr>
        <w:top w:val="none" w:sz="0" w:space="0" w:color="auto"/>
        <w:left w:val="none" w:sz="0" w:space="0" w:color="auto"/>
        <w:bottom w:val="none" w:sz="0" w:space="0" w:color="auto"/>
        <w:right w:val="none" w:sz="0" w:space="0" w:color="auto"/>
      </w:divBdr>
    </w:div>
    <w:div w:id="992173895">
      <w:bodyDiv w:val="1"/>
      <w:marLeft w:val="0"/>
      <w:marRight w:val="0"/>
      <w:marTop w:val="0"/>
      <w:marBottom w:val="0"/>
      <w:divBdr>
        <w:top w:val="none" w:sz="0" w:space="0" w:color="auto"/>
        <w:left w:val="none" w:sz="0" w:space="0" w:color="auto"/>
        <w:bottom w:val="none" w:sz="0" w:space="0" w:color="auto"/>
        <w:right w:val="none" w:sz="0" w:space="0" w:color="auto"/>
      </w:divBdr>
    </w:div>
    <w:div w:id="992290805">
      <w:bodyDiv w:val="1"/>
      <w:marLeft w:val="0"/>
      <w:marRight w:val="0"/>
      <w:marTop w:val="0"/>
      <w:marBottom w:val="0"/>
      <w:divBdr>
        <w:top w:val="none" w:sz="0" w:space="0" w:color="auto"/>
        <w:left w:val="none" w:sz="0" w:space="0" w:color="auto"/>
        <w:bottom w:val="none" w:sz="0" w:space="0" w:color="auto"/>
        <w:right w:val="none" w:sz="0" w:space="0" w:color="auto"/>
      </w:divBdr>
    </w:div>
    <w:div w:id="1015303629">
      <w:bodyDiv w:val="1"/>
      <w:marLeft w:val="0"/>
      <w:marRight w:val="0"/>
      <w:marTop w:val="0"/>
      <w:marBottom w:val="0"/>
      <w:divBdr>
        <w:top w:val="none" w:sz="0" w:space="0" w:color="auto"/>
        <w:left w:val="none" w:sz="0" w:space="0" w:color="auto"/>
        <w:bottom w:val="none" w:sz="0" w:space="0" w:color="auto"/>
        <w:right w:val="none" w:sz="0" w:space="0" w:color="auto"/>
      </w:divBdr>
    </w:div>
    <w:div w:id="1016928967">
      <w:bodyDiv w:val="1"/>
      <w:marLeft w:val="0"/>
      <w:marRight w:val="0"/>
      <w:marTop w:val="0"/>
      <w:marBottom w:val="0"/>
      <w:divBdr>
        <w:top w:val="none" w:sz="0" w:space="0" w:color="auto"/>
        <w:left w:val="none" w:sz="0" w:space="0" w:color="auto"/>
        <w:bottom w:val="none" w:sz="0" w:space="0" w:color="auto"/>
        <w:right w:val="none" w:sz="0" w:space="0" w:color="auto"/>
      </w:divBdr>
    </w:div>
    <w:div w:id="1040983540">
      <w:bodyDiv w:val="1"/>
      <w:marLeft w:val="0"/>
      <w:marRight w:val="0"/>
      <w:marTop w:val="0"/>
      <w:marBottom w:val="0"/>
      <w:divBdr>
        <w:top w:val="none" w:sz="0" w:space="0" w:color="auto"/>
        <w:left w:val="none" w:sz="0" w:space="0" w:color="auto"/>
        <w:bottom w:val="none" w:sz="0" w:space="0" w:color="auto"/>
        <w:right w:val="none" w:sz="0" w:space="0" w:color="auto"/>
      </w:divBdr>
    </w:div>
    <w:div w:id="1042746983">
      <w:bodyDiv w:val="1"/>
      <w:marLeft w:val="0"/>
      <w:marRight w:val="0"/>
      <w:marTop w:val="0"/>
      <w:marBottom w:val="0"/>
      <w:divBdr>
        <w:top w:val="none" w:sz="0" w:space="0" w:color="auto"/>
        <w:left w:val="none" w:sz="0" w:space="0" w:color="auto"/>
        <w:bottom w:val="none" w:sz="0" w:space="0" w:color="auto"/>
        <w:right w:val="none" w:sz="0" w:space="0" w:color="auto"/>
      </w:divBdr>
    </w:div>
    <w:div w:id="1071389609">
      <w:bodyDiv w:val="1"/>
      <w:marLeft w:val="0"/>
      <w:marRight w:val="0"/>
      <w:marTop w:val="0"/>
      <w:marBottom w:val="0"/>
      <w:divBdr>
        <w:top w:val="none" w:sz="0" w:space="0" w:color="auto"/>
        <w:left w:val="none" w:sz="0" w:space="0" w:color="auto"/>
        <w:bottom w:val="none" w:sz="0" w:space="0" w:color="auto"/>
        <w:right w:val="none" w:sz="0" w:space="0" w:color="auto"/>
      </w:divBdr>
    </w:div>
    <w:div w:id="1091582985">
      <w:bodyDiv w:val="1"/>
      <w:marLeft w:val="0"/>
      <w:marRight w:val="0"/>
      <w:marTop w:val="0"/>
      <w:marBottom w:val="0"/>
      <w:divBdr>
        <w:top w:val="none" w:sz="0" w:space="0" w:color="auto"/>
        <w:left w:val="none" w:sz="0" w:space="0" w:color="auto"/>
        <w:bottom w:val="none" w:sz="0" w:space="0" w:color="auto"/>
        <w:right w:val="none" w:sz="0" w:space="0" w:color="auto"/>
      </w:divBdr>
      <w:divsChild>
        <w:div w:id="1837502390">
          <w:marLeft w:val="0"/>
          <w:marRight w:val="0"/>
          <w:marTop w:val="0"/>
          <w:marBottom w:val="0"/>
          <w:divBdr>
            <w:top w:val="single" w:sz="2" w:space="0" w:color="E3E3E3"/>
            <w:left w:val="single" w:sz="2" w:space="0" w:color="E3E3E3"/>
            <w:bottom w:val="single" w:sz="2" w:space="0" w:color="E3E3E3"/>
            <w:right w:val="single" w:sz="2" w:space="0" w:color="E3E3E3"/>
          </w:divBdr>
          <w:divsChild>
            <w:div w:id="1627471973">
              <w:marLeft w:val="0"/>
              <w:marRight w:val="0"/>
              <w:marTop w:val="0"/>
              <w:marBottom w:val="0"/>
              <w:divBdr>
                <w:top w:val="single" w:sz="2" w:space="0" w:color="auto"/>
                <w:left w:val="single" w:sz="6" w:space="0" w:color="auto"/>
                <w:bottom w:val="single" w:sz="2" w:space="0" w:color="auto"/>
                <w:right w:val="single" w:sz="2" w:space="0" w:color="auto"/>
              </w:divBdr>
              <w:divsChild>
                <w:div w:id="693502108">
                  <w:marLeft w:val="0"/>
                  <w:marRight w:val="0"/>
                  <w:marTop w:val="0"/>
                  <w:marBottom w:val="0"/>
                  <w:divBdr>
                    <w:top w:val="single" w:sz="2" w:space="0" w:color="E3E3E3"/>
                    <w:left w:val="single" w:sz="2" w:space="0" w:color="E3E3E3"/>
                    <w:bottom w:val="single" w:sz="2" w:space="0" w:color="E3E3E3"/>
                    <w:right w:val="single" w:sz="2" w:space="0" w:color="E3E3E3"/>
                  </w:divBdr>
                  <w:divsChild>
                    <w:div w:id="815876876">
                      <w:marLeft w:val="0"/>
                      <w:marRight w:val="0"/>
                      <w:marTop w:val="0"/>
                      <w:marBottom w:val="0"/>
                      <w:divBdr>
                        <w:top w:val="single" w:sz="2" w:space="0" w:color="E3E3E3"/>
                        <w:left w:val="single" w:sz="2" w:space="0" w:color="E3E3E3"/>
                        <w:bottom w:val="single" w:sz="2" w:space="0" w:color="E3E3E3"/>
                        <w:right w:val="single" w:sz="2" w:space="0" w:color="E3E3E3"/>
                      </w:divBdr>
                    </w:div>
                    <w:div w:id="2066563425">
                      <w:marLeft w:val="0"/>
                      <w:marRight w:val="0"/>
                      <w:marTop w:val="0"/>
                      <w:marBottom w:val="0"/>
                      <w:divBdr>
                        <w:top w:val="single" w:sz="2" w:space="0" w:color="E3E3E3"/>
                        <w:left w:val="single" w:sz="2" w:space="0" w:color="E3E3E3"/>
                        <w:bottom w:val="single" w:sz="2" w:space="0" w:color="E3E3E3"/>
                        <w:right w:val="single" w:sz="2" w:space="0" w:color="E3E3E3"/>
                      </w:divBdr>
                      <w:divsChild>
                        <w:div w:id="1175457002">
                          <w:marLeft w:val="0"/>
                          <w:marRight w:val="0"/>
                          <w:marTop w:val="0"/>
                          <w:marBottom w:val="0"/>
                          <w:divBdr>
                            <w:top w:val="single" w:sz="2" w:space="0" w:color="E3E3E3"/>
                            <w:left w:val="single" w:sz="2" w:space="0" w:color="E3E3E3"/>
                            <w:bottom w:val="single" w:sz="2" w:space="0" w:color="E3E3E3"/>
                            <w:right w:val="single" w:sz="2" w:space="0" w:color="E3E3E3"/>
                          </w:divBdr>
                          <w:divsChild>
                            <w:div w:id="1310091069">
                              <w:marLeft w:val="0"/>
                              <w:marRight w:val="0"/>
                              <w:marTop w:val="0"/>
                              <w:marBottom w:val="0"/>
                              <w:divBdr>
                                <w:top w:val="single" w:sz="2" w:space="0" w:color="E3E3E3"/>
                                <w:left w:val="single" w:sz="2" w:space="0" w:color="E3E3E3"/>
                                <w:bottom w:val="single" w:sz="2" w:space="0" w:color="E3E3E3"/>
                                <w:right w:val="single" w:sz="2" w:space="0" w:color="E3E3E3"/>
                              </w:divBdr>
                              <w:divsChild>
                                <w:div w:id="603539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19240517">
                      <w:marLeft w:val="0"/>
                      <w:marRight w:val="0"/>
                      <w:marTop w:val="0"/>
                      <w:marBottom w:val="0"/>
                      <w:divBdr>
                        <w:top w:val="single" w:sz="2" w:space="0" w:color="E3E3E3"/>
                        <w:left w:val="single" w:sz="2" w:space="0" w:color="E3E3E3"/>
                        <w:bottom w:val="single" w:sz="2" w:space="0" w:color="E3E3E3"/>
                        <w:right w:val="single" w:sz="2" w:space="0" w:color="E3E3E3"/>
                      </w:divBdr>
                      <w:divsChild>
                        <w:div w:id="1547795578">
                          <w:marLeft w:val="0"/>
                          <w:marRight w:val="0"/>
                          <w:marTop w:val="0"/>
                          <w:marBottom w:val="0"/>
                          <w:divBdr>
                            <w:top w:val="single" w:sz="2" w:space="0" w:color="E3E3E3"/>
                            <w:left w:val="single" w:sz="2" w:space="0" w:color="E3E3E3"/>
                            <w:bottom w:val="single" w:sz="2" w:space="0" w:color="E3E3E3"/>
                            <w:right w:val="single" w:sz="2" w:space="0" w:color="E3E3E3"/>
                          </w:divBdr>
                          <w:divsChild>
                            <w:div w:id="1934900758">
                              <w:marLeft w:val="0"/>
                              <w:marRight w:val="0"/>
                              <w:marTop w:val="0"/>
                              <w:marBottom w:val="0"/>
                              <w:divBdr>
                                <w:top w:val="single" w:sz="2" w:space="0" w:color="E3E3E3"/>
                                <w:left w:val="single" w:sz="2" w:space="0" w:color="E3E3E3"/>
                                <w:bottom w:val="single" w:sz="2" w:space="0" w:color="E3E3E3"/>
                                <w:right w:val="single" w:sz="2" w:space="0" w:color="E3E3E3"/>
                              </w:divBdr>
                              <w:divsChild>
                                <w:div w:id="2044747182">
                                  <w:marLeft w:val="0"/>
                                  <w:marRight w:val="0"/>
                                  <w:marTop w:val="0"/>
                                  <w:marBottom w:val="0"/>
                                  <w:divBdr>
                                    <w:top w:val="single" w:sz="2" w:space="0" w:color="E3E3E3"/>
                                    <w:left w:val="single" w:sz="2" w:space="0" w:color="E3E3E3"/>
                                    <w:bottom w:val="single" w:sz="2" w:space="0" w:color="E3E3E3"/>
                                    <w:right w:val="single" w:sz="2" w:space="0" w:color="E3E3E3"/>
                                  </w:divBdr>
                                  <w:divsChild>
                                    <w:div w:id="813761536">
                                      <w:marLeft w:val="540"/>
                                      <w:marRight w:val="540"/>
                                      <w:marTop w:val="0"/>
                                      <w:marBottom w:val="0"/>
                                      <w:divBdr>
                                        <w:top w:val="single" w:sz="2" w:space="31" w:color="E3E3E3"/>
                                        <w:left w:val="single" w:sz="2" w:space="0" w:color="E3E3E3"/>
                                        <w:bottom w:val="single" w:sz="2" w:space="0" w:color="E3E3E3"/>
                                        <w:right w:val="single" w:sz="2" w:space="0" w:color="E3E3E3"/>
                                      </w:divBdr>
                                      <w:divsChild>
                                        <w:div w:id="9142202">
                                          <w:marLeft w:val="0"/>
                                          <w:marRight w:val="0"/>
                                          <w:marTop w:val="0"/>
                                          <w:marBottom w:val="0"/>
                                          <w:divBdr>
                                            <w:top w:val="single" w:sz="2" w:space="0" w:color="E3E3E3"/>
                                            <w:left w:val="single" w:sz="2" w:space="0" w:color="E3E3E3"/>
                                            <w:bottom w:val="single" w:sz="2" w:space="0" w:color="E3E3E3"/>
                                            <w:right w:val="single" w:sz="2" w:space="0" w:color="E3E3E3"/>
                                          </w:divBdr>
                                          <w:divsChild>
                                            <w:div w:id="264853063">
                                              <w:marLeft w:val="0"/>
                                              <w:marRight w:val="0"/>
                                              <w:marTop w:val="0"/>
                                              <w:marBottom w:val="0"/>
                                              <w:divBdr>
                                                <w:top w:val="single" w:sz="2" w:space="0" w:color="E3E3E3"/>
                                                <w:left w:val="single" w:sz="2" w:space="0" w:color="E3E3E3"/>
                                                <w:bottom w:val="single" w:sz="2" w:space="0" w:color="E3E3E3"/>
                                                <w:right w:val="single" w:sz="2" w:space="0" w:color="E3E3E3"/>
                                              </w:divBdr>
                                              <w:divsChild>
                                                <w:div w:id="9324689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30628339">
      <w:bodyDiv w:val="1"/>
      <w:marLeft w:val="0"/>
      <w:marRight w:val="0"/>
      <w:marTop w:val="0"/>
      <w:marBottom w:val="0"/>
      <w:divBdr>
        <w:top w:val="none" w:sz="0" w:space="0" w:color="auto"/>
        <w:left w:val="none" w:sz="0" w:space="0" w:color="auto"/>
        <w:bottom w:val="none" w:sz="0" w:space="0" w:color="auto"/>
        <w:right w:val="none" w:sz="0" w:space="0" w:color="auto"/>
      </w:divBdr>
    </w:div>
    <w:div w:id="1134055731">
      <w:bodyDiv w:val="1"/>
      <w:marLeft w:val="0"/>
      <w:marRight w:val="0"/>
      <w:marTop w:val="0"/>
      <w:marBottom w:val="0"/>
      <w:divBdr>
        <w:top w:val="none" w:sz="0" w:space="0" w:color="auto"/>
        <w:left w:val="none" w:sz="0" w:space="0" w:color="auto"/>
        <w:bottom w:val="none" w:sz="0" w:space="0" w:color="auto"/>
        <w:right w:val="none" w:sz="0" w:space="0" w:color="auto"/>
      </w:divBdr>
    </w:div>
    <w:div w:id="1135678764">
      <w:bodyDiv w:val="1"/>
      <w:marLeft w:val="0"/>
      <w:marRight w:val="0"/>
      <w:marTop w:val="0"/>
      <w:marBottom w:val="0"/>
      <w:divBdr>
        <w:top w:val="none" w:sz="0" w:space="0" w:color="auto"/>
        <w:left w:val="none" w:sz="0" w:space="0" w:color="auto"/>
        <w:bottom w:val="none" w:sz="0" w:space="0" w:color="auto"/>
        <w:right w:val="none" w:sz="0" w:space="0" w:color="auto"/>
      </w:divBdr>
    </w:div>
    <w:div w:id="1137378855">
      <w:bodyDiv w:val="1"/>
      <w:marLeft w:val="0"/>
      <w:marRight w:val="0"/>
      <w:marTop w:val="0"/>
      <w:marBottom w:val="0"/>
      <w:divBdr>
        <w:top w:val="none" w:sz="0" w:space="0" w:color="auto"/>
        <w:left w:val="none" w:sz="0" w:space="0" w:color="auto"/>
        <w:bottom w:val="none" w:sz="0" w:space="0" w:color="auto"/>
        <w:right w:val="none" w:sz="0" w:space="0" w:color="auto"/>
      </w:divBdr>
    </w:div>
    <w:div w:id="1158116028">
      <w:bodyDiv w:val="1"/>
      <w:marLeft w:val="0"/>
      <w:marRight w:val="0"/>
      <w:marTop w:val="0"/>
      <w:marBottom w:val="0"/>
      <w:divBdr>
        <w:top w:val="none" w:sz="0" w:space="0" w:color="auto"/>
        <w:left w:val="none" w:sz="0" w:space="0" w:color="auto"/>
        <w:bottom w:val="none" w:sz="0" w:space="0" w:color="auto"/>
        <w:right w:val="none" w:sz="0" w:space="0" w:color="auto"/>
      </w:divBdr>
    </w:div>
    <w:div w:id="1169177408">
      <w:bodyDiv w:val="1"/>
      <w:marLeft w:val="0"/>
      <w:marRight w:val="0"/>
      <w:marTop w:val="0"/>
      <w:marBottom w:val="0"/>
      <w:divBdr>
        <w:top w:val="none" w:sz="0" w:space="0" w:color="auto"/>
        <w:left w:val="none" w:sz="0" w:space="0" w:color="auto"/>
        <w:bottom w:val="none" w:sz="0" w:space="0" w:color="auto"/>
        <w:right w:val="none" w:sz="0" w:space="0" w:color="auto"/>
      </w:divBdr>
    </w:div>
    <w:div w:id="1224171992">
      <w:bodyDiv w:val="1"/>
      <w:marLeft w:val="0"/>
      <w:marRight w:val="0"/>
      <w:marTop w:val="0"/>
      <w:marBottom w:val="0"/>
      <w:divBdr>
        <w:top w:val="none" w:sz="0" w:space="0" w:color="auto"/>
        <w:left w:val="none" w:sz="0" w:space="0" w:color="auto"/>
        <w:bottom w:val="none" w:sz="0" w:space="0" w:color="auto"/>
        <w:right w:val="none" w:sz="0" w:space="0" w:color="auto"/>
      </w:divBdr>
    </w:div>
    <w:div w:id="1245450895">
      <w:bodyDiv w:val="1"/>
      <w:marLeft w:val="0"/>
      <w:marRight w:val="0"/>
      <w:marTop w:val="0"/>
      <w:marBottom w:val="0"/>
      <w:divBdr>
        <w:top w:val="none" w:sz="0" w:space="0" w:color="auto"/>
        <w:left w:val="none" w:sz="0" w:space="0" w:color="auto"/>
        <w:bottom w:val="none" w:sz="0" w:space="0" w:color="auto"/>
        <w:right w:val="none" w:sz="0" w:space="0" w:color="auto"/>
      </w:divBdr>
    </w:div>
    <w:div w:id="1257251488">
      <w:bodyDiv w:val="1"/>
      <w:marLeft w:val="0"/>
      <w:marRight w:val="0"/>
      <w:marTop w:val="0"/>
      <w:marBottom w:val="0"/>
      <w:divBdr>
        <w:top w:val="none" w:sz="0" w:space="0" w:color="auto"/>
        <w:left w:val="none" w:sz="0" w:space="0" w:color="auto"/>
        <w:bottom w:val="none" w:sz="0" w:space="0" w:color="auto"/>
        <w:right w:val="none" w:sz="0" w:space="0" w:color="auto"/>
      </w:divBdr>
    </w:div>
    <w:div w:id="1323697778">
      <w:bodyDiv w:val="1"/>
      <w:marLeft w:val="0"/>
      <w:marRight w:val="0"/>
      <w:marTop w:val="0"/>
      <w:marBottom w:val="0"/>
      <w:divBdr>
        <w:top w:val="none" w:sz="0" w:space="0" w:color="auto"/>
        <w:left w:val="none" w:sz="0" w:space="0" w:color="auto"/>
        <w:bottom w:val="none" w:sz="0" w:space="0" w:color="auto"/>
        <w:right w:val="none" w:sz="0" w:space="0" w:color="auto"/>
      </w:divBdr>
    </w:div>
    <w:div w:id="1330254150">
      <w:bodyDiv w:val="1"/>
      <w:marLeft w:val="0"/>
      <w:marRight w:val="0"/>
      <w:marTop w:val="0"/>
      <w:marBottom w:val="0"/>
      <w:divBdr>
        <w:top w:val="none" w:sz="0" w:space="0" w:color="auto"/>
        <w:left w:val="none" w:sz="0" w:space="0" w:color="auto"/>
        <w:bottom w:val="none" w:sz="0" w:space="0" w:color="auto"/>
        <w:right w:val="none" w:sz="0" w:space="0" w:color="auto"/>
      </w:divBdr>
    </w:div>
    <w:div w:id="1338458982">
      <w:bodyDiv w:val="1"/>
      <w:marLeft w:val="0"/>
      <w:marRight w:val="0"/>
      <w:marTop w:val="0"/>
      <w:marBottom w:val="0"/>
      <w:divBdr>
        <w:top w:val="none" w:sz="0" w:space="0" w:color="auto"/>
        <w:left w:val="none" w:sz="0" w:space="0" w:color="auto"/>
        <w:bottom w:val="none" w:sz="0" w:space="0" w:color="auto"/>
        <w:right w:val="none" w:sz="0" w:space="0" w:color="auto"/>
      </w:divBdr>
    </w:div>
    <w:div w:id="1367147058">
      <w:bodyDiv w:val="1"/>
      <w:marLeft w:val="0"/>
      <w:marRight w:val="0"/>
      <w:marTop w:val="0"/>
      <w:marBottom w:val="0"/>
      <w:divBdr>
        <w:top w:val="none" w:sz="0" w:space="0" w:color="auto"/>
        <w:left w:val="none" w:sz="0" w:space="0" w:color="auto"/>
        <w:bottom w:val="none" w:sz="0" w:space="0" w:color="auto"/>
        <w:right w:val="none" w:sz="0" w:space="0" w:color="auto"/>
      </w:divBdr>
    </w:div>
    <w:div w:id="1367371471">
      <w:bodyDiv w:val="1"/>
      <w:marLeft w:val="0"/>
      <w:marRight w:val="0"/>
      <w:marTop w:val="0"/>
      <w:marBottom w:val="0"/>
      <w:divBdr>
        <w:top w:val="none" w:sz="0" w:space="0" w:color="auto"/>
        <w:left w:val="none" w:sz="0" w:space="0" w:color="auto"/>
        <w:bottom w:val="none" w:sz="0" w:space="0" w:color="auto"/>
        <w:right w:val="none" w:sz="0" w:space="0" w:color="auto"/>
      </w:divBdr>
    </w:div>
    <w:div w:id="1378892633">
      <w:bodyDiv w:val="1"/>
      <w:marLeft w:val="0"/>
      <w:marRight w:val="0"/>
      <w:marTop w:val="0"/>
      <w:marBottom w:val="0"/>
      <w:divBdr>
        <w:top w:val="none" w:sz="0" w:space="0" w:color="auto"/>
        <w:left w:val="none" w:sz="0" w:space="0" w:color="auto"/>
        <w:bottom w:val="none" w:sz="0" w:space="0" w:color="auto"/>
        <w:right w:val="none" w:sz="0" w:space="0" w:color="auto"/>
      </w:divBdr>
    </w:div>
    <w:div w:id="1407264915">
      <w:bodyDiv w:val="1"/>
      <w:marLeft w:val="0"/>
      <w:marRight w:val="0"/>
      <w:marTop w:val="0"/>
      <w:marBottom w:val="0"/>
      <w:divBdr>
        <w:top w:val="none" w:sz="0" w:space="0" w:color="auto"/>
        <w:left w:val="none" w:sz="0" w:space="0" w:color="auto"/>
        <w:bottom w:val="none" w:sz="0" w:space="0" w:color="auto"/>
        <w:right w:val="none" w:sz="0" w:space="0" w:color="auto"/>
      </w:divBdr>
    </w:div>
    <w:div w:id="1419328996">
      <w:bodyDiv w:val="1"/>
      <w:marLeft w:val="0"/>
      <w:marRight w:val="0"/>
      <w:marTop w:val="0"/>
      <w:marBottom w:val="0"/>
      <w:divBdr>
        <w:top w:val="none" w:sz="0" w:space="0" w:color="auto"/>
        <w:left w:val="none" w:sz="0" w:space="0" w:color="auto"/>
        <w:bottom w:val="none" w:sz="0" w:space="0" w:color="auto"/>
        <w:right w:val="none" w:sz="0" w:space="0" w:color="auto"/>
      </w:divBdr>
    </w:div>
    <w:div w:id="1428572949">
      <w:bodyDiv w:val="1"/>
      <w:marLeft w:val="0"/>
      <w:marRight w:val="0"/>
      <w:marTop w:val="0"/>
      <w:marBottom w:val="0"/>
      <w:divBdr>
        <w:top w:val="none" w:sz="0" w:space="0" w:color="auto"/>
        <w:left w:val="none" w:sz="0" w:space="0" w:color="auto"/>
        <w:bottom w:val="none" w:sz="0" w:space="0" w:color="auto"/>
        <w:right w:val="none" w:sz="0" w:space="0" w:color="auto"/>
      </w:divBdr>
    </w:div>
    <w:div w:id="1430613244">
      <w:bodyDiv w:val="1"/>
      <w:marLeft w:val="0"/>
      <w:marRight w:val="0"/>
      <w:marTop w:val="0"/>
      <w:marBottom w:val="0"/>
      <w:divBdr>
        <w:top w:val="none" w:sz="0" w:space="0" w:color="auto"/>
        <w:left w:val="none" w:sz="0" w:space="0" w:color="auto"/>
        <w:bottom w:val="none" w:sz="0" w:space="0" w:color="auto"/>
        <w:right w:val="none" w:sz="0" w:space="0" w:color="auto"/>
      </w:divBdr>
    </w:div>
    <w:div w:id="1434321437">
      <w:bodyDiv w:val="1"/>
      <w:marLeft w:val="0"/>
      <w:marRight w:val="0"/>
      <w:marTop w:val="0"/>
      <w:marBottom w:val="0"/>
      <w:divBdr>
        <w:top w:val="none" w:sz="0" w:space="0" w:color="auto"/>
        <w:left w:val="none" w:sz="0" w:space="0" w:color="auto"/>
        <w:bottom w:val="none" w:sz="0" w:space="0" w:color="auto"/>
        <w:right w:val="none" w:sz="0" w:space="0" w:color="auto"/>
      </w:divBdr>
    </w:div>
    <w:div w:id="1450398015">
      <w:bodyDiv w:val="1"/>
      <w:marLeft w:val="0"/>
      <w:marRight w:val="0"/>
      <w:marTop w:val="0"/>
      <w:marBottom w:val="0"/>
      <w:divBdr>
        <w:top w:val="none" w:sz="0" w:space="0" w:color="auto"/>
        <w:left w:val="none" w:sz="0" w:space="0" w:color="auto"/>
        <w:bottom w:val="none" w:sz="0" w:space="0" w:color="auto"/>
        <w:right w:val="none" w:sz="0" w:space="0" w:color="auto"/>
      </w:divBdr>
    </w:div>
    <w:div w:id="1481657677">
      <w:bodyDiv w:val="1"/>
      <w:marLeft w:val="0"/>
      <w:marRight w:val="0"/>
      <w:marTop w:val="0"/>
      <w:marBottom w:val="0"/>
      <w:divBdr>
        <w:top w:val="none" w:sz="0" w:space="0" w:color="auto"/>
        <w:left w:val="none" w:sz="0" w:space="0" w:color="auto"/>
        <w:bottom w:val="none" w:sz="0" w:space="0" w:color="auto"/>
        <w:right w:val="none" w:sz="0" w:space="0" w:color="auto"/>
      </w:divBdr>
    </w:div>
    <w:div w:id="1501190802">
      <w:bodyDiv w:val="1"/>
      <w:marLeft w:val="0"/>
      <w:marRight w:val="0"/>
      <w:marTop w:val="0"/>
      <w:marBottom w:val="0"/>
      <w:divBdr>
        <w:top w:val="none" w:sz="0" w:space="0" w:color="auto"/>
        <w:left w:val="none" w:sz="0" w:space="0" w:color="auto"/>
        <w:bottom w:val="none" w:sz="0" w:space="0" w:color="auto"/>
        <w:right w:val="none" w:sz="0" w:space="0" w:color="auto"/>
      </w:divBdr>
    </w:div>
    <w:div w:id="1506747585">
      <w:bodyDiv w:val="1"/>
      <w:marLeft w:val="0"/>
      <w:marRight w:val="0"/>
      <w:marTop w:val="0"/>
      <w:marBottom w:val="0"/>
      <w:divBdr>
        <w:top w:val="none" w:sz="0" w:space="0" w:color="auto"/>
        <w:left w:val="none" w:sz="0" w:space="0" w:color="auto"/>
        <w:bottom w:val="none" w:sz="0" w:space="0" w:color="auto"/>
        <w:right w:val="none" w:sz="0" w:space="0" w:color="auto"/>
      </w:divBdr>
    </w:div>
    <w:div w:id="1556047102">
      <w:bodyDiv w:val="1"/>
      <w:marLeft w:val="0"/>
      <w:marRight w:val="0"/>
      <w:marTop w:val="0"/>
      <w:marBottom w:val="0"/>
      <w:divBdr>
        <w:top w:val="none" w:sz="0" w:space="0" w:color="auto"/>
        <w:left w:val="none" w:sz="0" w:space="0" w:color="auto"/>
        <w:bottom w:val="none" w:sz="0" w:space="0" w:color="auto"/>
        <w:right w:val="none" w:sz="0" w:space="0" w:color="auto"/>
      </w:divBdr>
    </w:div>
    <w:div w:id="1558012887">
      <w:bodyDiv w:val="1"/>
      <w:marLeft w:val="0"/>
      <w:marRight w:val="0"/>
      <w:marTop w:val="0"/>
      <w:marBottom w:val="0"/>
      <w:divBdr>
        <w:top w:val="none" w:sz="0" w:space="0" w:color="auto"/>
        <w:left w:val="none" w:sz="0" w:space="0" w:color="auto"/>
        <w:bottom w:val="none" w:sz="0" w:space="0" w:color="auto"/>
        <w:right w:val="none" w:sz="0" w:space="0" w:color="auto"/>
      </w:divBdr>
    </w:div>
    <w:div w:id="1624578855">
      <w:bodyDiv w:val="1"/>
      <w:marLeft w:val="0"/>
      <w:marRight w:val="0"/>
      <w:marTop w:val="0"/>
      <w:marBottom w:val="0"/>
      <w:divBdr>
        <w:top w:val="none" w:sz="0" w:space="0" w:color="auto"/>
        <w:left w:val="none" w:sz="0" w:space="0" w:color="auto"/>
        <w:bottom w:val="none" w:sz="0" w:space="0" w:color="auto"/>
        <w:right w:val="none" w:sz="0" w:space="0" w:color="auto"/>
      </w:divBdr>
    </w:div>
    <w:div w:id="1636980824">
      <w:bodyDiv w:val="1"/>
      <w:marLeft w:val="0"/>
      <w:marRight w:val="0"/>
      <w:marTop w:val="0"/>
      <w:marBottom w:val="0"/>
      <w:divBdr>
        <w:top w:val="none" w:sz="0" w:space="0" w:color="auto"/>
        <w:left w:val="none" w:sz="0" w:space="0" w:color="auto"/>
        <w:bottom w:val="none" w:sz="0" w:space="0" w:color="auto"/>
        <w:right w:val="none" w:sz="0" w:space="0" w:color="auto"/>
      </w:divBdr>
    </w:div>
    <w:div w:id="1638074395">
      <w:bodyDiv w:val="1"/>
      <w:marLeft w:val="0"/>
      <w:marRight w:val="0"/>
      <w:marTop w:val="0"/>
      <w:marBottom w:val="0"/>
      <w:divBdr>
        <w:top w:val="none" w:sz="0" w:space="0" w:color="auto"/>
        <w:left w:val="none" w:sz="0" w:space="0" w:color="auto"/>
        <w:bottom w:val="none" w:sz="0" w:space="0" w:color="auto"/>
        <w:right w:val="none" w:sz="0" w:space="0" w:color="auto"/>
      </w:divBdr>
    </w:div>
    <w:div w:id="1653369172">
      <w:bodyDiv w:val="1"/>
      <w:marLeft w:val="0"/>
      <w:marRight w:val="0"/>
      <w:marTop w:val="0"/>
      <w:marBottom w:val="0"/>
      <w:divBdr>
        <w:top w:val="none" w:sz="0" w:space="0" w:color="auto"/>
        <w:left w:val="none" w:sz="0" w:space="0" w:color="auto"/>
        <w:bottom w:val="none" w:sz="0" w:space="0" w:color="auto"/>
        <w:right w:val="none" w:sz="0" w:space="0" w:color="auto"/>
      </w:divBdr>
    </w:div>
    <w:div w:id="1704474179">
      <w:bodyDiv w:val="1"/>
      <w:marLeft w:val="0"/>
      <w:marRight w:val="0"/>
      <w:marTop w:val="0"/>
      <w:marBottom w:val="0"/>
      <w:divBdr>
        <w:top w:val="none" w:sz="0" w:space="0" w:color="auto"/>
        <w:left w:val="none" w:sz="0" w:space="0" w:color="auto"/>
        <w:bottom w:val="none" w:sz="0" w:space="0" w:color="auto"/>
        <w:right w:val="none" w:sz="0" w:space="0" w:color="auto"/>
      </w:divBdr>
    </w:div>
    <w:div w:id="1715738756">
      <w:bodyDiv w:val="1"/>
      <w:marLeft w:val="0"/>
      <w:marRight w:val="0"/>
      <w:marTop w:val="0"/>
      <w:marBottom w:val="0"/>
      <w:divBdr>
        <w:top w:val="none" w:sz="0" w:space="0" w:color="auto"/>
        <w:left w:val="none" w:sz="0" w:space="0" w:color="auto"/>
        <w:bottom w:val="none" w:sz="0" w:space="0" w:color="auto"/>
        <w:right w:val="none" w:sz="0" w:space="0" w:color="auto"/>
      </w:divBdr>
    </w:div>
    <w:div w:id="1720591368">
      <w:bodyDiv w:val="1"/>
      <w:marLeft w:val="0"/>
      <w:marRight w:val="0"/>
      <w:marTop w:val="0"/>
      <w:marBottom w:val="0"/>
      <w:divBdr>
        <w:top w:val="none" w:sz="0" w:space="0" w:color="auto"/>
        <w:left w:val="none" w:sz="0" w:space="0" w:color="auto"/>
        <w:bottom w:val="none" w:sz="0" w:space="0" w:color="auto"/>
        <w:right w:val="none" w:sz="0" w:space="0" w:color="auto"/>
      </w:divBdr>
    </w:div>
    <w:div w:id="1722746265">
      <w:bodyDiv w:val="1"/>
      <w:marLeft w:val="0"/>
      <w:marRight w:val="0"/>
      <w:marTop w:val="0"/>
      <w:marBottom w:val="0"/>
      <w:divBdr>
        <w:top w:val="none" w:sz="0" w:space="0" w:color="auto"/>
        <w:left w:val="none" w:sz="0" w:space="0" w:color="auto"/>
        <w:bottom w:val="none" w:sz="0" w:space="0" w:color="auto"/>
        <w:right w:val="none" w:sz="0" w:space="0" w:color="auto"/>
      </w:divBdr>
    </w:div>
    <w:div w:id="1730566177">
      <w:bodyDiv w:val="1"/>
      <w:marLeft w:val="0"/>
      <w:marRight w:val="0"/>
      <w:marTop w:val="0"/>
      <w:marBottom w:val="0"/>
      <w:divBdr>
        <w:top w:val="none" w:sz="0" w:space="0" w:color="auto"/>
        <w:left w:val="none" w:sz="0" w:space="0" w:color="auto"/>
        <w:bottom w:val="none" w:sz="0" w:space="0" w:color="auto"/>
        <w:right w:val="none" w:sz="0" w:space="0" w:color="auto"/>
      </w:divBdr>
    </w:div>
    <w:div w:id="1759869030">
      <w:bodyDiv w:val="1"/>
      <w:marLeft w:val="0"/>
      <w:marRight w:val="0"/>
      <w:marTop w:val="0"/>
      <w:marBottom w:val="0"/>
      <w:divBdr>
        <w:top w:val="none" w:sz="0" w:space="0" w:color="auto"/>
        <w:left w:val="none" w:sz="0" w:space="0" w:color="auto"/>
        <w:bottom w:val="none" w:sz="0" w:space="0" w:color="auto"/>
        <w:right w:val="none" w:sz="0" w:space="0" w:color="auto"/>
      </w:divBdr>
    </w:div>
    <w:div w:id="1828979204">
      <w:bodyDiv w:val="1"/>
      <w:marLeft w:val="0"/>
      <w:marRight w:val="0"/>
      <w:marTop w:val="0"/>
      <w:marBottom w:val="0"/>
      <w:divBdr>
        <w:top w:val="none" w:sz="0" w:space="0" w:color="auto"/>
        <w:left w:val="none" w:sz="0" w:space="0" w:color="auto"/>
        <w:bottom w:val="none" w:sz="0" w:space="0" w:color="auto"/>
        <w:right w:val="none" w:sz="0" w:space="0" w:color="auto"/>
      </w:divBdr>
    </w:div>
    <w:div w:id="1830250517">
      <w:bodyDiv w:val="1"/>
      <w:marLeft w:val="0"/>
      <w:marRight w:val="0"/>
      <w:marTop w:val="0"/>
      <w:marBottom w:val="0"/>
      <w:divBdr>
        <w:top w:val="none" w:sz="0" w:space="0" w:color="auto"/>
        <w:left w:val="none" w:sz="0" w:space="0" w:color="auto"/>
        <w:bottom w:val="none" w:sz="0" w:space="0" w:color="auto"/>
        <w:right w:val="none" w:sz="0" w:space="0" w:color="auto"/>
      </w:divBdr>
    </w:div>
    <w:div w:id="1860118102">
      <w:bodyDiv w:val="1"/>
      <w:marLeft w:val="0"/>
      <w:marRight w:val="0"/>
      <w:marTop w:val="0"/>
      <w:marBottom w:val="0"/>
      <w:divBdr>
        <w:top w:val="none" w:sz="0" w:space="0" w:color="auto"/>
        <w:left w:val="none" w:sz="0" w:space="0" w:color="auto"/>
        <w:bottom w:val="none" w:sz="0" w:space="0" w:color="auto"/>
        <w:right w:val="none" w:sz="0" w:space="0" w:color="auto"/>
      </w:divBdr>
    </w:div>
    <w:div w:id="1921405718">
      <w:bodyDiv w:val="1"/>
      <w:marLeft w:val="0"/>
      <w:marRight w:val="0"/>
      <w:marTop w:val="0"/>
      <w:marBottom w:val="0"/>
      <w:divBdr>
        <w:top w:val="none" w:sz="0" w:space="0" w:color="auto"/>
        <w:left w:val="none" w:sz="0" w:space="0" w:color="auto"/>
        <w:bottom w:val="none" w:sz="0" w:space="0" w:color="auto"/>
        <w:right w:val="none" w:sz="0" w:space="0" w:color="auto"/>
      </w:divBdr>
    </w:div>
    <w:div w:id="1945071159">
      <w:bodyDiv w:val="1"/>
      <w:marLeft w:val="0"/>
      <w:marRight w:val="0"/>
      <w:marTop w:val="0"/>
      <w:marBottom w:val="0"/>
      <w:divBdr>
        <w:top w:val="none" w:sz="0" w:space="0" w:color="auto"/>
        <w:left w:val="none" w:sz="0" w:space="0" w:color="auto"/>
        <w:bottom w:val="none" w:sz="0" w:space="0" w:color="auto"/>
        <w:right w:val="none" w:sz="0" w:space="0" w:color="auto"/>
      </w:divBdr>
    </w:div>
    <w:div w:id="1953974747">
      <w:bodyDiv w:val="1"/>
      <w:marLeft w:val="0"/>
      <w:marRight w:val="0"/>
      <w:marTop w:val="0"/>
      <w:marBottom w:val="0"/>
      <w:divBdr>
        <w:top w:val="none" w:sz="0" w:space="0" w:color="auto"/>
        <w:left w:val="none" w:sz="0" w:space="0" w:color="auto"/>
        <w:bottom w:val="none" w:sz="0" w:space="0" w:color="auto"/>
        <w:right w:val="none" w:sz="0" w:space="0" w:color="auto"/>
      </w:divBdr>
    </w:div>
    <w:div w:id="1957523806">
      <w:bodyDiv w:val="1"/>
      <w:marLeft w:val="0"/>
      <w:marRight w:val="0"/>
      <w:marTop w:val="0"/>
      <w:marBottom w:val="0"/>
      <w:divBdr>
        <w:top w:val="none" w:sz="0" w:space="0" w:color="auto"/>
        <w:left w:val="none" w:sz="0" w:space="0" w:color="auto"/>
        <w:bottom w:val="none" w:sz="0" w:space="0" w:color="auto"/>
        <w:right w:val="none" w:sz="0" w:space="0" w:color="auto"/>
      </w:divBdr>
    </w:div>
    <w:div w:id="1974482460">
      <w:bodyDiv w:val="1"/>
      <w:marLeft w:val="0"/>
      <w:marRight w:val="0"/>
      <w:marTop w:val="0"/>
      <w:marBottom w:val="0"/>
      <w:divBdr>
        <w:top w:val="none" w:sz="0" w:space="0" w:color="auto"/>
        <w:left w:val="none" w:sz="0" w:space="0" w:color="auto"/>
        <w:bottom w:val="none" w:sz="0" w:space="0" w:color="auto"/>
        <w:right w:val="none" w:sz="0" w:space="0" w:color="auto"/>
      </w:divBdr>
    </w:div>
    <w:div w:id="1996520221">
      <w:bodyDiv w:val="1"/>
      <w:marLeft w:val="0"/>
      <w:marRight w:val="0"/>
      <w:marTop w:val="0"/>
      <w:marBottom w:val="0"/>
      <w:divBdr>
        <w:top w:val="none" w:sz="0" w:space="0" w:color="auto"/>
        <w:left w:val="none" w:sz="0" w:space="0" w:color="auto"/>
        <w:bottom w:val="none" w:sz="0" w:space="0" w:color="auto"/>
        <w:right w:val="none" w:sz="0" w:space="0" w:color="auto"/>
      </w:divBdr>
      <w:divsChild>
        <w:div w:id="519586473">
          <w:marLeft w:val="0"/>
          <w:marRight w:val="0"/>
          <w:marTop w:val="0"/>
          <w:marBottom w:val="0"/>
          <w:divBdr>
            <w:top w:val="none" w:sz="0" w:space="0" w:color="auto"/>
            <w:left w:val="none" w:sz="0" w:space="0" w:color="auto"/>
            <w:bottom w:val="none" w:sz="0" w:space="0" w:color="auto"/>
            <w:right w:val="none" w:sz="0" w:space="0" w:color="auto"/>
          </w:divBdr>
        </w:div>
      </w:divsChild>
    </w:div>
    <w:div w:id="2045476052">
      <w:bodyDiv w:val="1"/>
      <w:marLeft w:val="0"/>
      <w:marRight w:val="0"/>
      <w:marTop w:val="0"/>
      <w:marBottom w:val="0"/>
      <w:divBdr>
        <w:top w:val="none" w:sz="0" w:space="0" w:color="auto"/>
        <w:left w:val="none" w:sz="0" w:space="0" w:color="auto"/>
        <w:bottom w:val="none" w:sz="0" w:space="0" w:color="auto"/>
        <w:right w:val="none" w:sz="0" w:space="0" w:color="auto"/>
      </w:divBdr>
    </w:div>
    <w:div w:id="2051417457">
      <w:bodyDiv w:val="1"/>
      <w:marLeft w:val="0"/>
      <w:marRight w:val="0"/>
      <w:marTop w:val="0"/>
      <w:marBottom w:val="0"/>
      <w:divBdr>
        <w:top w:val="none" w:sz="0" w:space="0" w:color="auto"/>
        <w:left w:val="none" w:sz="0" w:space="0" w:color="auto"/>
        <w:bottom w:val="none" w:sz="0" w:space="0" w:color="auto"/>
        <w:right w:val="none" w:sz="0" w:space="0" w:color="auto"/>
      </w:divBdr>
    </w:div>
    <w:div w:id="2052344230">
      <w:bodyDiv w:val="1"/>
      <w:marLeft w:val="0"/>
      <w:marRight w:val="0"/>
      <w:marTop w:val="0"/>
      <w:marBottom w:val="0"/>
      <w:divBdr>
        <w:top w:val="none" w:sz="0" w:space="0" w:color="auto"/>
        <w:left w:val="none" w:sz="0" w:space="0" w:color="auto"/>
        <w:bottom w:val="none" w:sz="0" w:space="0" w:color="auto"/>
        <w:right w:val="none" w:sz="0" w:space="0" w:color="auto"/>
      </w:divBdr>
    </w:div>
    <w:div w:id="2071071711">
      <w:bodyDiv w:val="1"/>
      <w:marLeft w:val="0"/>
      <w:marRight w:val="0"/>
      <w:marTop w:val="0"/>
      <w:marBottom w:val="0"/>
      <w:divBdr>
        <w:top w:val="none" w:sz="0" w:space="0" w:color="auto"/>
        <w:left w:val="none" w:sz="0" w:space="0" w:color="auto"/>
        <w:bottom w:val="none" w:sz="0" w:space="0" w:color="auto"/>
        <w:right w:val="none" w:sz="0" w:space="0" w:color="auto"/>
      </w:divBdr>
    </w:div>
    <w:div w:id="211682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learn.microsoft.com/en-us/azure/security/fundamentals/antimalware" TargetMode="External"/><Relationship Id="rId26" Type="http://schemas.openxmlformats.org/officeDocument/2006/relationships/hyperlink" Target="https://virusscan.jotti.org/" TargetMode="External"/><Relationship Id="rId21" Type="http://schemas.openxmlformats.org/officeDocument/2006/relationships/hyperlink" Target="http://viruscheckmate.com/" TargetMode="External"/><Relationship Id="rId34" Type="http://schemas.openxmlformats.org/officeDocument/2006/relationships/header" Target="head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yperlink" Target="https://www.mcafeeasap.com/" TargetMode="Externa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yperlink" Target="https://scanii.com/" TargetMode="External"/><Relationship Id="rId29" Type="http://schemas.openxmlformats.org/officeDocument/2006/relationships/hyperlink" Target="http://www.virscan.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metadefender.com/" TargetMode="External"/><Relationship Id="rId32" Type="http://schemas.openxmlformats.org/officeDocument/2006/relationships/footer" Target="footer1.xml"/><Relationship Id="rId37"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yperlink" Target="https://www.virustotal.com/" TargetMode="External"/><Relationship Id="rId28" Type="http://schemas.openxmlformats.org/officeDocument/2006/relationships/hyperlink" Target="https://www.hybrid-analysis.com/"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learn.microsoft.com/en-us/azure/security/fundamentals/antimalware"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yperlink" Target="http://www.attachmentscanner.com/" TargetMode="External"/><Relationship Id="rId27" Type="http://schemas.openxmlformats.org/officeDocument/2006/relationships/hyperlink" Target="https://malwr.com/"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Props1.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2.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3.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5.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docProps/app.xml><?xml version="1.0" encoding="utf-8"?>
<Properties xmlns="http://schemas.openxmlformats.org/officeDocument/2006/extended-properties" xmlns:vt="http://schemas.openxmlformats.org/officeDocument/2006/docPropsVTypes">
  <Template>Normal.dotm</Template>
  <TotalTime>9601</TotalTime>
  <Pages>23</Pages>
  <Words>7088</Words>
  <Characters>42599</Characters>
  <Application>Microsoft Office Word</Application>
  <DocSecurity>0</DocSecurity>
  <Lines>835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323</cp:revision>
  <cp:lastPrinted>2025-10-05T17:59:00Z</cp:lastPrinted>
  <dcterms:created xsi:type="dcterms:W3CDTF">2023-09-07T03:51:00Z</dcterms:created>
  <dcterms:modified xsi:type="dcterms:W3CDTF">2026-06-10T23:15:00Z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